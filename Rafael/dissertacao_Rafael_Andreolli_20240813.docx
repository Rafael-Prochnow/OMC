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4D09F" w14:textId="574E9D09" w:rsidR="00DD48B9" w:rsidRPr="00D5163E" w:rsidRDefault="00BD0971" w:rsidP="006837E6">
      <w:pPr>
        <w:ind w:firstLine="0"/>
        <w:jc w:val="center"/>
        <w:rPr>
          <w:rFonts w:ascii="Times New Roman" w:hAnsi="Times New Roman" w:cs="Times New Roman"/>
          <w:bCs/>
        </w:rPr>
      </w:pPr>
      <w:r w:rsidRPr="00D5163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2802910" wp14:editId="3C59AD00">
                <wp:simplePos x="0" y="0"/>
                <wp:positionH relativeFrom="column">
                  <wp:posOffset>15240</wp:posOffset>
                </wp:positionH>
                <wp:positionV relativeFrom="paragraph">
                  <wp:posOffset>-384810</wp:posOffset>
                </wp:positionV>
                <wp:extent cx="1181100" cy="1085850"/>
                <wp:effectExtent l="0" t="0" r="0" b="0"/>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5FD229BB" w14:textId="77777777" w:rsidR="006D336C" w:rsidRDefault="006D336C" w:rsidP="008F1BB8">
                            <w:pPr>
                              <w:ind w:firstLine="0"/>
                              <w:jc w:val="center"/>
                            </w:pPr>
                            <w:r>
                              <w:rPr>
                                <w:noProof/>
                                <w:color w:val="0000FF"/>
                                <w:lang w:eastAsia="pt-BR"/>
                              </w:rPr>
                              <w:drawing>
                                <wp:inline distT="0" distB="0" distL="0" distR="0" wp14:anchorId="0FF1EFF6" wp14:editId="78700334">
                                  <wp:extent cx="787179" cy="756385"/>
                                  <wp:effectExtent l="0" t="0" r="0" b="5715"/>
                                  <wp:docPr id="10" name="Imagem 10"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789" cy="766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802910" id="_x0000_t202" coordsize="21600,21600" o:spt="202" path="m,l,21600r21600,l21600,xe">
                <v:stroke joinstyle="miter"/>
                <v:path gradientshapeok="t" o:connecttype="rect"/>
              </v:shapetype>
              <v:shape id="Caixa de Texto 5"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5FD229BB" w14:textId="77777777" w:rsidR="006D336C" w:rsidRDefault="006D336C" w:rsidP="008F1BB8">
                      <w:pPr>
                        <w:ind w:firstLine="0"/>
                        <w:jc w:val="center"/>
                      </w:pPr>
                      <w:r>
                        <w:rPr>
                          <w:noProof/>
                          <w:color w:val="0000FF"/>
                          <w:lang w:eastAsia="pt-BR"/>
                        </w:rPr>
                        <w:drawing>
                          <wp:inline distT="0" distB="0" distL="0" distR="0" wp14:anchorId="0FF1EFF6" wp14:editId="78700334">
                            <wp:extent cx="787179" cy="756385"/>
                            <wp:effectExtent l="0" t="0" r="0" b="5715"/>
                            <wp:docPr id="10" name="Imagem 10"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789" cy="766580"/>
                                    </a:xfrm>
                                    <a:prstGeom prst="rect">
                                      <a:avLst/>
                                    </a:prstGeom>
                                    <a:noFill/>
                                    <a:ln>
                                      <a:noFill/>
                                    </a:ln>
                                  </pic:spPr>
                                </pic:pic>
                              </a:graphicData>
                            </a:graphic>
                          </wp:inline>
                        </w:drawing>
                      </w:r>
                    </w:p>
                  </w:txbxContent>
                </v:textbox>
              </v:shape>
            </w:pict>
          </mc:Fallback>
        </mc:AlternateContent>
      </w:r>
      <w:r w:rsidR="003E06D1" w:rsidRPr="00D5163E">
        <w:rPr>
          <w:rFonts w:ascii="Times New Roman" w:hAnsi="Times New Roman" w:cs="Times New Roman"/>
          <w:bCs/>
        </w:rPr>
        <w:t>UNIVERSIDADE ESTADUAL DE CAMPINAS</w:t>
      </w:r>
    </w:p>
    <w:p w14:paraId="228416D4" w14:textId="77777777" w:rsidR="003E06D1" w:rsidRPr="00D5163E" w:rsidRDefault="003E06D1" w:rsidP="006837E6">
      <w:pPr>
        <w:ind w:firstLine="0"/>
        <w:jc w:val="center"/>
        <w:rPr>
          <w:rFonts w:ascii="Times New Roman" w:hAnsi="Times New Roman" w:cs="Times New Roman"/>
          <w:bCs/>
        </w:rPr>
      </w:pPr>
      <w:r w:rsidRPr="00D5163E">
        <w:rPr>
          <w:rFonts w:ascii="Times New Roman" w:hAnsi="Times New Roman" w:cs="Times New Roman"/>
          <w:bCs/>
        </w:rPr>
        <w:t>FACULDADE DE CIÊNCIAS APLICADAS</w:t>
      </w:r>
    </w:p>
    <w:p w14:paraId="406C818B" w14:textId="77777777" w:rsidR="003E06D1" w:rsidRPr="00D5163E" w:rsidRDefault="003E06D1" w:rsidP="006837E6">
      <w:pPr>
        <w:ind w:firstLine="0"/>
        <w:rPr>
          <w:rFonts w:ascii="Times New Roman" w:hAnsi="Times New Roman" w:cs="Times New Roman"/>
        </w:rPr>
      </w:pPr>
    </w:p>
    <w:p w14:paraId="1DB28E5F" w14:textId="77777777" w:rsidR="003E06D1" w:rsidRPr="00D5163E" w:rsidRDefault="003E06D1" w:rsidP="006837E6">
      <w:pPr>
        <w:ind w:firstLine="0"/>
        <w:rPr>
          <w:rFonts w:ascii="Times New Roman" w:hAnsi="Times New Roman" w:cs="Times New Roman"/>
        </w:rPr>
      </w:pPr>
    </w:p>
    <w:p w14:paraId="660C9EA3" w14:textId="77777777" w:rsidR="003E06D1" w:rsidRPr="00D5163E" w:rsidRDefault="003E06D1" w:rsidP="006837E6">
      <w:pPr>
        <w:ind w:firstLine="0"/>
        <w:rPr>
          <w:rFonts w:ascii="Times New Roman" w:hAnsi="Times New Roman" w:cs="Times New Roman"/>
        </w:rPr>
      </w:pPr>
    </w:p>
    <w:p w14:paraId="0D2EC20A" w14:textId="77777777" w:rsidR="003E06D1" w:rsidRPr="00D5163E" w:rsidRDefault="003E06D1" w:rsidP="006837E6">
      <w:pPr>
        <w:ind w:firstLine="0"/>
        <w:rPr>
          <w:rFonts w:ascii="Times New Roman" w:hAnsi="Times New Roman" w:cs="Times New Roman"/>
        </w:rPr>
      </w:pPr>
    </w:p>
    <w:p w14:paraId="55D69F8C" w14:textId="77777777" w:rsidR="00BE3033" w:rsidRPr="00D5163E" w:rsidRDefault="00BE3033" w:rsidP="006837E6">
      <w:pPr>
        <w:ind w:firstLine="0"/>
        <w:rPr>
          <w:rFonts w:ascii="Times New Roman" w:hAnsi="Times New Roman" w:cs="Times New Roman"/>
        </w:rPr>
      </w:pPr>
    </w:p>
    <w:p w14:paraId="25B39441" w14:textId="77777777" w:rsidR="00BE3033" w:rsidRPr="00D5163E" w:rsidRDefault="00BE3033" w:rsidP="006837E6">
      <w:pPr>
        <w:ind w:firstLine="0"/>
        <w:rPr>
          <w:rFonts w:ascii="Times New Roman" w:hAnsi="Times New Roman" w:cs="Times New Roman"/>
        </w:rPr>
      </w:pPr>
    </w:p>
    <w:p w14:paraId="754B45A5" w14:textId="6F1DC590" w:rsidR="003E06D1" w:rsidRPr="00D5163E" w:rsidRDefault="00437CEF" w:rsidP="006837E6">
      <w:pPr>
        <w:ind w:firstLine="0"/>
        <w:jc w:val="center"/>
        <w:rPr>
          <w:rFonts w:ascii="Times New Roman" w:hAnsi="Times New Roman" w:cs="Times New Roman"/>
          <w:b/>
          <w:bCs/>
        </w:rPr>
      </w:pPr>
      <w:r w:rsidRPr="00D5163E">
        <w:rPr>
          <w:rFonts w:ascii="Times New Roman" w:hAnsi="Times New Roman" w:cs="Times New Roman"/>
          <w:b/>
          <w:bCs/>
        </w:rPr>
        <w:t>RAFAEL ANDREOLLI PROCHNOW</w:t>
      </w:r>
    </w:p>
    <w:p w14:paraId="63BBC872" w14:textId="77777777" w:rsidR="003E06D1" w:rsidRPr="00D5163E" w:rsidRDefault="003E06D1" w:rsidP="006837E6">
      <w:pPr>
        <w:ind w:firstLine="0"/>
        <w:jc w:val="center"/>
        <w:rPr>
          <w:rFonts w:ascii="Times New Roman" w:hAnsi="Times New Roman" w:cs="Times New Roman"/>
        </w:rPr>
      </w:pPr>
    </w:p>
    <w:p w14:paraId="3605A0D8" w14:textId="77777777" w:rsidR="003E06D1" w:rsidRPr="00D5163E" w:rsidRDefault="003E06D1" w:rsidP="006837E6">
      <w:pPr>
        <w:ind w:firstLine="0"/>
        <w:jc w:val="center"/>
        <w:rPr>
          <w:rFonts w:ascii="Times New Roman" w:hAnsi="Times New Roman" w:cs="Times New Roman"/>
        </w:rPr>
      </w:pPr>
    </w:p>
    <w:p w14:paraId="10F859BC" w14:textId="77777777" w:rsidR="003E06D1" w:rsidRPr="00D5163E" w:rsidRDefault="003E06D1" w:rsidP="006837E6">
      <w:pPr>
        <w:ind w:firstLine="0"/>
        <w:jc w:val="center"/>
        <w:rPr>
          <w:rFonts w:ascii="Times New Roman" w:hAnsi="Times New Roman" w:cs="Times New Roman"/>
        </w:rPr>
      </w:pPr>
    </w:p>
    <w:p w14:paraId="22973DEA" w14:textId="77777777" w:rsidR="003E06D1" w:rsidRPr="00D5163E" w:rsidRDefault="003E06D1" w:rsidP="006837E6">
      <w:pPr>
        <w:ind w:firstLine="0"/>
        <w:jc w:val="center"/>
        <w:rPr>
          <w:rFonts w:ascii="Times New Roman" w:hAnsi="Times New Roman" w:cs="Times New Roman"/>
        </w:rPr>
      </w:pPr>
    </w:p>
    <w:p w14:paraId="1F2F11D3" w14:textId="2AA27F81" w:rsidR="00BE3033" w:rsidRPr="00D5163E" w:rsidRDefault="00BE3033" w:rsidP="006837E6">
      <w:pPr>
        <w:ind w:firstLine="0"/>
        <w:jc w:val="center"/>
        <w:rPr>
          <w:rFonts w:ascii="Times New Roman" w:hAnsi="Times New Roman" w:cs="Times New Roman"/>
        </w:rPr>
      </w:pPr>
    </w:p>
    <w:p w14:paraId="37023AC6" w14:textId="77777777" w:rsidR="005F4CB1" w:rsidRPr="00D5163E" w:rsidRDefault="005F4CB1" w:rsidP="006837E6">
      <w:pPr>
        <w:ind w:firstLine="0"/>
        <w:jc w:val="center"/>
        <w:rPr>
          <w:rFonts w:ascii="Times New Roman" w:hAnsi="Times New Roman" w:cs="Times New Roman"/>
        </w:rPr>
      </w:pPr>
    </w:p>
    <w:p w14:paraId="6BCBA0FE" w14:textId="77777777" w:rsidR="00BE3033" w:rsidRPr="00D5163E" w:rsidRDefault="00BE3033" w:rsidP="006837E6">
      <w:pPr>
        <w:ind w:firstLine="0"/>
        <w:jc w:val="center"/>
        <w:rPr>
          <w:rFonts w:ascii="Times New Roman" w:hAnsi="Times New Roman" w:cs="Times New Roman"/>
        </w:rPr>
      </w:pPr>
    </w:p>
    <w:p w14:paraId="01DF771B" w14:textId="25EBE401" w:rsidR="005F4CB1" w:rsidRPr="00D5163E" w:rsidRDefault="00AC0E8C" w:rsidP="005F4CB1">
      <w:pPr>
        <w:ind w:firstLine="0"/>
        <w:jc w:val="center"/>
        <w:rPr>
          <w:rFonts w:ascii="Times New Roman" w:hAnsi="Times New Roman" w:cs="Times New Roman"/>
          <w:b/>
          <w:bCs/>
          <w:sz w:val="32"/>
          <w:szCs w:val="32"/>
          <w:shd w:val="clear" w:color="auto" w:fill="FFFFFF"/>
        </w:rPr>
      </w:pPr>
      <w:bookmarkStart w:id="0" w:name="_Hlk80803772"/>
      <w:r w:rsidRPr="00D5163E">
        <w:rPr>
          <w:rFonts w:ascii="Times New Roman" w:hAnsi="Times New Roman" w:cs="Times New Roman"/>
          <w:b/>
          <w:bCs/>
          <w:sz w:val="32"/>
          <w:szCs w:val="32"/>
          <w:shd w:val="clear" w:color="auto" w:fill="FFFFFF"/>
        </w:rPr>
        <w:t xml:space="preserve">Aplicação </w:t>
      </w:r>
      <w:r w:rsidR="005718AD" w:rsidRPr="00D5163E">
        <w:rPr>
          <w:rFonts w:ascii="Times New Roman" w:hAnsi="Times New Roman" w:cs="Times New Roman"/>
          <w:b/>
          <w:bCs/>
          <w:sz w:val="32"/>
          <w:szCs w:val="32"/>
          <w:shd w:val="clear" w:color="auto" w:fill="FFFFFF"/>
        </w:rPr>
        <w:t xml:space="preserve">do </w:t>
      </w:r>
      <w:r w:rsidR="00B57A10" w:rsidRPr="00D5163E">
        <w:rPr>
          <w:rFonts w:ascii="Times New Roman" w:hAnsi="Times New Roman" w:cs="Times New Roman"/>
          <w:b/>
          <w:bCs/>
          <w:sz w:val="32"/>
          <w:szCs w:val="32"/>
          <w:shd w:val="clear" w:color="auto" w:fill="FFFFFF"/>
        </w:rPr>
        <w:t>M</w:t>
      </w:r>
      <w:r w:rsidR="005718AD" w:rsidRPr="00D5163E">
        <w:rPr>
          <w:rFonts w:ascii="Times New Roman" w:hAnsi="Times New Roman" w:cs="Times New Roman"/>
          <w:b/>
          <w:bCs/>
          <w:sz w:val="32"/>
          <w:szCs w:val="32"/>
          <w:shd w:val="clear" w:color="auto" w:fill="FFFFFF"/>
        </w:rPr>
        <w:t xml:space="preserve">étodo </w:t>
      </w:r>
      <w:r w:rsidRPr="00D5163E">
        <w:rPr>
          <w:rFonts w:ascii="Times New Roman" w:hAnsi="Times New Roman" w:cs="Times New Roman"/>
          <w:b/>
          <w:bCs/>
          <w:sz w:val="32"/>
          <w:szCs w:val="32"/>
          <w:shd w:val="clear" w:color="auto" w:fill="FFFFFF"/>
        </w:rPr>
        <w:t xml:space="preserve">de </w:t>
      </w:r>
      <w:r w:rsidR="00B57A10" w:rsidRPr="00D5163E">
        <w:rPr>
          <w:rFonts w:ascii="Times New Roman" w:hAnsi="Times New Roman" w:cs="Times New Roman"/>
          <w:b/>
          <w:bCs/>
          <w:sz w:val="32"/>
          <w:szCs w:val="32"/>
          <w:shd w:val="clear" w:color="auto" w:fill="FFFFFF"/>
        </w:rPr>
        <w:t>A</w:t>
      </w:r>
      <w:r w:rsidRPr="00D5163E">
        <w:rPr>
          <w:rFonts w:ascii="Times New Roman" w:hAnsi="Times New Roman" w:cs="Times New Roman"/>
          <w:b/>
          <w:bCs/>
          <w:sz w:val="32"/>
          <w:szCs w:val="32"/>
          <w:shd w:val="clear" w:color="auto" w:fill="FFFFFF"/>
        </w:rPr>
        <w:t xml:space="preserve">poio à </w:t>
      </w:r>
      <w:r w:rsidR="00B57A10" w:rsidRPr="00D5163E">
        <w:rPr>
          <w:rFonts w:ascii="Times New Roman" w:hAnsi="Times New Roman" w:cs="Times New Roman"/>
          <w:b/>
          <w:bCs/>
          <w:sz w:val="32"/>
          <w:szCs w:val="32"/>
          <w:shd w:val="clear" w:color="auto" w:fill="FFFFFF"/>
        </w:rPr>
        <w:t>D</w:t>
      </w:r>
      <w:r w:rsidRPr="00D5163E">
        <w:rPr>
          <w:rFonts w:ascii="Times New Roman" w:hAnsi="Times New Roman" w:cs="Times New Roman"/>
          <w:b/>
          <w:bCs/>
          <w:sz w:val="32"/>
          <w:szCs w:val="32"/>
          <w:shd w:val="clear" w:color="auto" w:fill="FFFFFF"/>
        </w:rPr>
        <w:t xml:space="preserve">ecisão </w:t>
      </w:r>
      <w:r w:rsidR="00B57A10" w:rsidRPr="00D5163E">
        <w:rPr>
          <w:rFonts w:ascii="Times New Roman" w:hAnsi="Times New Roman" w:cs="Times New Roman"/>
          <w:b/>
          <w:bCs/>
          <w:sz w:val="32"/>
          <w:szCs w:val="32"/>
          <w:shd w:val="clear" w:color="auto" w:fill="FFFFFF"/>
        </w:rPr>
        <w:t>M</w:t>
      </w:r>
      <w:r w:rsidRPr="00D5163E">
        <w:rPr>
          <w:rFonts w:ascii="Times New Roman" w:hAnsi="Times New Roman" w:cs="Times New Roman"/>
          <w:b/>
          <w:bCs/>
          <w:sz w:val="32"/>
          <w:szCs w:val="32"/>
          <w:shd w:val="clear" w:color="auto" w:fill="FFFFFF"/>
        </w:rPr>
        <w:t>ulticritério para ordenamento de quintetos no basquetebol</w:t>
      </w:r>
    </w:p>
    <w:bookmarkEnd w:id="0"/>
    <w:p w14:paraId="2CF80E90" w14:textId="77777777" w:rsidR="003E06D1" w:rsidRPr="00D5163E" w:rsidRDefault="003E06D1" w:rsidP="005F4CB1">
      <w:pPr>
        <w:ind w:firstLine="0"/>
        <w:rPr>
          <w:rFonts w:ascii="Times New Roman" w:hAnsi="Times New Roman" w:cs="Times New Roman"/>
        </w:rPr>
      </w:pPr>
    </w:p>
    <w:p w14:paraId="43538739" w14:textId="77777777" w:rsidR="003E06D1" w:rsidRPr="00D5163E" w:rsidRDefault="003E06D1" w:rsidP="006837E6">
      <w:pPr>
        <w:ind w:firstLine="0"/>
        <w:jc w:val="center"/>
        <w:rPr>
          <w:rFonts w:ascii="Times New Roman" w:hAnsi="Times New Roman" w:cs="Times New Roman"/>
        </w:rPr>
      </w:pPr>
    </w:p>
    <w:p w14:paraId="76777889" w14:textId="77777777" w:rsidR="003E06D1" w:rsidRPr="00D5163E" w:rsidRDefault="003E06D1" w:rsidP="006837E6">
      <w:pPr>
        <w:ind w:firstLine="0"/>
        <w:jc w:val="center"/>
        <w:rPr>
          <w:rFonts w:ascii="Times New Roman" w:hAnsi="Times New Roman" w:cs="Times New Roman"/>
        </w:rPr>
      </w:pPr>
    </w:p>
    <w:p w14:paraId="60581003" w14:textId="77777777" w:rsidR="003E06D1" w:rsidRPr="00D5163E" w:rsidRDefault="003E06D1" w:rsidP="006837E6">
      <w:pPr>
        <w:ind w:firstLine="0"/>
        <w:jc w:val="center"/>
        <w:rPr>
          <w:rFonts w:ascii="Times New Roman" w:hAnsi="Times New Roman" w:cs="Times New Roman"/>
        </w:rPr>
      </w:pPr>
    </w:p>
    <w:p w14:paraId="2D6B20D4" w14:textId="77777777" w:rsidR="00BE3033" w:rsidRPr="00D5163E" w:rsidRDefault="00BE3033" w:rsidP="006837E6">
      <w:pPr>
        <w:ind w:firstLine="0"/>
        <w:jc w:val="center"/>
        <w:rPr>
          <w:rFonts w:ascii="Times New Roman" w:hAnsi="Times New Roman" w:cs="Times New Roman"/>
        </w:rPr>
      </w:pPr>
    </w:p>
    <w:p w14:paraId="01D72169" w14:textId="77777777" w:rsidR="00BE3033" w:rsidRPr="00D5163E" w:rsidRDefault="00BE3033" w:rsidP="006837E6">
      <w:pPr>
        <w:ind w:firstLine="0"/>
        <w:jc w:val="center"/>
        <w:rPr>
          <w:rFonts w:ascii="Times New Roman" w:hAnsi="Times New Roman" w:cs="Times New Roman"/>
        </w:rPr>
      </w:pPr>
    </w:p>
    <w:p w14:paraId="35297C0E" w14:textId="77777777" w:rsidR="003E06D1" w:rsidRPr="00D5163E" w:rsidRDefault="003E06D1" w:rsidP="006837E6">
      <w:pPr>
        <w:ind w:firstLine="0"/>
        <w:jc w:val="center"/>
        <w:rPr>
          <w:rFonts w:ascii="Times New Roman" w:hAnsi="Times New Roman" w:cs="Times New Roman"/>
        </w:rPr>
      </w:pPr>
    </w:p>
    <w:p w14:paraId="138906CC" w14:textId="77777777" w:rsidR="003E06D1" w:rsidRPr="00D5163E" w:rsidRDefault="003E06D1" w:rsidP="006837E6">
      <w:pPr>
        <w:ind w:firstLine="0"/>
        <w:jc w:val="center"/>
        <w:rPr>
          <w:rFonts w:ascii="Times New Roman" w:hAnsi="Times New Roman" w:cs="Times New Roman"/>
        </w:rPr>
      </w:pPr>
    </w:p>
    <w:p w14:paraId="0AD68532" w14:textId="77777777" w:rsidR="003E06D1" w:rsidRPr="00D5163E" w:rsidRDefault="003E06D1" w:rsidP="006837E6">
      <w:pPr>
        <w:ind w:firstLine="0"/>
        <w:jc w:val="center"/>
        <w:rPr>
          <w:rFonts w:ascii="Times New Roman" w:hAnsi="Times New Roman" w:cs="Times New Roman"/>
        </w:rPr>
      </w:pPr>
    </w:p>
    <w:p w14:paraId="62C094C5" w14:textId="77777777" w:rsidR="003E06D1" w:rsidRPr="00D5163E" w:rsidRDefault="003E06D1" w:rsidP="006837E6">
      <w:pPr>
        <w:ind w:firstLine="0"/>
        <w:jc w:val="center"/>
        <w:rPr>
          <w:rFonts w:ascii="Times New Roman" w:hAnsi="Times New Roman" w:cs="Times New Roman"/>
        </w:rPr>
      </w:pPr>
    </w:p>
    <w:p w14:paraId="11183FF5" w14:textId="77777777" w:rsidR="003E06D1" w:rsidRPr="00D5163E" w:rsidRDefault="003E06D1" w:rsidP="006837E6">
      <w:pPr>
        <w:ind w:firstLine="0"/>
        <w:jc w:val="center"/>
        <w:rPr>
          <w:rFonts w:ascii="Times New Roman" w:hAnsi="Times New Roman" w:cs="Times New Roman"/>
        </w:rPr>
      </w:pPr>
    </w:p>
    <w:p w14:paraId="6A5A4D2D" w14:textId="77777777" w:rsidR="003E06D1" w:rsidRPr="00D5163E" w:rsidRDefault="003E06D1" w:rsidP="006837E6">
      <w:pPr>
        <w:ind w:firstLine="0"/>
        <w:jc w:val="center"/>
        <w:rPr>
          <w:rFonts w:ascii="Times New Roman" w:hAnsi="Times New Roman" w:cs="Times New Roman"/>
        </w:rPr>
      </w:pPr>
    </w:p>
    <w:p w14:paraId="254FB9E0" w14:textId="77777777" w:rsidR="003E06D1" w:rsidRPr="00D5163E" w:rsidRDefault="003E06D1" w:rsidP="006837E6">
      <w:pPr>
        <w:ind w:firstLine="0"/>
        <w:jc w:val="center"/>
        <w:rPr>
          <w:rFonts w:ascii="Times New Roman" w:hAnsi="Times New Roman" w:cs="Times New Roman"/>
        </w:rPr>
      </w:pPr>
    </w:p>
    <w:p w14:paraId="7E9A89E2" w14:textId="77777777" w:rsidR="003E06D1" w:rsidRPr="00D5163E" w:rsidRDefault="003E06D1" w:rsidP="006837E6">
      <w:pPr>
        <w:spacing w:line="240" w:lineRule="auto"/>
        <w:ind w:firstLine="0"/>
        <w:jc w:val="center"/>
        <w:rPr>
          <w:rFonts w:ascii="Times New Roman" w:hAnsi="Times New Roman" w:cs="Times New Roman"/>
        </w:rPr>
      </w:pPr>
      <w:r w:rsidRPr="00D5163E">
        <w:rPr>
          <w:rFonts w:ascii="Times New Roman" w:hAnsi="Times New Roman" w:cs="Times New Roman"/>
        </w:rPr>
        <w:t>Limeira</w:t>
      </w:r>
    </w:p>
    <w:p w14:paraId="09A89632" w14:textId="246975F0" w:rsidR="00BE7139" w:rsidRPr="00D5163E" w:rsidRDefault="005902CE" w:rsidP="00E03B7D">
      <w:pPr>
        <w:spacing w:line="240" w:lineRule="auto"/>
        <w:ind w:firstLine="0"/>
        <w:jc w:val="center"/>
        <w:rPr>
          <w:rFonts w:ascii="Times New Roman" w:hAnsi="Times New Roman" w:cs="Times New Roman"/>
        </w:rPr>
        <w:sectPr w:rsidR="00BE7139" w:rsidRPr="00D5163E" w:rsidSect="003E06D1">
          <w:headerReference w:type="default" r:id="rId10"/>
          <w:pgSz w:w="11906" w:h="16838"/>
          <w:pgMar w:top="1701" w:right="1134" w:bottom="1134" w:left="1701" w:header="709" w:footer="709" w:gutter="0"/>
          <w:cols w:space="708"/>
          <w:docGrid w:linePitch="360"/>
        </w:sectPr>
      </w:pPr>
      <w:r w:rsidRPr="00D5163E">
        <w:rPr>
          <w:rFonts w:ascii="Times New Roman" w:hAnsi="Times New Roman" w:cs="Times New Roman"/>
        </w:rPr>
        <w:t>20</w:t>
      </w:r>
      <w:r w:rsidR="00347874" w:rsidRPr="00D5163E">
        <w:rPr>
          <w:rFonts w:ascii="Times New Roman" w:hAnsi="Times New Roman" w:cs="Times New Roman"/>
        </w:rPr>
        <w:t>2</w:t>
      </w:r>
      <w:r w:rsidR="00FE103F" w:rsidRPr="00D5163E">
        <w:rPr>
          <w:rFonts w:ascii="Times New Roman" w:hAnsi="Times New Roman" w:cs="Times New Roman"/>
        </w:rPr>
        <w:t>4</w:t>
      </w:r>
    </w:p>
    <w:p w14:paraId="2282D681" w14:textId="77777777" w:rsidR="00A466FF" w:rsidRPr="00D5163E" w:rsidRDefault="00A466FF" w:rsidP="00A466FF">
      <w:pPr>
        <w:ind w:firstLine="0"/>
        <w:jc w:val="center"/>
        <w:rPr>
          <w:rFonts w:ascii="Times New Roman" w:hAnsi="Times New Roman" w:cs="Times New Roman"/>
          <w:b/>
          <w:bCs/>
        </w:rPr>
      </w:pPr>
      <w:r w:rsidRPr="00D5163E">
        <w:rPr>
          <w:rFonts w:ascii="Times New Roman" w:hAnsi="Times New Roman" w:cs="Times New Roman"/>
          <w:b/>
          <w:bCs/>
        </w:rPr>
        <w:lastRenderedPageBreak/>
        <w:t>RAFAEL ANDREOLLI PROCHNOW</w:t>
      </w:r>
    </w:p>
    <w:p w14:paraId="46E6820D" w14:textId="77777777" w:rsidR="003E06D1" w:rsidRPr="00D5163E" w:rsidRDefault="003E06D1" w:rsidP="006837E6">
      <w:pPr>
        <w:ind w:firstLine="0"/>
        <w:jc w:val="center"/>
        <w:rPr>
          <w:rFonts w:ascii="Times New Roman" w:hAnsi="Times New Roman" w:cs="Times New Roman"/>
        </w:rPr>
      </w:pPr>
    </w:p>
    <w:p w14:paraId="1418000C" w14:textId="77777777" w:rsidR="003E06D1" w:rsidRPr="00D5163E" w:rsidRDefault="003E06D1" w:rsidP="006837E6">
      <w:pPr>
        <w:ind w:firstLine="0"/>
        <w:jc w:val="center"/>
        <w:rPr>
          <w:rFonts w:ascii="Times New Roman" w:hAnsi="Times New Roman" w:cs="Times New Roman"/>
        </w:rPr>
      </w:pPr>
    </w:p>
    <w:p w14:paraId="77C67F3C" w14:textId="77777777" w:rsidR="003E06D1" w:rsidRPr="00D5163E" w:rsidRDefault="003E06D1" w:rsidP="006837E6">
      <w:pPr>
        <w:ind w:firstLine="0"/>
        <w:jc w:val="center"/>
        <w:rPr>
          <w:rFonts w:ascii="Times New Roman" w:hAnsi="Times New Roman" w:cs="Times New Roman"/>
        </w:rPr>
      </w:pPr>
    </w:p>
    <w:p w14:paraId="09869AED" w14:textId="77777777" w:rsidR="00BE3033" w:rsidRPr="00D5163E" w:rsidRDefault="00BE3033" w:rsidP="00EC6B33">
      <w:pPr>
        <w:ind w:firstLine="0"/>
        <w:rPr>
          <w:rFonts w:ascii="Times New Roman" w:hAnsi="Times New Roman" w:cs="Times New Roman"/>
        </w:rPr>
      </w:pPr>
    </w:p>
    <w:p w14:paraId="0BF228E7" w14:textId="77777777" w:rsidR="00BE3033" w:rsidRPr="00D5163E" w:rsidRDefault="00BE3033" w:rsidP="006837E6">
      <w:pPr>
        <w:ind w:firstLine="0"/>
        <w:jc w:val="center"/>
        <w:rPr>
          <w:rFonts w:ascii="Times New Roman" w:hAnsi="Times New Roman" w:cs="Times New Roman"/>
        </w:rPr>
      </w:pPr>
    </w:p>
    <w:p w14:paraId="02DBFF48" w14:textId="4DD9E12E" w:rsidR="003E06D1" w:rsidRPr="00D5163E" w:rsidRDefault="00C21A5B" w:rsidP="006837E6">
      <w:pPr>
        <w:ind w:firstLine="0"/>
        <w:jc w:val="center"/>
        <w:rPr>
          <w:rFonts w:ascii="Times New Roman" w:hAnsi="Times New Roman" w:cs="Times New Roman"/>
        </w:rPr>
      </w:pPr>
      <w:r w:rsidRPr="00D5163E">
        <w:rPr>
          <w:rFonts w:ascii="Times New Roman" w:hAnsi="Times New Roman" w:cs="Times New Roman"/>
          <w:b/>
          <w:bCs/>
          <w:sz w:val="32"/>
          <w:szCs w:val="32"/>
          <w:shd w:val="clear" w:color="auto" w:fill="FFFFFF"/>
        </w:rPr>
        <w:t xml:space="preserve">Aplicação </w:t>
      </w:r>
      <w:r w:rsidR="00CB76BC" w:rsidRPr="00D5163E">
        <w:rPr>
          <w:rFonts w:ascii="Times New Roman" w:hAnsi="Times New Roman" w:cs="Times New Roman"/>
          <w:b/>
          <w:bCs/>
          <w:sz w:val="32"/>
          <w:szCs w:val="32"/>
          <w:shd w:val="clear" w:color="auto" w:fill="FFFFFF"/>
        </w:rPr>
        <w:t xml:space="preserve">do </w:t>
      </w:r>
      <w:r w:rsidR="001C69F4" w:rsidRPr="00D5163E">
        <w:rPr>
          <w:rFonts w:ascii="Times New Roman" w:hAnsi="Times New Roman" w:cs="Times New Roman"/>
          <w:b/>
          <w:bCs/>
          <w:sz w:val="32"/>
          <w:szCs w:val="32"/>
          <w:shd w:val="clear" w:color="auto" w:fill="FFFFFF"/>
        </w:rPr>
        <w:t>M</w:t>
      </w:r>
      <w:r w:rsidR="00CB76BC" w:rsidRPr="00D5163E">
        <w:rPr>
          <w:rFonts w:ascii="Times New Roman" w:hAnsi="Times New Roman" w:cs="Times New Roman"/>
          <w:b/>
          <w:bCs/>
          <w:sz w:val="32"/>
          <w:szCs w:val="32"/>
          <w:shd w:val="clear" w:color="auto" w:fill="FFFFFF"/>
        </w:rPr>
        <w:t xml:space="preserve">étodo de </w:t>
      </w:r>
      <w:r w:rsidR="001C69F4" w:rsidRPr="00D5163E">
        <w:rPr>
          <w:rFonts w:ascii="Times New Roman" w:hAnsi="Times New Roman" w:cs="Times New Roman"/>
          <w:b/>
          <w:bCs/>
          <w:sz w:val="32"/>
          <w:szCs w:val="32"/>
          <w:shd w:val="clear" w:color="auto" w:fill="FFFFFF"/>
        </w:rPr>
        <w:t>A</w:t>
      </w:r>
      <w:r w:rsidR="00CB76BC" w:rsidRPr="00D5163E">
        <w:rPr>
          <w:rFonts w:ascii="Times New Roman" w:hAnsi="Times New Roman" w:cs="Times New Roman"/>
          <w:b/>
          <w:bCs/>
          <w:sz w:val="32"/>
          <w:szCs w:val="32"/>
          <w:shd w:val="clear" w:color="auto" w:fill="FFFFFF"/>
        </w:rPr>
        <w:t xml:space="preserve">poio à </w:t>
      </w:r>
      <w:r w:rsidR="001C69F4" w:rsidRPr="00D5163E">
        <w:rPr>
          <w:rFonts w:ascii="Times New Roman" w:hAnsi="Times New Roman" w:cs="Times New Roman"/>
          <w:b/>
          <w:bCs/>
          <w:sz w:val="32"/>
          <w:szCs w:val="32"/>
          <w:shd w:val="clear" w:color="auto" w:fill="FFFFFF"/>
        </w:rPr>
        <w:t>D</w:t>
      </w:r>
      <w:r w:rsidR="00CB76BC" w:rsidRPr="00D5163E">
        <w:rPr>
          <w:rFonts w:ascii="Times New Roman" w:hAnsi="Times New Roman" w:cs="Times New Roman"/>
          <w:b/>
          <w:bCs/>
          <w:sz w:val="32"/>
          <w:szCs w:val="32"/>
          <w:shd w:val="clear" w:color="auto" w:fill="FFFFFF"/>
        </w:rPr>
        <w:t xml:space="preserve">ecisão </w:t>
      </w:r>
      <w:r w:rsidR="001C69F4" w:rsidRPr="00D5163E">
        <w:rPr>
          <w:rFonts w:ascii="Times New Roman" w:hAnsi="Times New Roman" w:cs="Times New Roman"/>
          <w:b/>
          <w:bCs/>
          <w:sz w:val="32"/>
          <w:szCs w:val="32"/>
          <w:shd w:val="clear" w:color="auto" w:fill="FFFFFF"/>
        </w:rPr>
        <w:t>M</w:t>
      </w:r>
      <w:r w:rsidR="00CB76BC" w:rsidRPr="00D5163E">
        <w:rPr>
          <w:rFonts w:ascii="Times New Roman" w:hAnsi="Times New Roman" w:cs="Times New Roman"/>
          <w:b/>
          <w:bCs/>
          <w:sz w:val="32"/>
          <w:szCs w:val="32"/>
          <w:shd w:val="clear" w:color="auto" w:fill="FFFFFF"/>
        </w:rPr>
        <w:t>ulticritério para ordenamento de quintetos no basquetebol</w:t>
      </w:r>
    </w:p>
    <w:p w14:paraId="4CDD11A5" w14:textId="77777777" w:rsidR="003E06D1" w:rsidRPr="00D5163E" w:rsidRDefault="003E06D1" w:rsidP="006837E6">
      <w:pPr>
        <w:ind w:firstLine="0"/>
        <w:jc w:val="center"/>
        <w:rPr>
          <w:rFonts w:ascii="Times New Roman" w:hAnsi="Times New Roman" w:cs="Times New Roman"/>
        </w:rPr>
      </w:pPr>
    </w:p>
    <w:p w14:paraId="57FAD264" w14:textId="77777777" w:rsidR="003E06D1" w:rsidRPr="00D5163E" w:rsidRDefault="003E06D1" w:rsidP="006837E6">
      <w:pPr>
        <w:ind w:firstLine="0"/>
        <w:jc w:val="center"/>
        <w:rPr>
          <w:rFonts w:ascii="Times New Roman" w:hAnsi="Times New Roman" w:cs="Times New Roman"/>
        </w:rPr>
      </w:pPr>
    </w:p>
    <w:p w14:paraId="2B1F0423" w14:textId="77777777" w:rsidR="00EC6B33" w:rsidRPr="00D5163E" w:rsidRDefault="00EC6B33" w:rsidP="006837E6">
      <w:pPr>
        <w:ind w:firstLine="0"/>
        <w:jc w:val="center"/>
        <w:rPr>
          <w:rFonts w:ascii="Times New Roman" w:hAnsi="Times New Roman" w:cs="Times New Roman"/>
        </w:rPr>
      </w:pPr>
    </w:p>
    <w:p w14:paraId="4C6622F0" w14:textId="77777777" w:rsidR="003E06D1" w:rsidRPr="00D5163E" w:rsidRDefault="003E06D1" w:rsidP="006837E6">
      <w:pPr>
        <w:ind w:firstLine="0"/>
        <w:jc w:val="center"/>
        <w:rPr>
          <w:rFonts w:ascii="Times New Roman" w:hAnsi="Times New Roman" w:cs="Times New Roman"/>
        </w:rPr>
      </w:pPr>
    </w:p>
    <w:p w14:paraId="05573E83" w14:textId="6257D652" w:rsidR="003E06D1" w:rsidRPr="00D5163E" w:rsidRDefault="00846513" w:rsidP="00422E63">
      <w:pPr>
        <w:spacing w:line="276" w:lineRule="auto"/>
        <w:ind w:left="4536" w:firstLine="0"/>
        <w:rPr>
          <w:rFonts w:ascii="Times New Roman" w:hAnsi="Times New Roman" w:cs="Times New Roman"/>
          <w:sz w:val="20"/>
          <w:szCs w:val="20"/>
        </w:rPr>
      </w:pPr>
      <w:r w:rsidRPr="00D5163E">
        <w:rPr>
          <w:rFonts w:ascii="Times New Roman" w:hAnsi="Times New Roman" w:cs="Times New Roman"/>
          <w:sz w:val="20"/>
          <w:szCs w:val="20"/>
        </w:rPr>
        <w:t>Dissertação apresentada à Faculdade de Ciências Aplicadas da Universidade Estadual de Campinas como parte dos requisitos para a obtenção do título de Mestre em Engenharia de Produção e de Manufatura, na área de Pesquisa Operacional e Gestão de Processos.</w:t>
      </w:r>
    </w:p>
    <w:p w14:paraId="7F05DB96" w14:textId="77777777" w:rsidR="003E06D1" w:rsidRPr="00D5163E" w:rsidRDefault="003E06D1" w:rsidP="006837E6">
      <w:pPr>
        <w:ind w:firstLine="0"/>
        <w:jc w:val="center"/>
        <w:rPr>
          <w:rFonts w:ascii="Times New Roman" w:hAnsi="Times New Roman" w:cs="Times New Roman"/>
        </w:rPr>
      </w:pPr>
    </w:p>
    <w:p w14:paraId="1EC60BF2" w14:textId="77777777" w:rsidR="003E06D1" w:rsidRPr="00D5163E" w:rsidRDefault="003E06D1" w:rsidP="006837E6">
      <w:pPr>
        <w:ind w:firstLine="0"/>
        <w:jc w:val="center"/>
        <w:rPr>
          <w:rFonts w:ascii="Times New Roman" w:hAnsi="Times New Roman" w:cs="Times New Roman"/>
        </w:rPr>
      </w:pPr>
    </w:p>
    <w:p w14:paraId="2695ED31" w14:textId="77777777" w:rsidR="00422E63" w:rsidRPr="00D5163E" w:rsidRDefault="00422E63" w:rsidP="006837E6">
      <w:pPr>
        <w:ind w:firstLine="0"/>
        <w:jc w:val="center"/>
        <w:rPr>
          <w:rFonts w:ascii="Times New Roman" w:hAnsi="Times New Roman" w:cs="Times New Roman"/>
        </w:rPr>
      </w:pPr>
    </w:p>
    <w:p w14:paraId="59D5C052" w14:textId="77777777" w:rsidR="00EC6B33" w:rsidRPr="00D5163E" w:rsidRDefault="00EC6B33" w:rsidP="006837E6">
      <w:pPr>
        <w:ind w:firstLine="0"/>
        <w:jc w:val="center"/>
        <w:rPr>
          <w:rFonts w:ascii="Times New Roman" w:hAnsi="Times New Roman" w:cs="Times New Roman"/>
        </w:rPr>
      </w:pPr>
    </w:p>
    <w:p w14:paraId="2EC4FF88" w14:textId="794DFA6F" w:rsidR="003E06D1" w:rsidRPr="00D5163E" w:rsidRDefault="003E06D1" w:rsidP="006837E6">
      <w:pPr>
        <w:ind w:firstLine="0"/>
        <w:rPr>
          <w:rFonts w:ascii="Times New Roman" w:hAnsi="Times New Roman" w:cs="Times New Roman"/>
          <w:b/>
          <w:bCs/>
        </w:rPr>
      </w:pPr>
      <w:r w:rsidRPr="00D5163E">
        <w:rPr>
          <w:rFonts w:ascii="Times New Roman" w:hAnsi="Times New Roman" w:cs="Times New Roman"/>
          <w:b/>
          <w:bCs/>
        </w:rPr>
        <w:t xml:space="preserve">Orientador: </w:t>
      </w:r>
      <w:r w:rsidR="0043065F" w:rsidRPr="00D5163E">
        <w:rPr>
          <w:rFonts w:ascii="Times New Roman" w:hAnsi="Times New Roman" w:cs="Times New Roman"/>
          <w:b/>
          <w:bCs/>
        </w:rPr>
        <w:t>Prof. Dr. Leonardo Tomazeli Duarte</w:t>
      </w:r>
    </w:p>
    <w:p w14:paraId="568BDC39" w14:textId="64FDD070" w:rsidR="003E06D1" w:rsidRPr="00D5163E" w:rsidRDefault="003E06D1" w:rsidP="006837E6">
      <w:pPr>
        <w:ind w:firstLine="0"/>
        <w:rPr>
          <w:rFonts w:ascii="Times New Roman" w:hAnsi="Times New Roman" w:cs="Times New Roman"/>
          <w:b/>
          <w:bCs/>
        </w:rPr>
      </w:pPr>
      <w:r w:rsidRPr="00D5163E">
        <w:rPr>
          <w:rFonts w:ascii="Times New Roman" w:hAnsi="Times New Roman" w:cs="Times New Roman"/>
          <w:b/>
          <w:bCs/>
        </w:rPr>
        <w:t xml:space="preserve">Coorientador: </w:t>
      </w:r>
      <w:r w:rsidR="00EE3B82" w:rsidRPr="00D5163E">
        <w:rPr>
          <w:rFonts w:ascii="Times New Roman" w:hAnsi="Times New Roman" w:cs="Times New Roman"/>
          <w:b/>
          <w:bCs/>
        </w:rPr>
        <w:t>Prof. Dr. Luciano Allegretti Mercadante</w:t>
      </w:r>
    </w:p>
    <w:p w14:paraId="4E8C4C0D" w14:textId="77777777" w:rsidR="003E06D1" w:rsidRPr="00D5163E" w:rsidRDefault="003E06D1" w:rsidP="006837E6">
      <w:pPr>
        <w:ind w:firstLine="0"/>
        <w:rPr>
          <w:rFonts w:ascii="Times New Roman" w:hAnsi="Times New Roman" w:cs="Times New Roman"/>
        </w:rPr>
      </w:pPr>
    </w:p>
    <w:p w14:paraId="3D9F9C34" w14:textId="77777777" w:rsidR="00422E63" w:rsidRPr="00D5163E" w:rsidRDefault="00422E63" w:rsidP="006837E6">
      <w:pPr>
        <w:ind w:firstLine="0"/>
        <w:rPr>
          <w:rFonts w:ascii="Times New Roman" w:hAnsi="Times New Roman" w:cs="Times New Roman"/>
        </w:rPr>
      </w:pPr>
    </w:p>
    <w:p w14:paraId="45EE347E" w14:textId="77777777" w:rsidR="00EC6B33" w:rsidRPr="00D5163E" w:rsidRDefault="00EC6B33" w:rsidP="006837E6">
      <w:pPr>
        <w:ind w:firstLine="0"/>
        <w:rPr>
          <w:rFonts w:ascii="Times New Roman" w:hAnsi="Times New Roman" w:cs="Times New Roman"/>
        </w:rPr>
      </w:pPr>
    </w:p>
    <w:p w14:paraId="5FE92AD8" w14:textId="77777777" w:rsidR="006F74AA" w:rsidRPr="00D5163E" w:rsidRDefault="006F74AA" w:rsidP="00422E63">
      <w:pPr>
        <w:spacing w:line="276" w:lineRule="auto"/>
        <w:ind w:right="4676" w:firstLine="0"/>
        <w:rPr>
          <w:rFonts w:ascii="Times New Roman" w:hAnsi="Times New Roman" w:cs="Times New Roman"/>
          <w:sz w:val="20"/>
          <w:szCs w:val="20"/>
        </w:rPr>
      </w:pPr>
      <w:r w:rsidRPr="00D5163E">
        <w:rPr>
          <w:rFonts w:ascii="Times New Roman" w:hAnsi="Times New Roman" w:cs="Times New Roman"/>
          <w:sz w:val="20"/>
          <w:szCs w:val="20"/>
        </w:rPr>
        <w:t>Este trabalho corresponde à versão final dissertação/tese defendida por Rafael Andreolli Prochnow orientado pelo Prof. Dr. Leonardo Tomazeli Duarte</w:t>
      </w:r>
    </w:p>
    <w:p w14:paraId="774E644A" w14:textId="77777777" w:rsidR="00BE3033" w:rsidRPr="00D5163E" w:rsidRDefault="00BE3033" w:rsidP="006837E6">
      <w:pPr>
        <w:ind w:firstLine="0"/>
        <w:jc w:val="center"/>
        <w:rPr>
          <w:rFonts w:ascii="Times New Roman" w:hAnsi="Times New Roman" w:cs="Times New Roman"/>
        </w:rPr>
      </w:pPr>
    </w:p>
    <w:p w14:paraId="366A9083" w14:textId="77777777" w:rsidR="00422E63" w:rsidRPr="00D5163E" w:rsidRDefault="00422E63" w:rsidP="006837E6">
      <w:pPr>
        <w:ind w:firstLine="0"/>
        <w:jc w:val="center"/>
        <w:rPr>
          <w:rFonts w:ascii="Times New Roman" w:hAnsi="Times New Roman" w:cs="Times New Roman"/>
        </w:rPr>
      </w:pPr>
    </w:p>
    <w:p w14:paraId="0EBADA44" w14:textId="77777777" w:rsidR="00422E63" w:rsidRPr="00D5163E" w:rsidRDefault="00422E63" w:rsidP="006837E6">
      <w:pPr>
        <w:ind w:firstLine="0"/>
        <w:jc w:val="center"/>
        <w:rPr>
          <w:rFonts w:ascii="Times New Roman" w:hAnsi="Times New Roman" w:cs="Times New Roman"/>
        </w:rPr>
      </w:pPr>
    </w:p>
    <w:p w14:paraId="6FDDC1BC" w14:textId="77777777" w:rsidR="00422E63" w:rsidRPr="00D5163E" w:rsidRDefault="00422E63" w:rsidP="006837E6">
      <w:pPr>
        <w:ind w:firstLine="0"/>
        <w:jc w:val="center"/>
        <w:rPr>
          <w:rFonts w:ascii="Times New Roman" w:hAnsi="Times New Roman" w:cs="Times New Roman"/>
        </w:rPr>
      </w:pPr>
    </w:p>
    <w:p w14:paraId="1F1ACABA" w14:textId="77777777" w:rsidR="003E06D1" w:rsidRPr="00D5163E" w:rsidRDefault="003E06D1" w:rsidP="006837E6">
      <w:pPr>
        <w:spacing w:line="240" w:lineRule="auto"/>
        <w:ind w:firstLine="0"/>
        <w:jc w:val="center"/>
        <w:rPr>
          <w:rFonts w:ascii="Times New Roman" w:hAnsi="Times New Roman" w:cs="Times New Roman"/>
        </w:rPr>
      </w:pPr>
      <w:r w:rsidRPr="00D5163E">
        <w:rPr>
          <w:rFonts w:ascii="Times New Roman" w:hAnsi="Times New Roman" w:cs="Times New Roman"/>
        </w:rPr>
        <w:t>Limeira</w:t>
      </w:r>
    </w:p>
    <w:p w14:paraId="61E0121E" w14:textId="3123AC23" w:rsidR="00BE3033" w:rsidRPr="00D5163E" w:rsidRDefault="00347874" w:rsidP="00E03B7D">
      <w:pPr>
        <w:spacing w:line="240" w:lineRule="auto"/>
        <w:ind w:firstLine="0"/>
        <w:jc w:val="center"/>
        <w:rPr>
          <w:rFonts w:ascii="Times New Roman" w:hAnsi="Times New Roman" w:cs="Times New Roman"/>
        </w:rPr>
      </w:pPr>
      <w:r w:rsidRPr="00D5163E">
        <w:rPr>
          <w:rFonts w:ascii="Times New Roman" w:hAnsi="Times New Roman" w:cs="Times New Roman"/>
        </w:rPr>
        <w:t>202</w:t>
      </w:r>
      <w:r w:rsidR="0043065F" w:rsidRPr="00D5163E">
        <w:rPr>
          <w:rFonts w:ascii="Times New Roman" w:hAnsi="Times New Roman" w:cs="Times New Roman"/>
        </w:rPr>
        <w:t>4</w:t>
      </w:r>
      <w:r w:rsidR="00BE3033" w:rsidRPr="00D5163E">
        <w:rPr>
          <w:rFonts w:ascii="Times New Roman" w:hAnsi="Times New Roman" w:cs="Times New Roman"/>
        </w:rPr>
        <w:br w:type="page"/>
      </w:r>
    </w:p>
    <w:p w14:paraId="6C23ECDA" w14:textId="77777777" w:rsidR="00DA07BD" w:rsidRPr="00D5163E" w:rsidRDefault="00DA07BD" w:rsidP="006837E6">
      <w:pPr>
        <w:spacing w:line="240" w:lineRule="auto"/>
        <w:ind w:firstLine="0"/>
        <w:jc w:val="center"/>
        <w:rPr>
          <w:rFonts w:ascii="Times New Roman" w:hAnsi="Times New Roman" w:cs="Times New Roman"/>
        </w:rPr>
      </w:pPr>
    </w:p>
    <w:p w14:paraId="39424CE0" w14:textId="77777777" w:rsidR="00DA07BD" w:rsidRPr="00D5163E" w:rsidRDefault="00DA07BD" w:rsidP="006837E6">
      <w:pPr>
        <w:spacing w:line="240" w:lineRule="auto"/>
        <w:ind w:firstLine="0"/>
        <w:jc w:val="center"/>
        <w:rPr>
          <w:rFonts w:ascii="Times New Roman" w:hAnsi="Times New Roman" w:cs="Times New Roman"/>
        </w:rPr>
      </w:pPr>
    </w:p>
    <w:p w14:paraId="3F8BF395" w14:textId="77777777" w:rsidR="00DA07BD" w:rsidRPr="00D5163E" w:rsidRDefault="00DA07BD" w:rsidP="006837E6">
      <w:pPr>
        <w:spacing w:line="240" w:lineRule="auto"/>
        <w:ind w:firstLine="0"/>
        <w:jc w:val="center"/>
        <w:rPr>
          <w:rFonts w:ascii="Times New Roman" w:hAnsi="Times New Roman" w:cs="Times New Roman"/>
        </w:rPr>
      </w:pPr>
    </w:p>
    <w:p w14:paraId="770C7C88" w14:textId="77777777" w:rsidR="00DA07BD" w:rsidRPr="00D5163E" w:rsidRDefault="00DA07BD" w:rsidP="006837E6">
      <w:pPr>
        <w:spacing w:line="240" w:lineRule="auto"/>
        <w:ind w:firstLine="0"/>
        <w:jc w:val="center"/>
        <w:rPr>
          <w:rFonts w:ascii="Times New Roman" w:hAnsi="Times New Roman" w:cs="Times New Roman"/>
        </w:rPr>
      </w:pPr>
    </w:p>
    <w:p w14:paraId="351272B4" w14:textId="77777777" w:rsidR="00DA07BD" w:rsidRPr="00D5163E" w:rsidRDefault="00DA07BD" w:rsidP="006837E6">
      <w:pPr>
        <w:spacing w:line="240" w:lineRule="auto"/>
        <w:ind w:firstLine="0"/>
        <w:jc w:val="center"/>
        <w:rPr>
          <w:rFonts w:ascii="Times New Roman" w:hAnsi="Times New Roman" w:cs="Times New Roman"/>
        </w:rPr>
      </w:pPr>
    </w:p>
    <w:p w14:paraId="1FC742A0" w14:textId="77777777" w:rsidR="00DA07BD" w:rsidRPr="00D5163E" w:rsidRDefault="00DA07BD" w:rsidP="006837E6">
      <w:pPr>
        <w:spacing w:line="240" w:lineRule="auto"/>
        <w:ind w:firstLine="0"/>
        <w:jc w:val="center"/>
        <w:rPr>
          <w:rFonts w:ascii="Times New Roman" w:hAnsi="Times New Roman" w:cs="Times New Roman"/>
        </w:rPr>
      </w:pPr>
    </w:p>
    <w:p w14:paraId="3A53C8CB" w14:textId="77777777" w:rsidR="00DA07BD" w:rsidRPr="00D5163E" w:rsidRDefault="00DA07BD" w:rsidP="006837E6">
      <w:pPr>
        <w:spacing w:line="240" w:lineRule="auto"/>
        <w:ind w:firstLine="0"/>
        <w:jc w:val="center"/>
        <w:rPr>
          <w:rFonts w:ascii="Times New Roman" w:hAnsi="Times New Roman" w:cs="Times New Roman"/>
        </w:rPr>
      </w:pPr>
    </w:p>
    <w:p w14:paraId="3B4AF754" w14:textId="77777777" w:rsidR="00DA07BD" w:rsidRPr="00D5163E" w:rsidRDefault="00DA07BD" w:rsidP="006837E6">
      <w:pPr>
        <w:spacing w:line="240" w:lineRule="auto"/>
        <w:ind w:firstLine="0"/>
        <w:jc w:val="center"/>
        <w:rPr>
          <w:rFonts w:ascii="Times New Roman" w:hAnsi="Times New Roman" w:cs="Times New Roman"/>
        </w:rPr>
      </w:pPr>
    </w:p>
    <w:p w14:paraId="45FF145A" w14:textId="77777777" w:rsidR="00DA07BD" w:rsidRPr="00D5163E" w:rsidRDefault="00DA07BD" w:rsidP="006837E6">
      <w:pPr>
        <w:spacing w:line="240" w:lineRule="auto"/>
        <w:ind w:firstLine="0"/>
        <w:jc w:val="center"/>
        <w:rPr>
          <w:rFonts w:ascii="Times New Roman" w:hAnsi="Times New Roman" w:cs="Times New Roman"/>
        </w:rPr>
      </w:pPr>
    </w:p>
    <w:p w14:paraId="65BC9B6E" w14:textId="77777777" w:rsidR="00DA07BD" w:rsidRPr="00D5163E" w:rsidRDefault="00DA07BD" w:rsidP="006837E6">
      <w:pPr>
        <w:spacing w:line="240" w:lineRule="auto"/>
        <w:ind w:firstLine="0"/>
        <w:jc w:val="center"/>
        <w:rPr>
          <w:rFonts w:ascii="Times New Roman" w:hAnsi="Times New Roman" w:cs="Times New Roman"/>
        </w:rPr>
      </w:pPr>
    </w:p>
    <w:p w14:paraId="0FA3C9E5" w14:textId="77777777" w:rsidR="00DA07BD" w:rsidRPr="00D5163E" w:rsidRDefault="00DA07BD" w:rsidP="006837E6">
      <w:pPr>
        <w:spacing w:line="240" w:lineRule="auto"/>
        <w:ind w:firstLine="0"/>
        <w:jc w:val="center"/>
        <w:rPr>
          <w:rFonts w:ascii="Times New Roman" w:hAnsi="Times New Roman" w:cs="Times New Roman"/>
        </w:rPr>
      </w:pPr>
    </w:p>
    <w:p w14:paraId="1984FE22" w14:textId="77777777" w:rsidR="00DA07BD" w:rsidRPr="00D5163E" w:rsidRDefault="00DA07BD" w:rsidP="006837E6">
      <w:pPr>
        <w:spacing w:line="240" w:lineRule="auto"/>
        <w:ind w:firstLine="0"/>
        <w:jc w:val="center"/>
        <w:rPr>
          <w:rFonts w:ascii="Times New Roman" w:hAnsi="Times New Roman" w:cs="Times New Roman"/>
        </w:rPr>
      </w:pPr>
    </w:p>
    <w:p w14:paraId="1E160AB6" w14:textId="77777777" w:rsidR="00BE3033" w:rsidRPr="00D5163E" w:rsidRDefault="00BE3033" w:rsidP="006837E6">
      <w:pPr>
        <w:spacing w:line="240" w:lineRule="auto"/>
        <w:ind w:firstLine="0"/>
        <w:jc w:val="center"/>
        <w:rPr>
          <w:rFonts w:ascii="Times New Roman" w:hAnsi="Times New Roman" w:cs="Times New Roman"/>
        </w:rPr>
      </w:pPr>
    </w:p>
    <w:p w14:paraId="4EA5AFF9" w14:textId="77777777" w:rsidR="00BE3033" w:rsidRPr="00D5163E" w:rsidRDefault="00BE3033" w:rsidP="006837E6">
      <w:pPr>
        <w:spacing w:line="240" w:lineRule="auto"/>
        <w:ind w:firstLine="0"/>
        <w:jc w:val="center"/>
        <w:rPr>
          <w:rFonts w:ascii="Times New Roman" w:hAnsi="Times New Roman" w:cs="Times New Roman"/>
        </w:rPr>
      </w:pPr>
    </w:p>
    <w:p w14:paraId="455CC4B7" w14:textId="77777777" w:rsidR="00DA07BD" w:rsidRPr="00D5163E" w:rsidRDefault="00DA07BD" w:rsidP="006837E6">
      <w:pPr>
        <w:spacing w:line="240" w:lineRule="auto"/>
        <w:ind w:firstLine="0"/>
        <w:jc w:val="center"/>
        <w:rPr>
          <w:rFonts w:ascii="Times New Roman" w:hAnsi="Times New Roman" w:cs="Times New Roman"/>
        </w:rPr>
      </w:pPr>
    </w:p>
    <w:p w14:paraId="12F3717B" w14:textId="77777777" w:rsidR="00DA07BD" w:rsidRPr="00D5163E" w:rsidRDefault="00DA07BD" w:rsidP="006837E6">
      <w:pPr>
        <w:spacing w:line="240" w:lineRule="auto"/>
        <w:ind w:firstLine="0"/>
        <w:jc w:val="center"/>
        <w:rPr>
          <w:rFonts w:ascii="Times New Roman" w:hAnsi="Times New Roman" w:cs="Times New Roman"/>
        </w:rPr>
      </w:pPr>
    </w:p>
    <w:p w14:paraId="20553CB9" w14:textId="77777777" w:rsidR="00DA07BD" w:rsidRPr="00D5163E" w:rsidRDefault="00DA07BD" w:rsidP="006837E6">
      <w:pPr>
        <w:spacing w:line="240" w:lineRule="auto"/>
        <w:ind w:firstLine="0"/>
        <w:jc w:val="center"/>
        <w:rPr>
          <w:rFonts w:ascii="Times New Roman" w:hAnsi="Times New Roman" w:cs="Times New Roman"/>
        </w:rPr>
      </w:pPr>
    </w:p>
    <w:p w14:paraId="0107522A" w14:textId="77777777" w:rsidR="00DA07BD" w:rsidRPr="00D5163E" w:rsidRDefault="00DA07BD" w:rsidP="006837E6">
      <w:pPr>
        <w:spacing w:line="240" w:lineRule="auto"/>
        <w:ind w:firstLine="0"/>
        <w:jc w:val="center"/>
        <w:rPr>
          <w:rFonts w:ascii="Times New Roman" w:hAnsi="Times New Roman" w:cs="Times New Roman"/>
        </w:rPr>
      </w:pPr>
    </w:p>
    <w:p w14:paraId="10E7B747" w14:textId="77777777" w:rsidR="00DA07BD" w:rsidRPr="00D5163E" w:rsidRDefault="00DA07BD" w:rsidP="006837E6">
      <w:pPr>
        <w:spacing w:line="240" w:lineRule="auto"/>
        <w:ind w:firstLine="0"/>
        <w:jc w:val="center"/>
        <w:rPr>
          <w:rFonts w:ascii="Times New Roman" w:hAnsi="Times New Roman" w:cs="Times New Roman"/>
        </w:rPr>
      </w:pPr>
    </w:p>
    <w:p w14:paraId="246EE41B" w14:textId="77777777" w:rsidR="00DA07BD" w:rsidRPr="00D5163E" w:rsidRDefault="00DA07BD" w:rsidP="006837E6">
      <w:pPr>
        <w:spacing w:line="240" w:lineRule="auto"/>
        <w:ind w:firstLine="0"/>
        <w:jc w:val="center"/>
        <w:rPr>
          <w:rFonts w:ascii="Times New Roman" w:hAnsi="Times New Roman" w:cs="Times New Roman"/>
        </w:rPr>
      </w:pPr>
    </w:p>
    <w:p w14:paraId="4D319F76" w14:textId="77777777" w:rsidR="00DA07BD" w:rsidRPr="00D5163E" w:rsidRDefault="00091D80" w:rsidP="006837E6">
      <w:pPr>
        <w:spacing w:line="240" w:lineRule="auto"/>
        <w:ind w:firstLine="0"/>
        <w:jc w:val="center"/>
        <w:rPr>
          <w:rFonts w:ascii="Times New Roman" w:hAnsi="Times New Roman" w:cs="Times New Roman"/>
        </w:rPr>
      </w:pPr>
      <w:r w:rsidRPr="00D5163E">
        <w:rPr>
          <w:rFonts w:ascii="Times New Roman" w:hAnsi="Times New Roman" w:cs="Times New Roman"/>
        </w:rPr>
        <w:t>Folha reservada à ficha c</w:t>
      </w:r>
      <w:r w:rsidR="00DA07BD" w:rsidRPr="00D5163E">
        <w:rPr>
          <w:rFonts w:ascii="Times New Roman" w:hAnsi="Times New Roman" w:cs="Times New Roman"/>
        </w:rPr>
        <w:t>atalográfica elaborada pela Biblioteca</w:t>
      </w:r>
      <w:r w:rsidR="00B8479B" w:rsidRPr="00D5163E">
        <w:rPr>
          <w:rFonts w:ascii="Times New Roman" w:hAnsi="Times New Roman" w:cs="Times New Roman"/>
        </w:rPr>
        <w:t xml:space="preserve"> Prof. Daniel Joseph Hogan,</w:t>
      </w:r>
      <w:r w:rsidR="00DA07BD" w:rsidRPr="00D5163E">
        <w:rPr>
          <w:rFonts w:ascii="Times New Roman" w:hAnsi="Times New Roman" w:cs="Times New Roman"/>
        </w:rPr>
        <w:t xml:space="preserve"> da</w:t>
      </w:r>
      <w:r w:rsidR="00B8479B" w:rsidRPr="00D5163E">
        <w:rPr>
          <w:rFonts w:ascii="Times New Roman" w:hAnsi="Times New Roman" w:cs="Times New Roman"/>
        </w:rPr>
        <w:t xml:space="preserve"> </w:t>
      </w:r>
      <w:r w:rsidR="00DA07BD" w:rsidRPr="00D5163E">
        <w:rPr>
          <w:rFonts w:ascii="Times New Roman" w:hAnsi="Times New Roman" w:cs="Times New Roman"/>
        </w:rPr>
        <w:t>Faculdade de Ciências Aplicadas da UNICAMP</w:t>
      </w:r>
    </w:p>
    <w:p w14:paraId="03BF442E" w14:textId="77777777" w:rsidR="00091D80" w:rsidRPr="00D5163E" w:rsidRDefault="00091D80" w:rsidP="006837E6">
      <w:pPr>
        <w:spacing w:line="240" w:lineRule="auto"/>
        <w:ind w:firstLine="0"/>
        <w:jc w:val="center"/>
        <w:rPr>
          <w:rFonts w:ascii="Times New Roman" w:hAnsi="Times New Roman" w:cs="Times New Roman"/>
        </w:rPr>
      </w:pPr>
    </w:p>
    <w:p w14:paraId="5BA74D76" w14:textId="77777777" w:rsidR="00091D80" w:rsidRPr="00D5163E" w:rsidRDefault="00091D80" w:rsidP="006837E6">
      <w:pPr>
        <w:spacing w:line="240" w:lineRule="auto"/>
        <w:ind w:firstLine="0"/>
        <w:jc w:val="center"/>
        <w:rPr>
          <w:rFonts w:ascii="Times New Roman" w:hAnsi="Times New Roman" w:cs="Times New Roman"/>
        </w:rPr>
      </w:pPr>
      <w:r w:rsidRPr="00D5163E">
        <w:rPr>
          <w:rFonts w:ascii="Times New Roman" w:hAnsi="Times New Roman" w:cs="Times New Roman"/>
        </w:rPr>
        <w:t>(Substituir pelo arquivo PDF enviado pela Biblioteca)</w:t>
      </w:r>
    </w:p>
    <w:p w14:paraId="3C537CE9" w14:textId="77777777" w:rsidR="00BE3033" w:rsidRPr="00D5163E" w:rsidRDefault="00BE3033">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26D73CB" w14:textId="77777777" w:rsidR="009B4F77" w:rsidRPr="00D5163E" w:rsidRDefault="009B4F77" w:rsidP="009B4F77">
      <w:pPr>
        <w:jc w:val="center"/>
        <w:rPr>
          <w:rFonts w:ascii="Times New Roman" w:hAnsi="Times New Roman" w:cs="Times New Roman"/>
          <w:b/>
          <w:bCs/>
          <w:sz w:val="32"/>
          <w:szCs w:val="32"/>
        </w:rPr>
      </w:pPr>
      <w:r w:rsidRPr="00D5163E">
        <w:rPr>
          <w:rFonts w:ascii="Times New Roman" w:hAnsi="Times New Roman" w:cs="Times New Roman"/>
          <w:b/>
          <w:bCs/>
          <w:sz w:val="32"/>
          <w:szCs w:val="32"/>
        </w:rPr>
        <w:lastRenderedPageBreak/>
        <w:t>Folha de Aprovação</w:t>
      </w:r>
    </w:p>
    <w:p w14:paraId="312F9815" w14:textId="77777777" w:rsidR="00B07470" w:rsidRPr="00D5163E" w:rsidRDefault="00B07470" w:rsidP="009B4F77">
      <w:pPr>
        <w:jc w:val="center"/>
        <w:rPr>
          <w:rFonts w:ascii="Times New Roman" w:hAnsi="Times New Roman" w:cs="Times New Roman"/>
          <w:b/>
          <w:bCs/>
          <w:sz w:val="32"/>
          <w:szCs w:val="32"/>
        </w:rPr>
      </w:pPr>
    </w:p>
    <w:p w14:paraId="11F3F471" w14:textId="725AC5FC" w:rsidR="009B4F77" w:rsidRPr="00D5163E" w:rsidRDefault="00B07470" w:rsidP="00B07470">
      <w:pPr>
        <w:spacing w:line="240" w:lineRule="auto"/>
        <w:ind w:firstLine="0"/>
        <w:rPr>
          <w:rFonts w:ascii="Times New Roman" w:hAnsi="Times New Roman" w:cs="Times New Roman"/>
          <w:b/>
        </w:rPr>
      </w:pPr>
      <w:r w:rsidRPr="00D5163E">
        <w:rPr>
          <w:rFonts w:ascii="Times New Roman" w:hAnsi="Times New Roman" w:cs="Times New Roman"/>
        </w:rPr>
        <w:t xml:space="preserve">Abaixo se apresentam os membros da comissão julgadora da sessão pública de defesa de dissertação para o Título de Mestra em Engenharia de Produção e de Manufatura na área de concentração Pesquisa Operacional e Gestão de Processos, a que se submeteu </w:t>
      </w:r>
      <w:r w:rsidR="00FF1219" w:rsidRPr="00D5163E">
        <w:rPr>
          <w:rFonts w:ascii="Times New Roman" w:hAnsi="Times New Roman" w:cs="Times New Roman"/>
        </w:rPr>
        <w:t>o aluno Rafael Andreolli Prochnow</w:t>
      </w:r>
      <w:r w:rsidRPr="00D5163E">
        <w:rPr>
          <w:rFonts w:ascii="Times New Roman" w:hAnsi="Times New Roman" w:cs="Times New Roman"/>
        </w:rPr>
        <w:t xml:space="preserve">, em </w:t>
      </w:r>
      <w:r w:rsidR="009F1722" w:rsidRPr="00D5163E">
        <w:rPr>
          <w:rFonts w:ascii="Times New Roman" w:hAnsi="Times New Roman" w:cs="Times New Roman"/>
        </w:rPr>
        <w:t>22</w:t>
      </w:r>
      <w:r w:rsidRPr="00D5163E">
        <w:rPr>
          <w:rFonts w:ascii="Times New Roman" w:hAnsi="Times New Roman" w:cs="Times New Roman"/>
        </w:rPr>
        <w:t xml:space="preserve"> de </w:t>
      </w:r>
      <w:proofErr w:type="gramStart"/>
      <w:r w:rsidR="009F1722" w:rsidRPr="00D5163E">
        <w:rPr>
          <w:rFonts w:ascii="Times New Roman" w:hAnsi="Times New Roman" w:cs="Times New Roman"/>
        </w:rPr>
        <w:t>Agosto</w:t>
      </w:r>
      <w:proofErr w:type="gramEnd"/>
      <w:r w:rsidRPr="00D5163E">
        <w:rPr>
          <w:rFonts w:ascii="Times New Roman" w:hAnsi="Times New Roman" w:cs="Times New Roman"/>
        </w:rPr>
        <w:t xml:space="preserve"> de 202</w:t>
      </w:r>
      <w:r w:rsidR="00FF1219" w:rsidRPr="00D5163E">
        <w:rPr>
          <w:rFonts w:ascii="Times New Roman" w:hAnsi="Times New Roman" w:cs="Times New Roman"/>
        </w:rPr>
        <w:t>4</w:t>
      </w:r>
      <w:r w:rsidRPr="00D5163E">
        <w:rPr>
          <w:rFonts w:ascii="Times New Roman" w:hAnsi="Times New Roman" w:cs="Times New Roman"/>
        </w:rPr>
        <w:t xml:space="preserve"> na Faculdade de Ciências Aplicadas – FCA/UNICAMP, em Limeira/SP.</w:t>
      </w:r>
      <w:r w:rsidR="0067103D" w:rsidRPr="00D5163E">
        <w:rPr>
          <w:rFonts w:ascii="Times New Roman" w:hAnsi="Times New Roman" w:cs="Times New Roman"/>
        </w:rPr>
        <w:t xml:space="preserve"> </w:t>
      </w:r>
    </w:p>
    <w:p w14:paraId="1AD61843" w14:textId="77777777" w:rsidR="009B4F77" w:rsidRPr="00D5163E" w:rsidRDefault="009B4F77" w:rsidP="006837E6">
      <w:pPr>
        <w:ind w:firstLine="0"/>
        <w:rPr>
          <w:rFonts w:ascii="Times New Roman" w:hAnsi="Times New Roman" w:cs="Times New Roman"/>
          <w:b/>
        </w:rPr>
      </w:pPr>
    </w:p>
    <w:p w14:paraId="0C0F869C" w14:textId="77777777" w:rsidR="00BE3033" w:rsidRPr="00D5163E" w:rsidRDefault="00BE3033" w:rsidP="00BE3033">
      <w:pPr>
        <w:ind w:firstLine="0"/>
        <w:rPr>
          <w:rFonts w:ascii="Times New Roman" w:hAnsi="Times New Roman" w:cs="Times New Roman"/>
          <w:b/>
        </w:rPr>
      </w:pPr>
    </w:p>
    <w:p w14:paraId="4AABC5AB" w14:textId="77777777" w:rsidR="00BE3033" w:rsidRPr="00D5163E" w:rsidRDefault="00BE3033" w:rsidP="00BE3033">
      <w:pPr>
        <w:ind w:firstLine="0"/>
        <w:rPr>
          <w:rFonts w:ascii="Times New Roman" w:hAnsi="Times New Roman" w:cs="Times New Roman"/>
          <w:b/>
        </w:rPr>
      </w:pPr>
    </w:p>
    <w:p w14:paraId="3ACB1766"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1C4D7B93" w14:textId="3A765D6E" w:rsidR="00BE3033" w:rsidRPr="00D5163E" w:rsidRDefault="00BE0349"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Leonardo Tomazeli Duarte </w:t>
      </w:r>
      <w:r w:rsidR="00BE3033" w:rsidRPr="00D5163E">
        <w:rPr>
          <w:rFonts w:ascii="Times New Roman" w:hAnsi="Times New Roman" w:cs="Times New Roman"/>
        </w:rPr>
        <w:t>– Presidente</w:t>
      </w:r>
    </w:p>
    <w:p w14:paraId="638A6FDF"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50F2A410" w14:textId="77777777" w:rsidR="00BE3033" w:rsidRPr="00D5163E" w:rsidRDefault="00BE3033" w:rsidP="00BE3033">
      <w:pPr>
        <w:spacing w:line="240" w:lineRule="auto"/>
        <w:ind w:firstLine="0"/>
        <w:jc w:val="center"/>
        <w:rPr>
          <w:rFonts w:ascii="Times New Roman" w:hAnsi="Times New Roman" w:cs="Times New Roman"/>
        </w:rPr>
      </w:pPr>
    </w:p>
    <w:p w14:paraId="42E52537" w14:textId="77777777" w:rsidR="00BE3033" w:rsidRPr="00D5163E" w:rsidRDefault="00BE3033" w:rsidP="009E4755">
      <w:pPr>
        <w:spacing w:line="240" w:lineRule="auto"/>
        <w:ind w:firstLine="0"/>
        <w:jc w:val="center"/>
        <w:rPr>
          <w:rFonts w:ascii="Times New Roman" w:hAnsi="Times New Roman" w:cs="Times New Roman"/>
        </w:rPr>
      </w:pPr>
    </w:p>
    <w:p w14:paraId="65F689C6" w14:textId="77777777" w:rsidR="009E4755" w:rsidRPr="00D5163E" w:rsidRDefault="009E4755" w:rsidP="009E4755">
      <w:pPr>
        <w:spacing w:line="240" w:lineRule="auto"/>
        <w:ind w:firstLine="0"/>
        <w:jc w:val="center"/>
        <w:rPr>
          <w:rFonts w:ascii="Times New Roman" w:hAnsi="Times New Roman" w:cs="Times New Roman"/>
        </w:rPr>
      </w:pPr>
    </w:p>
    <w:p w14:paraId="6BD193E8" w14:textId="77777777" w:rsidR="00BE3033" w:rsidRPr="00D5163E" w:rsidRDefault="00BE3033" w:rsidP="00BE3033">
      <w:pPr>
        <w:spacing w:line="240" w:lineRule="auto"/>
        <w:ind w:firstLine="0"/>
        <w:jc w:val="center"/>
        <w:rPr>
          <w:rFonts w:ascii="Times New Roman" w:hAnsi="Times New Roman" w:cs="Times New Roman"/>
        </w:rPr>
      </w:pPr>
    </w:p>
    <w:p w14:paraId="62241ED2"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1EBF3BBA" w14:textId="7FACBEEF" w:rsidR="00BE3033" w:rsidRPr="00D5163E" w:rsidRDefault="00BE0349"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Luciano Allegretti Mercadante </w:t>
      </w:r>
      <w:r w:rsidR="00BE3033" w:rsidRPr="00D5163E">
        <w:rPr>
          <w:rFonts w:ascii="Times New Roman" w:hAnsi="Times New Roman" w:cs="Times New Roman"/>
        </w:rPr>
        <w:t>– Coorientado</w:t>
      </w:r>
      <w:r w:rsidRPr="00D5163E">
        <w:rPr>
          <w:rFonts w:ascii="Times New Roman" w:hAnsi="Times New Roman" w:cs="Times New Roman"/>
        </w:rPr>
        <w:t>r</w:t>
      </w:r>
    </w:p>
    <w:p w14:paraId="29631574"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593AD689" w14:textId="77777777" w:rsidR="00BE3033" w:rsidRPr="00D5163E" w:rsidRDefault="00BE3033" w:rsidP="00BE3033">
      <w:pPr>
        <w:spacing w:line="240" w:lineRule="auto"/>
        <w:ind w:firstLine="0"/>
        <w:jc w:val="center"/>
        <w:rPr>
          <w:rFonts w:ascii="Times New Roman" w:hAnsi="Times New Roman" w:cs="Times New Roman"/>
        </w:rPr>
      </w:pPr>
    </w:p>
    <w:p w14:paraId="414525FA" w14:textId="77777777" w:rsidR="00BE3033" w:rsidRPr="00D5163E" w:rsidRDefault="00BE3033" w:rsidP="00BE3033">
      <w:pPr>
        <w:spacing w:line="240" w:lineRule="auto"/>
        <w:ind w:firstLine="0"/>
        <w:jc w:val="center"/>
        <w:rPr>
          <w:rFonts w:ascii="Times New Roman" w:hAnsi="Times New Roman" w:cs="Times New Roman"/>
        </w:rPr>
      </w:pPr>
    </w:p>
    <w:p w14:paraId="5C35B310" w14:textId="77777777" w:rsidR="00B46ABB" w:rsidRPr="00D5163E" w:rsidRDefault="00B46ABB" w:rsidP="00BE3033">
      <w:pPr>
        <w:spacing w:line="240" w:lineRule="auto"/>
        <w:ind w:firstLine="0"/>
        <w:jc w:val="center"/>
        <w:rPr>
          <w:rFonts w:ascii="Times New Roman" w:hAnsi="Times New Roman" w:cs="Times New Roman"/>
        </w:rPr>
      </w:pPr>
    </w:p>
    <w:p w14:paraId="6FF470AC" w14:textId="77777777" w:rsidR="00E913E0" w:rsidRPr="00D5163E" w:rsidRDefault="00E913E0" w:rsidP="00BE3033">
      <w:pPr>
        <w:spacing w:line="240" w:lineRule="auto"/>
        <w:ind w:firstLine="0"/>
        <w:jc w:val="center"/>
        <w:rPr>
          <w:rFonts w:ascii="Times New Roman" w:hAnsi="Times New Roman" w:cs="Times New Roman"/>
        </w:rPr>
      </w:pPr>
    </w:p>
    <w:p w14:paraId="13235AE3" w14:textId="77777777" w:rsidR="00BE3033" w:rsidRPr="00D5163E" w:rsidRDefault="00BE3033" w:rsidP="00BE3033">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4E62636C" w14:textId="05FC7EF4" w:rsidR="00BE3033" w:rsidRPr="00D5163E" w:rsidRDefault="008D6EB0" w:rsidP="00BE3033">
      <w:pPr>
        <w:spacing w:line="240" w:lineRule="auto"/>
        <w:ind w:firstLine="0"/>
        <w:jc w:val="center"/>
        <w:rPr>
          <w:rFonts w:ascii="Times New Roman" w:hAnsi="Times New Roman" w:cs="Times New Roman"/>
        </w:rPr>
      </w:pPr>
      <w:r w:rsidRPr="00D5163E">
        <w:rPr>
          <w:rFonts w:ascii="Times New Roman" w:hAnsi="Times New Roman" w:cs="Times New Roman"/>
        </w:rPr>
        <w:t xml:space="preserve">Prof. Dr. Cristiano </w:t>
      </w:r>
      <w:proofErr w:type="spellStart"/>
      <w:r w:rsidRPr="00D5163E">
        <w:rPr>
          <w:rFonts w:ascii="Times New Roman" w:hAnsi="Times New Roman" w:cs="Times New Roman"/>
        </w:rPr>
        <w:t>Torezzan</w:t>
      </w:r>
      <w:proofErr w:type="spellEnd"/>
      <w:r w:rsidR="00BE3033" w:rsidRPr="00D5163E">
        <w:rPr>
          <w:rFonts w:ascii="Times New Roman" w:hAnsi="Times New Roman" w:cs="Times New Roman"/>
        </w:rPr>
        <w:t>– Avaliador</w:t>
      </w:r>
    </w:p>
    <w:p w14:paraId="4F912E00" w14:textId="63E9AF4F" w:rsidR="00BE0349" w:rsidRPr="00D5163E" w:rsidRDefault="00BE3033" w:rsidP="00FF1219">
      <w:pPr>
        <w:spacing w:line="240" w:lineRule="auto"/>
        <w:ind w:firstLine="0"/>
        <w:jc w:val="center"/>
        <w:rPr>
          <w:rFonts w:ascii="Times New Roman" w:hAnsi="Times New Roman" w:cs="Times New Roman"/>
        </w:rPr>
      </w:pPr>
      <w:r w:rsidRPr="00D5163E">
        <w:rPr>
          <w:rFonts w:ascii="Times New Roman" w:hAnsi="Times New Roman" w:cs="Times New Roman"/>
        </w:rPr>
        <w:t>Faculdade de Ciências Aplicadas (FCA/UNICAMP)</w:t>
      </w:r>
    </w:p>
    <w:p w14:paraId="2BCC1E6C" w14:textId="77777777" w:rsidR="00FF1219" w:rsidRPr="00D5163E" w:rsidRDefault="00FF1219" w:rsidP="00FF1219">
      <w:pPr>
        <w:spacing w:line="240" w:lineRule="auto"/>
        <w:ind w:firstLine="0"/>
        <w:jc w:val="center"/>
        <w:rPr>
          <w:rFonts w:ascii="Times New Roman" w:hAnsi="Times New Roman" w:cs="Times New Roman"/>
        </w:rPr>
      </w:pPr>
    </w:p>
    <w:p w14:paraId="367BF5B4" w14:textId="77777777" w:rsidR="00FF1219" w:rsidRPr="00D5163E" w:rsidRDefault="00FF1219" w:rsidP="00FF1219">
      <w:pPr>
        <w:spacing w:line="240" w:lineRule="auto"/>
        <w:ind w:firstLine="0"/>
        <w:jc w:val="center"/>
        <w:rPr>
          <w:rFonts w:ascii="Times New Roman" w:hAnsi="Times New Roman" w:cs="Times New Roman"/>
        </w:rPr>
      </w:pPr>
    </w:p>
    <w:p w14:paraId="0F9E97C9" w14:textId="77777777" w:rsidR="00BE0349" w:rsidRPr="00D5163E" w:rsidRDefault="00BE0349" w:rsidP="009E4755">
      <w:pPr>
        <w:spacing w:line="240" w:lineRule="auto"/>
        <w:ind w:firstLine="0"/>
        <w:jc w:val="center"/>
        <w:rPr>
          <w:rFonts w:ascii="Times New Roman" w:hAnsi="Times New Roman" w:cs="Times New Roman"/>
        </w:rPr>
      </w:pPr>
    </w:p>
    <w:p w14:paraId="15333529" w14:textId="77777777" w:rsidR="009E4755" w:rsidRPr="00D5163E" w:rsidRDefault="009E4755" w:rsidP="009E4755">
      <w:pPr>
        <w:spacing w:line="240" w:lineRule="auto"/>
        <w:ind w:firstLine="0"/>
        <w:jc w:val="center"/>
        <w:rPr>
          <w:rFonts w:ascii="Times New Roman" w:hAnsi="Times New Roman" w:cs="Times New Roman"/>
        </w:rPr>
      </w:pPr>
    </w:p>
    <w:p w14:paraId="5231AF11" w14:textId="77777777" w:rsidR="00BE0349" w:rsidRPr="00D5163E" w:rsidRDefault="00BE0349" w:rsidP="00BE0349">
      <w:pPr>
        <w:spacing w:line="240" w:lineRule="auto"/>
        <w:ind w:firstLine="0"/>
        <w:jc w:val="center"/>
        <w:rPr>
          <w:rFonts w:ascii="Times New Roman" w:hAnsi="Times New Roman" w:cs="Times New Roman"/>
        </w:rPr>
      </w:pPr>
      <w:r w:rsidRPr="00D5163E">
        <w:rPr>
          <w:rFonts w:ascii="Times New Roman" w:hAnsi="Times New Roman" w:cs="Times New Roman"/>
        </w:rPr>
        <w:t>________________________________________________</w:t>
      </w:r>
    </w:p>
    <w:p w14:paraId="57161017" w14:textId="19426F5F" w:rsidR="00BE0349" w:rsidRPr="00D5163E" w:rsidRDefault="00BE0349" w:rsidP="00BE0349">
      <w:pPr>
        <w:spacing w:line="240" w:lineRule="auto"/>
        <w:ind w:firstLine="0"/>
        <w:jc w:val="center"/>
        <w:rPr>
          <w:rFonts w:ascii="Times New Roman" w:hAnsi="Times New Roman" w:cs="Times New Roman"/>
        </w:rPr>
      </w:pPr>
      <w:r w:rsidRPr="00D5163E">
        <w:rPr>
          <w:rFonts w:ascii="Times New Roman" w:hAnsi="Times New Roman" w:cs="Times New Roman"/>
        </w:rPr>
        <w:t>Prof. Dr.</w:t>
      </w:r>
      <w:r w:rsidR="00FF1219" w:rsidRPr="00D5163E">
        <w:rPr>
          <w:rFonts w:ascii="Times New Roman" w:hAnsi="Times New Roman" w:cs="Times New Roman"/>
        </w:rPr>
        <w:t xml:space="preserve"> Felipe Arruda Moura</w:t>
      </w:r>
      <w:r w:rsidRPr="00D5163E">
        <w:rPr>
          <w:rFonts w:ascii="Times New Roman" w:hAnsi="Times New Roman" w:cs="Times New Roman"/>
        </w:rPr>
        <w:t>– Avaliador</w:t>
      </w:r>
    </w:p>
    <w:p w14:paraId="0474384C" w14:textId="02ADFFDE" w:rsidR="00BE0349" w:rsidRPr="00D5163E" w:rsidRDefault="00CE6CEC" w:rsidP="00BE0349">
      <w:pPr>
        <w:spacing w:line="240" w:lineRule="auto"/>
        <w:ind w:firstLine="0"/>
        <w:jc w:val="center"/>
        <w:rPr>
          <w:rFonts w:ascii="Times New Roman" w:hAnsi="Times New Roman" w:cs="Times New Roman"/>
        </w:rPr>
      </w:pPr>
      <w:r w:rsidRPr="00D5163E">
        <w:rPr>
          <w:rFonts w:ascii="Times New Roman" w:hAnsi="Times New Roman" w:cs="Times New Roman"/>
        </w:rPr>
        <w:t>Uni</w:t>
      </w:r>
      <w:r w:rsidR="008D22B2" w:rsidRPr="00D5163E">
        <w:rPr>
          <w:rFonts w:ascii="Times New Roman" w:hAnsi="Times New Roman" w:cs="Times New Roman"/>
        </w:rPr>
        <w:t>versidade Estadual de Londrina</w:t>
      </w:r>
      <w:r w:rsidR="00BE0349" w:rsidRPr="00D5163E">
        <w:rPr>
          <w:rFonts w:ascii="Times New Roman" w:hAnsi="Times New Roman" w:cs="Times New Roman"/>
        </w:rPr>
        <w:t xml:space="preserve"> (</w:t>
      </w:r>
      <w:r w:rsidR="008D22B2" w:rsidRPr="00D5163E">
        <w:rPr>
          <w:rFonts w:ascii="Times New Roman" w:hAnsi="Times New Roman" w:cs="Times New Roman"/>
        </w:rPr>
        <w:t>UEL</w:t>
      </w:r>
      <w:r w:rsidR="00BE0349" w:rsidRPr="00D5163E">
        <w:rPr>
          <w:rFonts w:ascii="Times New Roman" w:hAnsi="Times New Roman" w:cs="Times New Roman"/>
        </w:rPr>
        <w:t>)</w:t>
      </w:r>
    </w:p>
    <w:p w14:paraId="641F6DC2" w14:textId="77777777" w:rsidR="00BE0349" w:rsidRPr="00D5163E" w:rsidRDefault="00BE0349" w:rsidP="00BE3033">
      <w:pPr>
        <w:rPr>
          <w:rFonts w:ascii="Times New Roman" w:hAnsi="Times New Roman" w:cs="Times New Roman"/>
        </w:rPr>
      </w:pPr>
    </w:p>
    <w:p w14:paraId="5602A047" w14:textId="77777777" w:rsidR="00BE0349" w:rsidRPr="00D5163E" w:rsidRDefault="00BE0349" w:rsidP="00BE3033">
      <w:pPr>
        <w:rPr>
          <w:rFonts w:ascii="Times New Roman" w:hAnsi="Times New Roman" w:cs="Times New Roman"/>
        </w:rPr>
      </w:pPr>
    </w:p>
    <w:p w14:paraId="316BC6D3" w14:textId="77777777" w:rsidR="00BE0349" w:rsidRPr="00D5163E" w:rsidRDefault="00BE0349" w:rsidP="00BE3033">
      <w:pPr>
        <w:rPr>
          <w:rFonts w:ascii="Times New Roman" w:hAnsi="Times New Roman" w:cs="Times New Roman"/>
        </w:rPr>
      </w:pPr>
    </w:p>
    <w:p w14:paraId="61378B39" w14:textId="77777777" w:rsidR="00FF1219" w:rsidRPr="00D5163E" w:rsidRDefault="00FF1219" w:rsidP="00BE3033">
      <w:pPr>
        <w:rPr>
          <w:rFonts w:ascii="Times New Roman" w:hAnsi="Times New Roman" w:cs="Times New Roman"/>
        </w:rPr>
      </w:pPr>
    </w:p>
    <w:p w14:paraId="5095B023" w14:textId="77777777" w:rsidR="00BE0349" w:rsidRPr="00D5163E" w:rsidRDefault="00BE0349" w:rsidP="00BE3033">
      <w:pPr>
        <w:rPr>
          <w:rFonts w:ascii="Times New Roman" w:hAnsi="Times New Roman" w:cs="Times New Roman"/>
        </w:rPr>
      </w:pPr>
    </w:p>
    <w:p w14:paraId="6AD506C0" w14:textId="77777777" w:rsidR="00BE0349" w:rsidRPr="00D5163E" w:rsidRDefault="00BE0349" w:rsidP="00BE3033">
      <w:pPr>
        <w:rPr>
          <w:rFonts w:ascii="Times New Roman" w:hAnsi="Times New Roman" w:cs="Times New Roman"/>
        </w:rPr>
      </w:pPr>
    </w:p>
    <w:p w14:paraId="43A78C4A" w14:textId="03E67D18" w:rsidR="00B46ABB" w:rsidRPr="00D5163E" w:rsidRDefault="003B0330" w:rsidP="009E4755">
      <w:pPr>
        <w:spacing w:line="276" w:lineRule="auto"/>
        <w:ind w:firstLine="0"/>
        <w:rPr>
          <w:rFonts w:ascii="Times New Roman" w:hAnsi="Times New Roman" w:cs="Times New Roman"/>
        </w:rPr>
      </w:pPr>
      <w:r w:rsidRPr="00D5163E">
        <w:rPr>
          <w:rFonts w:ascii="Times New Roman" w:hAnsi="Times New Roman" w:cs="Times New Roman"/>
        </w:rPr>
        <w:t>Ata da defesa, assinada pelos membros da Comissão Examinadora, encontra-se no SIGA/Sistema de Fluxo de Dissertação/Tese e na Secretaria de Pós</w:t>
      </w:r>
      <w:r w:rsidR="0074504A">
        <w:rPr>
          <w:rFonts w:ascii="Times New Roman" w:hAnsi="Times New Roman" w:cs="Times New Roman"/>
        </w:rPr>
        <w:t>-</w:t>
      </w:r>
      <w:r w:rsidRPr="00D5163E">
        <w:rPr>
          <w:rFonts w:ascii="Times New Roman" w:hAnsi="Times New Roman" w:cs="Times New Roman"/>
        </w:rPr>
        <w:t>Graduação da Faculdade de Ciências Aplicadas</w:t>
      </w:r>
      <w:r w:rsidR="00BE0349" w:rsidRPr="00D5163E">
        <w:rPr>
          <w:rFonts w:ascii="Times New Roman" w:hAnsi="Times New Roman" w:cs="Times New Roman"/>
        </w:rPr>
        <w:t>.</w:t>
      </w:r>
      <w:r w:rsidR="00B46ABB" w:rsidRPr="00D5163E">
        <w:rPr>
          <w:rFonts w:ascii="Times New Roman" w:hAnsi="Times New Roman" w:cs="Times New Roman"/>
        </w:rPr>
        <w:br w:type="page"/>
      </w:r>
    </w:p>
    <w:p w14:paraId="0DBDDCE9" w14:textId="77777777" w:rsidR="00786D59" w:rsidRPr="00D5163E" w:rsidRDefault="00786D59" w:rsidP="00BE3033">
      <w:pPr>
        <w:spacing w:line="240" w:lineRule="auto"/>
        <w:ind w:firstLine="0"/>
        <w:jc w:val="center"/>
        <w:rPr>
          <w:rFonts w:ascii="Times New Roman" w:hAnsi="Times New Roman" w:cs="Times New Roman"/>
        </w:rPr>
      </w:pPr>
    </w:p>
    <w:p w14:paraId="266F3783" w14:textId="77777777" w:rsidR="00786D59" w:rsidRPr="00D5163E" w:rsidRDefault="00786D59" w:rsidP="00BE3033">
      <w:pPr>
        <w:spacing w:line="240" w:lineRule="auto"/>
        <w:ind w:firstLine="0"/>
        <w:jc w:val="center"/>
        <w:rPr>
          <w:rFonts w:ascii="Times New Roman" w:hAnsi="Times New Roman" w:cs="Times New Roman"/>
        </w:rPr>
      </w:pPr>
    </w:p>
    <w:p w14:paraId="1F692562" w14:textId="77777777" w:rsidR="00786D59" w:rsidRPr="00D5163E" w:rsidRDefault="00786D59" w:rsidP="006837E6">
      <w:pPr>
        <w:spacing w:line="240" w:lineRule="auto"/>
        <w:ind w:firstLine="0"/>
        <w:jc w:val="center"/>
        <w:rPr>
          <w:rFonts w:ascii="Times New Roman" w:hAnsi="Times New Roman" w:cs="Times New Roman"/>
          <w:b/>
        </w:rPr>
      </w:pPr>
      <w:r w:rsidRPr="00D5163E">
        <w:rPr>
          <w:rFonts w:ascii="Times New Roman" w:hAnsi="Times New Roman" w:cs="Times New Roman"/>
          <w:b/>
        </w:rPr>
        <w:t>AGRADECIMENTOS</w:t>
      </w:r>
    </w:p>
    <w:p w14:paraId="1FCBEA55" w14:textId="77777777" w:rsidR="00786D59" w:rsidRPr="00D5163E" w:rsidRDefault="00786D59" w:rsidP="00786D59">
      <w:pPr>
        <w:spacing w:line="240" w:lineRule="auto"/>
        <w:ind w:firstLine="0"/>
        <w:jc w:val="center"/>
        <w:rPr>
          <w:rFonts w:ascii="Times New Roman" w:hAnsi="Times New Roman" w:cs="Times New Roman"/>
          <w:b/>
        </w:rPr>
      </w:pPr>
    </w:p>
    <w:p w14:paraId="6CE98E86" w14:textId="77777777" w:rsidR="00786D59" w:rsidRPr="00D5163E" w:rsidRDefault="00786D59" w:rsidP="00786D59">
      <w:pPr>
        <w:spacing w:line="240" w:lineRule="auto"/>
        <w:ind w:firstLine="0"/>
        <w:jc w:val="center"/>
        <w:rPr>
          <w:rFonts w:ascii="Times New Roman" w:hAnsi="Times New Roman" w:cs="Times New Roman"/>
          <w:b/>
        </w:rPr>
      </w:pPr>
    </w:p>
    <w:p w14:paraId="03546329" w14:textId="45C5635F"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Gostaria de agradecer a Deus, que sempre esteve ao meu lado. Ele esteve presente tantos nos momentos mais felizes da minha vida quanto nos momentos mais difíceis, celebrando comigo e oferecendo conforto quando necessário. O ano de 2020 foi muito difícil, marcado pelo medo da pandemia. O medo estava em perder meus pais, de estar desempregado e de não conseguir atingir meus objetivos. No entanto, Deus estava lá, ouvindo minhas preces. Com muita fé e trabalho, dia após dia, noite após noite, consegui superar os desafios. Hoje sou muito grato por tudo, pelo mestrado que está </w:t>
      </w:r>
      <w:proofErr w:type="gramStart"/>
      <w:r w:rsidRPr="00D5163E">
        <w:rPr>
          <w:rFonts w:ascii="Times New Roman" w:hAnsi="Times New Roman" w:cs="Times New Roman"/>
        </w:rPr>
        <w:t>chegando ao fim</w:t>
      </w:r>
      <w:proofErr w:type="gramEnd"/>
      <w:r w:rsidRPr="00D5163E">
        <w:rPr>
          <w:rFonts w:ascii="Times New Roman" w:hAnsi="Times New Roman" w:cs="Times New Roman"/>
        </w:rPr>
        <w:t>, pelo emprego que tenho, pelas pessoas que conheci e pelas habilidades que desenvolvi ao longo desses anos. Obrigado por tudo Deus. Amém.</w:t>
      </w:r>
    </w:p>
    <w:p w14:paraId="576CCD45"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a minha família, eles sempre estiveram ao meu lado e me ajudaram em tudo que precisei. Família é tudo, eu aprendi isso não só nas dificuldades, mas também nos momentos felizes da vida. Deixar registrado o carinho que tenho pelo meu primo, que Deus o tenha, ele passou por muitos desafios e agora está em um lugar melhor. </w:t>
      </w:r>
    </w:p>
    <w:p w14:paraId="040BC4D0"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Agradeço ao Professor Dr. Leonardo, que aceitou o desafio de orientar um aluno de outra área de graduação e construir um projeto interdisciplinar. Eram muitos desafios nessa jornada, seja na construção do projeto, no desenvolvimento da metodologia e nas análises. Suas orientações foram precisas para finalizar o trabalho, mas principalmente no meu desenvolvimento profissional como analista.</w:t>
      </w:r>
    </w:p>
    <w:p w14:paraId="528A0387"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Professor Dr. Luciano, obrigado por tudo. Nossa jornada é de muito tempo, nove anos precisamente, e sou muito grato por fazer parte do trabalho. Espero poder visitá-lo em Floripa algum dia desses, e continuar no grupo dos </w:t>
      </w:r>
      <w:proofErr w:type="spellStart"/>
      <w:r w:rsidRPr="00D5163E">
        <w:rPr>
          <w:rFonts w:ascii="Times New Roman" w:hAnsi="Times New Roman" w:cs="Times New Roman"/>
        </w:rPr>
        <w:t>favoritinhos</w:t>
      </w:r>
      <w:proofErr w:type="spellEnd"/>
      <w:r w:rsidRPr="00D5163E">
        <w:rPr>
          <w:rFonts w:ascii="Times New Roman" w:hAnsi="Times New Roman" w:cs="Times New Roman"/>
        </w:rPr>
        <w:t xml:space="preserve">. </w:t>
      </w:r>
    </w:p>
    <w:p w14:paraId="13B63314" w14:textId="77777777"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também a Professora Dra. Betania, que contribuiu na construção do trabalho, de me ensinar a metodologia proposta no seu trabalho e que foi utilizada no trabalho. Ainda lembro das várias horas resolvendo os bugs dos códigos e analisando os resultados. Muito obrigado pelos ensinamentos, você será uma ótima professora. </w:t>
      </w:r>
    </w:p>
    <w:p w14:paraId="4FD2425C" w14:textId="308D6CE0" w:rsidR="00E03877"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 xml:space="preserve">Agradeço meus amigos, que sempre me apoiaram e ajudaram. Vocês acompanharam de perto as mudanças da minha vida, e eu a de vocês, e não consigo imaginar essa jornada sem ter vocês </w:t>
      </w:r>
      <w:r w:rsidR="001C69F4" w:rsidRPr="00D5163E">
        <w:rPr>
          <w:rFonts w:ascii="Times New Roman" w:hAnsi="Times New Roman" w:cs="Times New Roman"/>
        </w:rPr>
        <w:t>a</w:t>
      </w:r>
      <w:r w:rsidRPr="00D5163E">
        <w:rPr>
          <w:rFonts w:ascii="Times New Roman" w:hAnsi="Times New Roman" w:cs="Times New Roman"/>
        </w:rPr>
        <w:t xml:space="preserve">o meu lado. </w:t>
      </w:r>
    </w:p>
    <w:p w14:paraId="570DAE1A" w14:textId="3C969E39" w:rsidR="00786D59" w:rsidRPr="00D5163E" w:rsidRDefault="00E03877" w:rsidP="00E03877">
      <w:pPr>
        <w:spacing w:line="240" w:lineRule="auto"/>
        <w:ind w:firstLine="1134"/>
        <w:rPr>
          <w:rFonts w:ascii="Times New Roman" w:hAnsi="Times New Roman" w:cs="Times New Roman"/>
        </w:rPr>
      </w:pPr>
      <w:r w:rsidRPr="00D5163E">
        <w:rPr>
          <w:rFonts w:ascii="Times New Roman" w:hAnsi="Times New Roman" w:cs="Times New Roman"/>
        </w:rPr>
        <w:t>Para finalizar essa parte, obrigado a mim mesmo, que continuou lutando e não desistiu. Grande abraço e bora para o próximo desafio</w:t>
      </w:r>
      <w:r w:rsidR="001C69F4" w:rsidRPr="00D5163E">
        <w:rPr>
          <w:rFonts w:ascii="Times New Roman" w:hAnsi="Times New Roman" w:cs="Times New Roman"/>
        </w:rPr>
        <w:t>.</w:t>
      </w:r>
    </w:p>
    <w:p w14:paraId="42DD0C5D" w14:textId="77777777" w:rsidR="005F5812" w:rsidRPr="00D5163E" w:rsidRDefault="005F5812" w:rsidP="005F5812">
      <w:pPr>
        <w:spacing w:line="240" w:lineRule="auto"/>
        <w:ind w:firstLine="1134"/>
        <w:rPr>
          <w:rFonts w:ascii="Times New Roman" w:hAnsi="Times New Roman" w:cs="Times New Roman"/>
        </w:rPr>
      </w:pPr>
    </w:p>
    <w:p w14:paraId="35301B5C" w14:textId="77777777" w:rsidR="005F5812" w:rsidRPr="00D5163E" w:rsidRDefault="005F5812" w:rsidP="005F5812">
      <w:pPr>
        <w:spacing w:line="240" w:lineRule="auto"/>
        <w:ind w:firstLine="1134"/>
        <w:rPr>
          <w:rFonts w:ascii="Times New Roman" w:hAnsi="Times New Roman" w:cs="Times New Roman"/>
        </w:rPr>
      </w:pPr>
    </w:p>
    <w:p w14:paraId="11966E85" w14:textId="77777777" w:rsidR="005F5812" w:rsidRPr="00D5163E" w:rsidRDefault="005F5812" w:rsidP="005F5812">
      <w:pPr>
        <w:spacing w:line="240" w:lineRule="auto"/>
        <w:ind w:firstLine="1134"/>
        <w:rPr>
          <w:rFonts w:ascii="Times New Roman" w:hAnsi="Times New Roman" w:cs="Times New Roman"/>
        </w:rPr>
      </w:pPr>
    </w:p>
    <w:p w14:paraId="531A8C7A" w14:textId="77777777" w:rsidR="005F5812" w:rsidRPr="00D5163E" w:rsidRDefault="005F5812" w:rsidP="005F5812">
      <w:pPr>
        <w:spacing w:line="240" w:lineRule="auto"/>
        <w:ind w:firstLine="1134"/>
        <w:rPr>
          <w:rFonts w:ascii="Times New Roman" w:hAnsi="Times New Roman" w:cs="Times New Roman"/>
        </w:rPr>
      </w:pPr>
    </w:p>
    <w:p w14:paraId="3C8C0BF2" w14:textId="77777777" w:rsidR="005F5812" w:rsidRPr="00D5163E" w:rsidRDefault="005F5812" w:rsidP="005F5812">
      <w:pPr>
        <w:spacing w:line="240" w:lineRule="auto"/>
        <w:ind w:firstLine="1134"/>
        <w:rPr>
          <w:rFonts w:ascii="Times New Roman" w:hAnsi="Times New Roman" w:cs="Times New Roman"/>
        </w:rPr>
      </w:pPr>
    </w:p>
    <w:p w14:paraId="63B324C5" w14:textId="77777777" w:rsidR="005F5812" w:rsidRPr="00D5163E" w:rsidRDefault="005F5812" w:rsidP="005F5812">
      <w:pPr>
        <w:spacing w:line="240" w:lineRule="auto"/>
        <w:ind w:firstLine="1134"/>
        <w:rPr>
          <w:rFonts w:ascii="Times New Roman" w:hAnsi="Times New Roman" w:cs="Times New Roman"/>
        </w:rPr>
      </w:pPr>
    </w:p>
    <w:p w14:paraId="6A967BF2"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122ADDB" w14:textId="77777777" w:rsidR="005F5812" w:rsidRPr="00D5163E" w:rsidRDefault="005F5812" w:rsidP="005F5812">
      <w:pPr>
        <w:spacing w:line="240" w:lineRule="auto"/>
        <w:ind w:firstLine="0"/>
        <w:jc w:val="center"/>
        <w:rPr>
          <w:rFonts w:ascii="Times New Roman" w:hAnsi="Times New Roman" w:cs="Times New Roman"/>
          <w:b/>
        </w:rPr>
      </w:pPr>
      <w:r w:rsidRPr="00D5163E">
        <w:rPr>
          <w:rFonts w:ascii="Times New Roman" w:hAnsi="Times New Roman" w:cs="Times New Roman"/>
          <w:b/>
        </w:rPr>
        <w:lastRenderedPageBreak/>
        <w:t>RESUMO</w:t>
      </w:r>
    </w:p>
    <w:p w14:paraId="71981F47" w14:textId="77777777" w:rsidR="005F5812" w:rsidRPr="00D5163E" w:rsidRDefault="005F5812" w:rsidP="00131EC8">
      <w:pPr>
        <w:spacing w:line="240" w:lineRule="auto"/>
        <w:ind w:firstLine="0"/>
        <w:rPr>
          <w:rFonts w:ascii="Times New Roman" w:hAnsi="Times New Roman" w:cs="Times New Roman"/>
          <w:b/>
        </w:rPr>
      </w:pPr>
    </w:p>
    <w:p w14:paraId="6C552CF7" w14:textId="12EBF960" w:rsidR="00623F60" w:rsidRPr="00D5163E" w:rsidRDefault="000948DF" w:rsidP="00623F60">
      <w:pPr>
        <w:spacing w:before="240"/>
        <w:ind w:firstLine="1134"/>
        <w:rPr>
          <w:rFonts w:ascii="Times New Roman" w:hAnsi="Times New Roman" w:cs="Times New Roman"/>
        </w:rPr>
      </w:pPr>
      <w:r w:rsidRPr="00D5163E">
        <w:rPr>
          <w:rFonts w:ascii="Times New Roman" w:hAnsi="Times New Roman" w:cs="Times New Roman"/>
        </w:rPr>
        <w:t>A análise de desempenho no esporte vem atraindo cada vez mais interesse no decorrer dos anos em virtude do profissionalismo das equipes e da competitividade dos campeonatos.</w:t>
      </w:r>
      <w:r w:rsidR="00A95945" w:rsidRPr="00D5163E">
        <w:rPr>
          <w:rFonts w:ascii="Times New Roman" w:hAnsi="Times New Roman" w:cs="Times New Roman"/>
        </w:rPr>
        <w:t xml:space="preserve"> Em tal campo, é</w:t>
      </w:r>
      <w:r w:rsidRPr="00D5163E">
        <w:rPr>
          <w:rFonts w:ascii="Times New Roman" w:hAnsi="Times New Roman" w:cs="Times New Roman"/>
        </w:rPr>
        <w:t xml:space="preserve"> essencial a produção de informações pertinentes ao jogo, de modo a otimizar as tomadas de decisões da comissão técnica e jogadores durante ou após o jogo.</w:t>
      </w:r>
      <w:r w:rsidR="00A95945" w:rsidRPr="00D5163E">
        <w:rPr>
          <w:rFonts w:ascii="Times New Roman" w:hAnsi="Times New Roman" w:cs="Times New Roman"/>
        </w:rPr>
        <w:t xml:space="preserve"> Neste contexto, a presente dissertação aborda o uso da metodologia</w:t>
      </w:r>
      <w:r w:rsidR="00791859" w:rsidRPr="00D5163E">
        <w:rPr>
          <w:rFonts w:ascii="Times New Roman" w:hAnsi="Times New Roman" w:cs="Times New Roman"/>
        </w:rPr>
        <w:t xml:space="preserve"> de apoio à decisão</w:t>
      </w:r>
      <w:r w:rsidR="00A95945" w:rsidRPr="00D5163E">
        <w:rPr>
          <w:rFonts w:ascii="Times New Roman" w:hAnsi="Times New Roman" w:cs="Times New Roman"/>
        </w:rPr>
        <w:t xml:space="preserve"> </w:t>
      </w:r>
      <w:proofErr w:type="spellStart"/>
      <w:r w:rsidR="00A95945" w:rsidRPr="00D5163E">
        <w:rPr>
          <w:rFonts w:ascii="Times New Roman" w:hAnsi="Times New Roman" w:cs="Times New Roman"/>
        </w:rPr>
        <w:t>mulcritério</w:t>
      </w:r>
      <w:proofErr w:type="spellEnd"/>
      <w:r w:rsidR="00791859" w:rsidRPr="00D5163E">
        <w:rPr>
          <w:rFonts w:ascii="Times New Roman" w:hAnsi="Times New Roman" w:cs="Times New Roman"/>
        </w:rPr>
        <w:t xml:space="preserve"> (MCDA)</w:t>
      </w:r>
      <w:r w:rsidR="00A95945" w:rsidRPr="00D5163E">
        <w:rPr>
          <w:rFonts w:ascii="Times New Roman" w:hAnsi="Times New Roman" w:cs="Times New Roman"/>
        </w:rPr>
        <w:t xml:space="preserve"> para ordenamento de quintetos no basquetebol. Na abordagem proposta, exploramos uma extensão</w:t>
      </w:r>
      <w:r w:rsidR="00237E05">
        <w:rPr>
          <w:rFonts w:ascii="Times New Roman" w:hAnsi="Times New Roman" w:cs="Times New Roman"/>
        </w:rPr>
        <w:t xml:space="preserve"> </w:t>
      </w:r>
      <w:r w:rsidR="00791859" w:rsidRPr="00D5163E">
        <w:rPr>
          <w:rFonts w:ascii="Times New Roman" w:hAnsi="Times New Roman" w:cs="Times New Roman"/>
        </w:rPr>
        <w:t>do método</w:t>
      </w:r>
      <w:r w:rsidR="007D33DE" w:rsidRPr="00D5163E">
        <w:rPr>
          <w:rFonts w:ascii="Times New Roman" w:hAnsi="Times New Roman" w:cs="Times New Roman"/>
        </w:rPr>
        <w:t xml:space="preserve"> de MCDA conhecido como</w:t>
      </w:r>
      <w:r w:rsidR="00791859" w:rsidRPr="00D5163E">
        <w:rPr>
          <w:rFonts w:ascii="Times New Roman" w:hAnsi="Times New Roman" w:cs="Times New Roman"/>
        </w:rPr>
        <w:t xml:space="preserve"> TOPSI</w:t>
      </w:r>
      <w:r w:rsidR="007D33DE" w:rsidRPr="00D5163E">
        <w:rPr>
          <w:rFonts w:ascii="Times New Roman" w:hAnsi="Times New Roman" w:cs="Times New Roman"/>
        </w:rPr>
        <w:t>S</w:t>
      </w:r>
      <w:r w:rsidR="00A95945" w:rsidRPr="00D5163E">
        <w:rPr>
          <w:rFonts w:ascii="Times New Roman" w:hAnsi="Times New Roman" w:cs="Times New Roman"/>
        </w:rPr>
        <w:t xml:space="preserve">, o que nos permitiu analisar </w:t>
      </w:r>
      <w:r w:rsidR="00791859" w:rsidRPr="00D5163E">
        <w:rPr>
          <w:rFonts w:ascii="Times New Roman" w:hAnsi="Times New Roman" w:cs="Times New Roman"/>
        </w:rPr>
        <w:t>características das séries temporais</w:t>
      </w:r>
      <w:r w:rsidR="00A95945" w:rsidRPr="00D5163E">
        <w:rPr>
          <w:rFonts w:ascii="Times New Roman" w:hAnsi="Times New Roman" w:cs="Times New Roman"/>
        </w:rPr>
        <w:t>, com</w:t>
      </w:r>
      <w:r w:rsidR="007D33DE" w:rsidRPr="00D5163E">
        <w:rPr>
          <w:rFonts w:ascii="Times New Roman" w:hAnsi="Times New Roman" w:cs="Times New Roman"/>
        </w:rPr>
        <w:t>o</w:t>
      </w:r>
      <w:r w:rsidR="00A95945" w:rsidRPr="00D5163E">
        <w:rPr>
          <w:rFonts w:ascii="Times New Roman" w:hAnsi="Times New Roman" w:cs="Times New Roman"/>
        </w:rPr>
        <w:t xml:space="preserve"> média, tendência e variabilidade, relacionadas a 10 indicadores técnicos de rendimento do quinteto</w:t>
      </w:r>
      <w:r w:rsidR="00052212" w:rsidRPr="00D5163E">
        <w:rPr>
          <w:rFonts w:ascii="Times New Roman" w:hAnsi="Times New Roman" w:cs="Times New Roman"/>
        </w:rPr>
        <w:t>.</w:t>
      </w:r>
      <w:r w:rsidR="007D33DE" w:rsidRPr="00D5163E">
        <w:rPr>
          <w:rFonts w:ascii="Times New Roman" w:hAnsi="Times New Roman" w:cs="Times New Roman"/>
        </w:rPr>
        <w:t xml:space="preserve"> Essa análise, por sua vez, foi utilizad</w:t>
      </w:r>
      <w:r w:rsidR="00932E99">
        <w:rPr>
          <w:rFonts w:ascii="Times New Roman" w:hAnsi="Times New Roman" w:cs="Times New Roman"/>
        </w:rPr>
        <w:t>a</w:t>
      </w:r>
      <w:r w:rsidR="007D33DE" w:rsidRPr="00D5163E">
        <w:rPr>
          <w:rFonts w:ascii="Times New Roman" w:hAnsi="Times New Roman" w:cs="Times New Roman"/>
        </w:rPr>
        <w:t xml:space="preserve"> para ordenar</w:t>
      </w:r>
      <w:r w:rsidR="00B963AB" w:rsidRPr="00D5163E">
        <w:rPr>
          <w:rFonts w:ascii="Times New Roman" w:hAnsi="Times New Roman" w:cs="Times New Roman"/>
        </w:rPr>
        <w:t xml:space="preserve"> quintetos</w:t>
      </w:r>
      <w:r w:rsidR="007D33DE" w:rsidRPr="00D5163E">
        <w:rPr>
          <w:rFonts w:ascii="Times New Roman" w:hAnsi="Times New Roman" w:cs="Times New Roman"/>
        </w:rPr>
        <w:t xml:space="preserve"> para cada uma das equipes da liga brasileira de basquete (NBB). A metodologia proposta foi aplicada com dados referentes a</w:t>
      </w:r>
      <w:r w:rsidR="00A057E3" w:rsidRPr="00D5163E">
        <w:rPr>
          <w:rFonts w:ascii="Times New Roman" w:hAnsi="Times New Roman" w:cs="Times New Roman"/>
        </w:rPr>
        <w:t xml:space="preserve"> 210 </w:t>
      </w:r>
      <w:r w:rsidR="00932E99" w:rsidRPr="00D5163E">
        <w:rPr>
          <w:rFonts w:ascii="Times New Roman" w:hAnsi="Times New Roman" w:cs="Times New Roman"/>
        </w:rPr>
        <w:t>jogos, disputados</w:t>
      </w:r>
      <w:r w:rsidR="00A057E3" w:rsidRPr="00D5163E">
        <w:rPr>
          <w:rFonts w:ascii="Times New Roman" w:hAnsi="Times New Roman" w:cs="Times New Roman"/>
        </w:rPr>
        <w:t xml:space="preserve"> por 14 equipes na fase de classificação da temporada 2020/2021 do NBB. </w:t>
      </w:r>
      <w:r w:rsidR="007D33DE" w:rsidRPr="00D5163E">
        <w:rPr>
          <w:rFonts w:ascii="Times New Roman" w:hAnsi="Times New Roman" w:cs="Times New Roman"/>
        </w:rPr>
        <w:t xml:space="preserve">Um dos resultados observados foi </w:t>
      </w:r>
      <w:r w:rsidR="005D6BA1" w:rsidRPr="00D5163E">
        <w:rPr>
          <w:rFonts w:ascii="Times New Roman" w:hAnsi="Times New Roman" w:cs="Times New Roman"/>
        </w:rPr>
        <w:t xml:space="preserve">uma forte correlação </w:t>
      </w:r>
      <w:r w:rsidR="007D33DE" w:rsidRPr="00D5163E">
        <w:rPr>
          <w:rFonts w:ascii="Times New Roman" w:hAnsi="Times New Roman" w:cs="Times New Roman"/>
        </w:rPr>
        <w:t xml:space="preserve">negativa </w:t>
      </w:r>
      <w:r w:rsidR="005D6BA1" w:rsidRPr="00D5163E">
        <w:rPr>
          <w:rFonts w:ascii="Times New Roman" w:hAnsi="Times New Roman" w:cs="Times New Roman"/>
        </w:rPr>
        <w:t>entre o número de quintetos utilizados pelas equipes e a sua a classificação na temporada.</w:t>
      </w:r>
      <w:r w:rsidR="007D33DE" w:rsidRPr="00D5163E">
        <w:rPr>
          <w:rFonts w:ascii="Times New Roman" w:hAnsi="Times New Roman" w:cs="Times New Roman"/>
        </w:rPr>
        <w:t xml:space="preserve"> Além disso, a metodologia investigada permite ordenar quintetos levando em consideração diferentes ponderações dos </w:t>
      </w:r>
      <w:r w:rsidR="00B963AB" w:rsidRPr="00D5163E">
        <w:rPr>
          <w:rFonts w:ascii="Times New Roman" w:hAnsi="Times New Roman" w:cs="Times New Roman"/>
        </w:rPr>
        <w:t xml:space="preserve">indicadores técnicos de desempenho, </w:t>
      </w:r>
      <w:r w:rsidR="001D3569" w:rsidRPr="00D5163E">
        <w:rPr>
          <w:rFonts w:ascii="Times New Roman" w:hAnsi="Times New Roman" w:cs="Times New Roman"/>
        </w:rPr>
        <w:t xml:space="preserve">atendendo as necessidades </w:t>
      </w:r>
      <w:r w:rsidR="00D710D4" w:rsidRPr="00D5163E">
        <w:rPr>
          <w:rFonts w:ascii="Times New Roman" w:hAnsi="Times New Roman" w:cs="Times New Roman"/>
        </w:rPr>
        <w:t>das comissões técnicas</w:t>
      </w:r>
      <w:r w:rsidR="007D33DE" w:rsidRPr="00D5163E">
        <w:rPr>
          <w:rFonts w:ascii="Times New Roman" w:hAnsi="Times New Roman" w:cs="Times New Roman"/>
        </w:rPr>
        <w:t xml:space="preserve"> para </w:t>
      </w:r>
      <w:r w:rsidR="00D710D4" w:rsidRPr="00D5163E">
        <w:rPr>
          <w:rFonts w:ascii="Times New Roman" w:hAnsi="Times New Roman" w:cs="Times New Roman"/>
        </w:rPr>
        <w:t>compreender e monitorar o progresso dos jogadores</w:t>
      </w:r>
      <w:r w:rsidR="00623F60" w:rsidRPr="00D5163E">
        <w:rPr>
          <w:rFonts w:ascii="Times New Roman" w:hAnsi="Times New Roman" w:cs="Times New Roman"/>
        </w:rPr>
        <w:t>.</w:t>
      </w:r>
      <w:r w:rsidR="00B963AB" w:rsidRPr="00D5163E">
        <w:rPr>
          <w:rFonts w:ascii="Times New Roman" w:hAnsi="Times New Roman" w:cs="Times New Roman"/>
        </w:rPr>
        <w:t xml:space="preserve"> </w:t>
      </w:r>
    </w:p>
    <w:p w14:paraId="7AF1452B" w14:textId="77777777" w:rsidR="005F5812" w:rsidRPr="00D5163E" w:rsidRDefault="005F5812" w:rsidP="005F5812">
      <w:pPr>
        <w:spacing w:line="240" w:lineRule="auto"/>
        <w:ind w:firstLine="0"/>
        <w:rPr>
          <w:rFonts w:ascii="Times New Roman" w:hAnsi="Times New Roman" w:cs="Times New Roman"/>
        </w:rPr>
      </w:pPr>
    </w:p>
    <w:p w14:paraId="14F77C88" w14:textId="54B79F8F" w:rsidR="005F5812" w:rsidRPr="00D5163E" w:rsidRDefault="005F5812" w:rsidP="005F5812">
      <w:pPr>
        <w:spacing w:line="240" w:lineRule="auto"/>
        <w:ind w:firstLine="0"/>
        <w:rPr>
          <w:rFonts w:ascii="Times New Roman" w:hAnsi="Times New Roman" w:cs="Times New Roman"/>
        </w:rPr>
      </w:pPr>
      <w:r w:rsidRPr="00D5163E">
        <w:rPr>
          <w:rFonts w:ascii="Times New Roman" w:hAnsi="Times New Roman" w:cs="Times New Roman"/>
          <w:b/>
        </w:rPr>
        <w:t xml:space="preserve">Palavras-chave: </w:t>
      </w:r>
      <w:r w:rsidR="00633E7D" w:rsidRPr="00D5163E">
        <w:rPr>
          <w:rFonts w:ascii="Times New Roman" w:hAnsi="Times New Roman" w:cs="Times New Roman"/>
        </w:rPr>
        <w:t>Análise de decisão multicritério; MCDA; Análise temporal multicritério;</w:t>
      </w:r>
      <w:r w:rsidRPr="00D5163E">
        <w:rPr>
          <w:rFonts w:ascii="Times New Roman" w:hAnsi="Times New Roman" w:cs="Times New Roman"/>
        </w:rPr>
        <w:t xml:space="preserve"> </w:t>
      </w:r>
      <w:r w:rsidR="006D336C" w:rsidRPr="00D5163E">
        <w:rPr>
          <w:rFonts w:ascii="Times New Roman" w:hAnsi="Times New Roman" w:cs="Times New Roman"/>
        </w:rPr>
        <w:t>Basquetebol</w:t>
      </w:r>
      <w:r w:rsidR="00633E7D" w:rsidRPr="00D5163E">
        <w:rPr>
          <w:rFonts w:ascii="Times New Roman" w:hAnsi="Times New Roman" w:cs="Times New Roman"/>
        </w:rPr>
        <w:t xml:space="preserve">; </w:t>
      </w:r>
      <w:r w:rsidR="00D81224" w:rsidRPr="00D5163E">
        <w:rPr>
          <w:rFonts w:ascii="Times New Roman" w:hAnsi="Times New Roman" w:cs="Times New Roman"/>
        </w:rPr>
        <w:t xml:space="preserve">Análise </w:t>
      </w:r>
      <w:r w:rsidR="00623F60" w:rsidRPr="00D5163E">
        <w:rPr>
          <w:rFonts w:ascii="Times New Roman" w:hAnsi="Times New Roman" w:cs="Times New Roman"/>
        </w:rPr>
        <w:t>de d</w:t>
      </w:r>
      <w:r w:rsidR="00D81224" w:rsidRPr="00D5163E">
        <w:rPr>
          <w:rFonts w:ascii="Times New Roman" w:hAnsi="Times New Roman" w:cs="Times New Roman"/>
        </w:rPr>
        <w:t>esempenho</w:t>
      </w:r>
      <w:r w:rsidR="007D33DE" w:rsidRPr="00D5163E">
        <w:rPr>
          <w:rFonts w:ascii="Times New Roman" w:hAnsi="Times New Roman" w:cs="Times New Roman"/>
        </w:rPr>
        <w:t>.</w:t>
      </w:r>
    </w:p>
    <w:p w14:paraId="75713542"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A9CBD5B" w14:textId="77777777" w:rsidR="005F5812" w:rsidRPr="00932E99" w:rsidRDefault="005F5812" w:rsidP="005F5812">
      <w:pPr>
        <w:spacing w:line="240" w:lineRule="auto"/>
        <w:ind w:firstLine="0"/>
        <w:jc w:val="center"/>
        <w:rPr>
          <w:rFonts w:ascii="Times New Roman" w:hAnsi="Times New Roman" w:cs="Times New Roman"/>
          <w:b/>
          <w:lang w:val="en-US"/>
        </w:rPr>
      </w:pPr>
      <w:commentRangeStart w:id="1"/>
      <w:r w:rsidRPr="00932E99">
        <w:rPr>
          <w:rFonts w:ascii="Times New Roman" w:hAnsi="Times New Roman" w:cs="Times New Roman"/>
          <w:b/>
          <w:lang w:val="en-US"/>
        </w:rPr>
        <w:lastRenderedPageBreak/>
        <w:t>ABSTRACT</w:t>
      </w:r>
      <w:commentRangeEnd w:id="1"/>
      <w:r w:rsidR="00D66892" w:rsidRPr="00D5163E">
        <w:rPr>
          <w:rStyle w:val="Refdecomentrio"/>
          <w:rFonts w:ascii="Times New Roman" w:hAnsi="Times New Roman" w:cs="Times New Roman"/>
        </w:rPr>
        <w:commentReference w:id="1"/>
      </w:r>
    </w:p>
    <w:p w14:paraId="5A191530" w14:textId="77777777" w:rsidR="005F5812" w:rsidRPr="00932E99" w:rsidRDefault="005F5812" w:rsidP="005F5812">
      <w:pPr>
        <w:spacing w:line="240" w:lineRule="auto"/>
        <w:ind w:firstLine="0"/>
        <w:jc w:val="center"/>
        <w:rPr>
          <w:rFonts w:ascii="Times New Roman" w:hAnsi="Times New Roman" w:cs="Times New Roman"/>
          <w:b/>
          <w:lang w:val="en-US"/>
        </w:rPr>
      </w:pPr>
    </w:p>
    <w:p w14:paraId="0F4EB712" w14:textId="77777777" w:rsidR="005F5812" w:rsidRPr="00932E99" w:rsidRDefault="005F5812" w:rsidP="005F5812">
      <w:pPr>
        <w:spacing w:line="240" w:lineRule="auto"/>
        <w:ind w:firstLine="0"/>
        <w:jc w:val="center"/>
        <w:rPr>
          <w:rFonts w:ascii="Times New Roman" w:hAnsi="Times New Roman" w:cs="Times New Roman"/>
          <w:b/>
          <w:lang w:val="en-US"/>
        </w:rPr>
      </w:pPr>
    </w:p>
    <w:p w14:paraId="59D1DED7" w14:textId="3EB04778" w:rsidR="00CF006B" w:rsidRPr="00932E99" w:rsidRDefault="00932E99" w:rsidP="00932E99">
      <w:pPr>
        <w:ind w:firstLine="708"/>
        <w:rPr>
          <w:rFonts w:ascii="Times New Roman" w:hAnsi="Times New Roman" w:cs="Times New Roman"/>
          <w:lang w:val="en-US"/>
        </w:rPr>
      </w:pPr>
      <w:r w:rsidRPr="00932E99">
        <w:rPr>
          <w:rFonts w:ascii="Times New Roman" w:hAnsi="Times New Roman" w:cs="Times New Roman"/>
          <w:lang w:val="en-US"/>
        </w:rPr>
        <w:t>Performance analysis in sports has been attracting increasing interest over the years due to the professionalism of teams and the competitiveness of championships. In this field, it is essential to produce relevant game information to optimize decision-making by the coaching staff and players during or after the game. In this context, this dissertation addresses the use of the multicriteria decision support methodology (MCDA) for ranking quintets in basketball. In the proposed approach, we explore an extension of the MCDA method known as TOPSIS, which allowed us to analyze characteristics of time series, such as mean, trend, and variability, related to 10 technical performance indicators of the quintet. This analysis, in turn, was used to rank quintets for each of the teams in the Brazilian Basketball League (NBB). The proposed methodology was applied with data from 210 games, played by 14 teams in the regular season of the 2020/2021 NBB season. One of the observed results was a strong negative correlation between the number of quintets used by the teams and their ranking in the season. Additionally, the investigated methodology allows ranking quintets considering different weightings of technical performance indicators, meeting the needs of coaching staffs to understand and monitor player progress.</w:t>
      </w:r>
    </w:p>
    <w:p w14:paraId="635ECBE0" w14:textId="77777777" w:rsidR="005F5812" w:rsidRPr="00932E99" w:rsidRDefault="005F5812" w:rsidP="005F5812">
      <w:pPr>
        <w:spacing w:line="240" w:lineRule="auto"/>
        <w:ind w:firstLine="0"/>
        <w:rPr>
          <w:rFonts w:ascii="Times New Roman" w:hAnsi="Times New Roman" w:cs="Times New Roman"/>
          <w:lang w:val="en-US"/>
        </w:rPr>
      </w:pPr>
    </w:p>
    <w:p w14:paraId="46C02E2F" w14:textId="77777777" w:rsidR="005F5812" w:rsidRPr="00932E99" w:rsidRDefault="005F5812" w:rsidP="005F5812">
      <w:pPr>
        <w:spacing w:line="240" w:lineRule="auto"/>
        <w:ind w:firstLine="0"/>
        <w:rPr>
          <w:rFonts w:ascii="Times New Roman" w:hAnsi="Times New Roman" w:cs="Times New Roman"/>
          <w:lang w:val="en-US"/>
        </w:rPr>
      </w:pPr>
    </w:p>
    <w:p w14:paraId="1CB678AC" w14:textId="77777777" w:rsidR="00D81224" w:rsidRPr="00D5163E" w:rsidRDefault="005F5812" w:rsidP="00D81224">
      <w:pPr>
        <w:spacing w:line="240" w:lineRule="auto"/>
        <w:ind w:firstLine="0"/>
        <w:rPr>
          <w:rFonts w:ascii="Times New Roman" w:hAnsi="Times New Roman" w:cs="Times New Roman"/>
          <w:lang w:val="en-US"/>
        </w:rPr>
      </w:pPr>
      <w:r w:rsidRPr="00D5163E">
        <w:rPr>
          <w:rFonts w:ascii="Times New Roman" w:hAnsi="Times New Roman" w:cs="Times New Roman"/>
          <w:b/>
          <w:lang w:val="en-US"/>
        </w:rPr>
        <w:t xml:space="preserve">Keywords: </w:t>
      </w:r>
      <w:r w:rsidR="00D81224" w:rsidRPr="00D5163E">
        <w:rPr>
          <w:rFonts w:ascii="Times New Roman" w:hAnsi="Times New Roman" w:cs="Times New Roman"/>
          <w:lang w:val="en-US"/>
        </w:rPr>
        <w:t xml:space="preserve">Multi-criteria decision analysis; MCDA; Multi-criteria temporal </w:t>
      </w:r>
      <w:proofErr w:type="gramStart"/>
      <w:r w:rsidR="00D81224" w:rsidRPr="00D5163E">
        <w:rPr>
          <w:rFonts w:ascii="Times New Roman" w:hAnsi="Times New Roman" w:cs="Times New Roman"/>
          <w:lang w:val="en-US"/>
        </w:rPr>
        <w:t>analysis;</w:t>
      </w:r>
      <w:proofErr w:type="gramEnd"/>
    </w:p>
    <w:p w14:paraId="55B8AACC" w14:textId="20EC1C2F" w:rsidR="005F5812" w:rsidRPr="00D5163E" w:rsidRDefault="00D81224" w:rsidP="00D81224">
      <w:pPr>
        <w:spacing w:line="240" w:lineRule="auto"/>
        <w:ind w:firstLine="0"/>
        <w:rPr>
          <w:rFonts w:ascii="Times New Roman" w:hAnsi="Times New Roman" w:cs="Times New Roman"/>
        </w:rPr>
      </w:pPr>
      <w:proofErr w:type="spellStart"/>
      <w:r w:rsidRPr="00932E99">
        <w:rPr>
          <w:rFonts w:ascii="Times New Roman" w:hAnsi="Times New Roman" w:cs="Times New Roman"/>
        </w:rPr>
        <w:t>Multi-period</w:t>
      </w:r>
      <w:proofErr w:type="spellEnd"/>
      <w:r w:rsidR="00623F60" w:rsidRPr="00932E99">
        <w:rPr>
          <w:rFonts w:ascii="Times New Roman" w:hAnsi="Times New Roman" w:cs="Times New Roman"/>
        </w:rPr>
        <w:t>;</w:t>
      </w:r>
      <w:r w:rsidR="00623F60" w:rsidRPr="00D5163E">
        <w:rPr>
          <w:rFonts w:ascii="Times New Roman" w:hAnsi="Times New Roman" w:cs="Times New Roman"/>
        </w:rPr>
        <w:t xml:space="preserve"> </w:t>
      </w:r>
      <w:r w:rsidR="00623F60" w:rsidRPr="00932E99">
        <w:rPr>
          <w:rFonts w:ascii="Times New Roman" w:hAnsi="Times New Roman" w:cs="Times New Roman"/>
        </w:rPr>
        <w:t xml:space="preserve">Performance </w:t>
      </w:r>
      <w:proofErr w:type="spellStart"/>
      <w:r w:rsidR="00623F60" w:rsidRPr="00932E99">
        <w:rPr>
          <w:rFonts w:ascii="Times New Roman" w:hAnsi="Times New Roman" w:cs="Times New Roman"/>
        </w:rPr>
        <w:t>Analysis</w:t>
      </w:r>
      <w:proofErr w:type="spellEnd"/>
    </w:p>
    <w:p w14:paraId="287D3944" w14:textId="77777777" w:rsidR="005F5812" w:rsidRPr="00D5163E" w:rsidRDefault="005F5812">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670AA16B" w14:textId="77777777" w:rsidR="005F5812" w:rsidRPr="00D5163E" w:rsidRDefault="005F5812" w:rsidP="005F5812">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ILUSTRAÇÕES</w:t>
      </w:r>
    </w:p>
    <w:p w14:paraId="1DDF7D29" w14:textId="77777777" w:rsidR="005F5812" w:rsidRPr="00D5163E" w:rsidRDefault="005F5812" w:rsidP="005F5812">
      <w:pPr>
        <w:spacing w:line="240" w:lineRule="auto"/>
        <w:ind w:firstLine="0"/>
        <w:jc w:val="center"/>
        <w:rPr>
          <w:rFonts w:ascii="Times New Roman" w:hAnsi="Times New Roman" w:cs="Times New Roman"/>
        </w:rPr>
      </w:pPr>
    </w:p>
    <w:p w14:paraId="575FB428" w14:textId="77777777" w:rsidR="0013348D" w:rsidRPr="00D5163E" w:rsidRDefault="0013348D" w:rsidP="0013348D">
      <w:pPr>
        <w:spacing w:line="240" w:lineRule="auto"/>
        <w:ind w:firstLine="0"/>
        <w:rPr>
          <w:rFonts w:ascii="Times New Roman" w:hAnsi="Times New Roman" w:cs="Times New Roman"/>
        </w:rPr>
      </w:pPr>
    </w:p>
    <w:p w14:paraId="2C52D078" w14:textId="5D950D99" w:rsidR="001C69F4" w:rsidRPr="00D5163E" w:rsidRDefault="0081067D">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r w:rsidRPr="00D5163E">
        <w:rPr>
          <w:rFonts w:ascii="Times New Roman" w:hAnsi="Times New Roman" w:cs="Times New Roman"/>
        </w:rPr>
        <w:fldChar w:fldCharType="begin"/>
      </w:r>
      <w:r w:rsidRPr="00D5163E">
        <w:rPr>
          <w:rFonts w:ascii="Times New Roman" w:hAnsi="Times New Roman" w:cs="Times New Roman"/>
        </w:rPr>
        <w:instrText xml:space="preserve"> TOC \h \z \c "Figura" </w:instrText>
      </w:r>
      <w:r w:rsidRPr="00D5163E">
        <w:rPr>
          <w:rFonts w:ascii="Times New Roman" w:hAnsi="Times New Roman" w:cs="Times New Roman"/>
        </w:rPr>
        <w:fldChar w:fldCharType="separate"/>
      </w:r>
      <w:hyperlink w:anchor="_Toc172630446" w:history="1">
        <w:r w:rsidR="001C69F4" w:rsidRPr="00D5163E">
          <w:rPr>
            <w:rStyle w:val="Hyperlink"/>
            <w:rFonts w:ascii="Times New Roman" w:hAnsi="Times New Roman" w:cs="Times New Roman"/>
            <w:noProof/>
          </w:rPr>
          <w:t>Figura 1 - Site da Liga Nacional de Basquete, https://lnb.com.br/. disponibilizando informações do campeonato NBB</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_Toc172630446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26</w:t>
        </w:r>
        <w:r w:rsidR="001C69F4" w:rsidRPr="00D5163E">
          <w:rPr>
            <w:rFonts w:ascii="Times New Roman" w:hAnsi="Times New Roman" w:cs="Times New Roman"/>
            <w:noProof/>
            <w:webHidden/>
          </w:rPr>
          <w:fldChar w:fldCharType="end"/>
        </w:r>
      </w:hyperlink>
    </w:p>
    <w:p w14:paraId="001452B4" w14:textId="2CCCA94C"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47" w:history="1">
        <w:r w:rsidR="001C69F4" w:rsidRPr="00D5163E">
          <w:rPr>
            <w:rStyle w:val="Hyperlink"/>
            <w:rFonts w:ascii="Times New Roman" w:hAnsi="Times New Roman" w:cs="Times New Roman"/>
            <w:noProof/>
          </w:rPr>
          <w:t>Figura 2 - Informações disponibilizada no site, https://lnb.com.br/ na aba de Tabela de Jogos.</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_Toc172630447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27</w:t>
        </w:r>
        <w:r w:rsidR="001C69F4" w:rsidRPr="00D5163E">
          <w:rPr>
            <w:rFonts w:ascii="Times New Roman" w:hAnsi="Times New Roman" w:cs="Times New Roman"/>
            <w:noProof/>
            <w:webHidden/>
          </w:rPr>
          <w:fldChar w:fldCharType="end"/>
        </w:r>
      </w:hyperlink>
    </w:p>
    <w:p w14:paraId="26B58554" w14:textId="0432E6B6"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5" w:anchor="_Toc172630448" w:history="1">
        <w:r w:rsidR="001C69F4" w:rsidRPr="00D5163E">
          <w:rPr>
            <w:rStyle w:val="Hyperlink"/>
            <w:rFonts w:ascii="Times New Roman" w:hAnsi="Times New Roman" w:cs="Times New Roman"/>
            <w:noProof/>
          </w:rPr>
          <w:t>Figura 3 – Site do NBB, https://lnb.com.br/ , apresentando a tabela com os dados dos jogadores e ao lado o HTML do site para extração.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_Toc172630448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27</w:t>
        </w:r>
        <w:r w:rsidR="001C69F4" w:rsidRPr="00D5163E">
          <w:rPr>
            <w:rFonts w:ascii="Times New Roman" w:hAnsi="Times New Roman" w:cs="Times New Roman"/>
            <w:noProof/>
            <w:webHidden/>
          </w:rPr>
          <w:fldChar w:fldCharType="end"/>
        </w:r>
      </w:hyperlink>
    </w:p>
    <w:p w14:paraId="1CC8BB5D" w14:textId="27EA09E1"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6" w:anchor="_Toc172630449" w:history="1">
        <w:r w:rsidR="001C69F4" w:rsidRPr="00D5163E">
          <w:rPr>
            <w:rStyle w:val="Hyperlink"/>
            <w:rFonts w:ascii="Times New Roman" w:hAnsi="Times New Roman" w:cs="Times New Roman"/>
            <w:noProof/>
          </w:rPr>
          <w:t>Figura 4 – Representação gráfica das distâncias calculadas dos pontos ideias negativos e positivos de cada alternativa. Fonte: (ABDEL-BASSET, M. et al. 2019)</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_Toc172630449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31</w:t>
        </w:r>
        <w:r w:rsidR="001C69F4" w:rsidRPr="00D5163E">
          <w:rPr>
            <w:rFonts w:ascii="Times New Roman" w:hAnsi="Times New Roman" w:cs="Times New Roman"/>
            <w:noProof/>
            <w:webHidden/>
          </w:rPr>
          <w:fldChar w:fldCharType="end"/>
        </w:r>
      </w:hyperlink>
    </w:p>
    <w:p w14:paraId="5BC8A9B6" w14:textId="2B9EE130"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0" w:history="1">
        <w:r w:rsidR="001C69F4" w:rsidRPr="00D5163E">
          <w:rPr>
            <w:rStyle w:val="Hyperlink"/>
            <w:rFonts w:ascii="Times New Roman" w:hAnsi="Times New Roman" w:cs="Times New Roman"/>
            <w:noProof/>
          </w:rPr>
          <w:t>Figura 5- Figura representativa da metodologia proposta por (CAMPELO et al. 2023).</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_Toc172630450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34</w:t>
        </w:r>
        <w:r w:rsidR="001C69F4" w:rsidRPr="00D5163E">
          <w:rPr>
            <w:rFonts w:ascii="Times New Roman" w:hAnsi="Times New Roman" w:cs="Times New Roman"/>
            <w:noProof/>
            <w:webHidden/>
          </w:rPr>
          <w:fldChar w:fldCharType="end"/>
        </w:r>
      </w:hyperlink>
    </w:p>
    <w:p w14:paraId="3C239D89" w14:textId="32BE091D"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1" w:history="1">
        <w:r w:rsidR="001C69F4" w:rsidRPr="00D5163E">
          <w:rPr>
            <w:rStyle w:val="Hyperlink"/>
            <w:rFonts w:ascii="Times New Roman" w:hAnsi="Times New Roman" w:cs="Times New Roman"/>
            <w:noProof/>
          </w:rPr>
          <w:t>Figura 6 - Dispersão do número de quintetos pela classificação dos times no NBB.</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_Toc172630451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37</w:t>
        </w:r>
        <w:r w:rsidR="001C69F4" w:rsidRPr="00D5163E">
          <w:rPr>
            <w:rFonts w:ascii="Times New Roman" w:hAnsi="Times New Roman" w:cs="Times New Roman"/>
            <w:noProof/>
            <w:webHidden/>
          </w:rPr>
          <w:fldChar w:fldCharType="end"/>
        </w:r>
      </w:hyperlink>
    </w:p>
    <w:p w14:paraId="3D5F5242" w14:textId="56DEB1B4"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2" w:history="1">
        <w:r w:rsidR="001C69F4" w:rsidRPr="00D5163E">
          <w:rPr>
            <w:rStyle w:val="Hyperlink"/>
            <w:rFonts w:ascii="Times New Roman" w:hAnsi="Times New Roman" w:cs="Times New Roman"/>
            <w:noProof/>
          </w:rPr>
          <w:t>Figura 7 - Dispersão do número de quintetos pela classificação dos times no NBB, excluindo Flamengo e Paulistano.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_Toc172630452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37</w:t>
        </w:r>
        <w:r w:rsidR="001C69F4" w:rsidRPr="00D5163E">
          <w:rPr>
            <w:rFonts w:ascii="Times New Roman" w:hAnsi="Times New Roman" w:cs="Times New Roman"/>
            <w:noProof/>
            <w:webHidden/>
          </w:rPr>
          <w:fldChar w:fldCharType="end"/>
        </w:r>
      </w:hyperlink>
    </w:p>
    <w:p w14:paraId="0CE37E61" w14:textId="0E3A33FA"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7" w:anchor="_Toc172630453" w:history="1">
        <w:r w:rsidR="001C69F4" w:rsidRPr="00D5163E">
          <w:rPr>
            <w:rStyle w:val="Hyperlink"/>
            <w:rFonts w:ascii="Times New Roman" w:hAnsi="Times New Roman" w:cs="Times New Roman"/>
            <w:noProof/>
          </w:rPr>
          <w:t>Figura 8 - Gráfico Boxplot da distribuição dos valores do ordenamento de cada time.</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_Toc172630453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39</w:t>
        </w:r>
        <w:r w:rsidR="001C69F4" w:rsidRPr="00D5163E">
          <w:rPr>
            <w:rFonts w:ascii="Times New Roman" w:hAnsi="Times New Roman" w:cs="Times New Roman"/>
            <w:noProof/>
            <w:webHidden/>
          </w:rPr>
          <w:fldChar w:fldCharType="end"/>
        </w:r>
      </w:hyperlink>
    </w:p>
    <w:p w14:paraId="0E73FEE5" w14:textId="77E0B32E"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8" w:anchor="_Toc172630454" w:history="1">
        <w:r w:rsidR="001C69F4" w:rsidRPr="00D5163E">
          <w:rPr>
            <w:rStyle w:val="Hyperlink"/>
            <w:rFonts w:ascii="Times New Roman" w:hAnsi="Times New Roman" w:cs="Times New Roman"/>
            <w:noProof/>
          </w:rPr>
          <w:t>Figura 9 - Gráfico Boxplot da distribuição dos valores do ordenamento do 1º ao 6º colocado na classificação, atribuindo peso iguais para os critérios temporais (norm), atribuindo peso 1 para Média (med), atribuindo peso 1 para Tendência (tend) e atribuindo peso 1 para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_Toc172630454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41</w:t>
        </w:r>
        <w:r w:rsidR="001C69F4" w:rsidRPr="00D5163E">
          <w:rPr>
            <w:rFonts w:ascii="Times New Roman" w:hAnsi="Times New Roman" w:cs="Times New Roman"/>
            <w:noProof/>
            <w:webHidden/>
          </w:rPr>
          <w:fldChar w:fldCharType="end"/>
        </w:r>
      </w:hyperlink>
    </w:p>
    <w:p w14:paraId="13065EC0" w14:textId="62069686"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r:id="rId19" w:anchor="_Toc172630455" w:history="1">
        <w:r w:rsidR="001C69F4" w:rsidRPr="00D5163E">
          <w:rPr>
            <w:rStyle w:val="Hyperlink"/>
            <w:rFonts w:ascii="Times New Roman" w:hAnsi="Times New Roman" w:cs="Times New Roman"/>
            <w:noProof/>
          </w:rPr>
          <w:t>Figura 10- Gráfico Boxplot da distribuição dos valores do ordenamento do 7º ao 12º colocado na classificação, atribuindo peso iguais para os critérios temporais (norm), atribuindo peso 1 para Média (med), atribuindo peso 1 para Tendência (tend) e atribuindo peso 1 para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_Toc172630455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42</w:t>
        </w:r>
        <w:r w:rsidR="001C69F4" w:rsidRPr="00D5163E">
          <w:rPr>
            <w:rFonts w:ascii="Times New Roman" w:hAnsi="Times New Roman" w:cs="Times New Roman"/>
            <w:noProof/>
            <w:webHidden/>
          </w:rPr>
          <w:fldChar w:fldCharType="end"/>
        </w:r>
      </w:hyperlink>
    </w:p>
    <w:p w14:paraId="766DB121" w14:textId="02404AA2" w:rsidR="001C69F4" w:rsidRPr="00D5163E" w:rsidRDefault="00000000">
      <w:pPr>
        <w:pStyle w:val="ndicedeilustraes"/>
        <w:tabs>
          <w:tab w:val="right" w:leader="dot" w:pos="9061"/>
        </w:tabs>
        <w:rPr>
          <w:rFonts w:ascii="Times New Roman" w:eastAsiaTheme="minorEastAsia" w:hAnsi="Times New Roman" w:cs="Times New Roman"/>
          <w:noProof/>
          <w:kern w:val="2"/>
          <w:sz w:val="22"/>
          <w:szCs w:val="22"/>
          <w:lang w:eastAsia="ja-JP"/>
          <w14:ligatures w14:val="standardContextual"/>
        </w:rPr>
      </w:pPr>
      <w:hyperlink w:anchor="_Toc172630456" w:history="1">
        <w:r w:rsidR="001C69F4" w:rsidRPr="00D5163E">
          <w:rPr>
            <w:rStyle w:val="Hyperlink"/>
            <w:rFonts w:ascii="Times New Roman" w:hAnsi="Times New Roman" w:cs="Times New Roman"/>
            <w:noProof/>
          </w:rPr>
          <w:t>Figura 11- Gráfico Boxplot da distribuição dos valores do ordenamento do 13º e 14º colocado na classificação, atribuindo peso iguais para os critérios temporais (norm), atribuindo peso 1 para Média (med), atribuindo peso 1 para Tendência (tend) e atribuindo peso 1 para Coeficiente de Variação.</w:t>
        </w:r>
        <w:r w:rsidR="001C69F4" w:rsidRPr="00D5163E">
          <w:rPr>
            <w:rFonts w:ascii="Times New Roman" w:hAnsi="Times New Roman" w:cs="Times New Roman"/>
            <w:noProof/>
            <w:webHidden/>
          </w:rPr>
          <w:tab/>
        </w:r>
        <w:r w:rsidR="001C69F4" w:rsidRPr="00D5163E">
          <w:rPr>
            <w:rFonts w:ascii="Times New Roman" w:hAnsi="Times New Roman" w:cs="Times New Roman"/>
            <w:noProof/>
            <w:webHidden/>
          </w:rPr>
          <w:fldChar w:fldCharType="begin"/>
        </w:r>
        <w:r w:rsidR="001C69F4" w:rsidRPr="00D5163E">
          <w:rPr>
            <w:rFonts w:ascii="Times New Roman" w:hAnsi="Times New Roman" w:cs="Times New Roman"/>
            <w:noProof/>
            <w:webHidden/>
          </w:rPr>
          <w:instrText xml:space="preserve"> PAGEREF _Toc172630456 \h </w:instrText>
        </w:r>
        <w:r w:rsidR="001C69F4" w:rsidRPr="00D5163E">
          <w:rPr>
            <w:rFonts w:ascii="Times New Roman" w:hAnsi="Times New Roman" w:cs="Times New Roman"/>
            <w:noProof/>
            <w:webHidden/>
          </w:rPr>
        </w:r>
        <w:r w:rsidR="001C69F4" w:rsidRPr="00D5163E">
          <w:rPr>
            <w:rFonts w:ascii="Times New Roman" w:hAnsi="Times New Roman" w:cs="Times New Roman"/>
            <w:noProof/>
            <w:webHidden/>
          </w:rPr>
          <w:fldChar w:fldCharType="separate"/>
        </w:r>
        <w:r w:rsidR="001C69F4" w:rsidRPr="00D5163E">
          <w:rPr>
            <w:rFonts w:ascii="Times New Roman" w:hAnsi="Times New Roman" w:cs="Times New Roman"/>
            <w:noProof/>
            <w:webHidden/>
          </w:rPr>
          <w:t>42</w:t>
        </w:r>
        <w:r w:rsidR="001C69F4" w:rsidRPr="00D5163E">
          <w:rPr>
            <w:rFonts w:ascii="Times New Roman" w:hAnsi="Times New Roman" w:cs="Times New Roman"/>
            <w:noProof/>
            <w:webHidden/>
          </w:rPr>
          <w:fldChar w:fldCharType="end"/>
        </w:r>
      </w:hyperlink>
    </w:p>
    <w:p w14:paraId="66578A00" w14:textId="693146D5" w:rsidR="005F5812" w:rsidRPr="00D5163E" w:rsidRDefault="0081067D" w:rsidP="0013348D">
      <w:pPr>
        <w:spacing w:line="240" w:lineRule="auto"/>
        <w:ind w:firstLine="0"/>
        <w:rPr>
          <w:rFonts w:ascii="Times New Roman" w:hAnsi="Times New Roman" w:cs="Times New Roman"/>
        </w:rPr>
      </w:pPr>
      <w:r w:rsidRPr="00D5163E">
        <w:rPr>
          <w:rFonts w:ascii="Times New Roman" w:hAnsi="Times New Roman" w:cs="Times New Roman"/>
        </w:rPr>
        <w:fldChar w:fldCharType="end"/>
      </w:r>
    </w:p>
    <w:p w14:paraId="20CE8F72" w14:textId="77777777" w:rsidR="00DF3E05" w:rsidRPr="00D5163E" w:rsidRDefault="00DF3E05" w:rsidP="005F5812">
      <w:pPr>
        <w:spacing w:line="240" w:lineRule="auto"/>
        <w:ind w:firstLine="0"/>
        <w:jc w:val="center"/>
        <w:rPr>
          <w:rFonts w:ascii="Times New Roman" w:hAnsi="Times New Roman" w:cs="Times New Roman"/>
        </w:rPr>
      </w:pPr>
    </w:p>
    <w:p w14:paraId="2F61DCA3" w14:textId="77777777" w:rsidR="00DF3E05" w:rsidRPr="00D5163E" w:rsidRDefault="00DF3E05" w:rsidP="005F5812">
      <w:pPr>
        <w:spacing w:line="240" w:lineRule="auto"/>
        <w:ind w:firstLine="0"/>
        <w:jc w:val="center"/>
        <w:rPr>
          <w:rFonts w:ascii="Times New Roman" w:hAnsi="Times New Roman" w:cs="Times New Roman"/>
        </w:rPr>
      </w:pPr>
    </w:p>
    <w:p w14:paraId="585A12FC" w14:textId="77777777" w:rsidR="00DF3E05" w:rsidRPr="00D5163E" w:rsidRDefault="00DF3E05">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7E88909A" w14:textId="09AA3AE5" w:rsidR="00AA7A61" w:rsidRPr="00D5163E" w:rsidRDefault="00AA7A61" w:rsidP="0013348D">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TABELAS</w:t>
      </w:r>
    </w:p>
    <w:p w14:paraId="5820669E" w14:textId="77777777" w:rsidR="00AA7A61" w:rsidRPr="00D5163E" w:rsidRDefault="00AA7A61" w:rsidP="00AA7A61">
      <w:pPr>
        <w:spacing w:line="240" w:lineRule="auto"/>
        <w:ind w:firstLine="0"/>
        <w:jc w:val="center"/>
        <w:rPr>
          <w:rFonts w:ascii="Times New Roman" w:hAnsi="Times New Roman" w:cs="Times New Roman"/>
        </w:rPr>
      </w:pPr>
    </w:p>
    <w:p w14:paraId="3A3F4AE3" w14:textId="5BE5A9A6" w:rsidR="007C5367" w:rsidRDefault="002279C0">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r w:rsidRPr="00D5163E">
        <w:rPr>
          <w:rFonts w:ascii="Times New Roman" w:hAnsi="Times New Roman" w:cs="Times New Roman"/>
        </w:rPr>
        <w:fldChar w:fldCharType="begin"/>
      </w:r>
      <w:r w:rsidRPr="00D5163E">
        <w:rPr>
          <w:rFonts w:ascii="Times New Roman" w:hAnsi="Times New Roman" w:cs="Times New Roman"/>
        </w:rPr>
        <w:instrText xml:space="preserve"> TOC \h \z \c "Tabela" </w:instrText>
      </w:r>
      <w:r w:rsidRPr="00D5163E">
        <w:rPr>
          <w:rFonts w:ascii="Times New Roman" w:hAnsi="Times New Roman" w:cs="Times New Roman"/>
        </w:rPr>
        <w:fldChar w:fldCharType="separate"/>
      </w:r>
      <w:hyperlink w:anchor="_Toc174427672" w:history="1">
        <w:r w:rsidR="007C5367" w:rsidRPr="000A4F45">
          <w:rPr>
            <w:rStyle w:val="Hyperlink"/>
            <w:rFonts w:ascii="Times New Roman" w:hAnsi="Times New Roman" w:cs="Times New Roman"/>
            <w:noProof/>
          </w:rPr>
          <w:t>Tabela 1 – Exemplo da Matriz contendo os quintetos e seis os indicadores técnicos utilizados no trabalho.</w:t>
        </w:r>
        <w:r w:rsidR="007C5367">
          <w:rPr>
            <w:noProof/>
            <w:webHidden/>
          </w:rPr>
          <w:tab/>
        </w:r>
        <w:r w:rsidR="007C5367">
          <w:rPr>
            <w:noProof/>
            <w:webHidden/>
          </w:rPr>
          <w:fldChar w:fldCharType="begin"/>
        </w:r>
        <w:r w:rsidR="007C5367">
          <w:rPr>
            <w:noProof/>
            <w:webHidden/>
          </w:rPr>
          <w:instrText xml:space="preserve"> PAGEREF _Toc174427672 \h </w:instrText>
        </w:r>
        <w:r w:rsidR="007C5367">
          <w:rPr>
            <w:noProof/>
            <w:webHidden/>
          </w:rPr>
        </w:r>
        <w:r w:rsidR="007C5367">
          <w:rPr>
            <w:noProof/>
            <w:webHidden/>
          </w:rPr>
          <w:fldChar w:fldCharType="separate"/>
        </w:r>
        <w:r w:rsidR="007C5367">
          <w:rPr>
            <w:noProof/>
            <w:webHidden/>
          </w:rPr>
          <w:t>29</w:t>
        </w:r>
        <w:r w:rsidR="007C5367">
          <w:rPr>
            <w:noProof/>
            <w:webHidden/>
          </w:rPr>
          <w:fldChar w:fldCharType="end"/>
        </w:r>
      </w:hyperlink>
    </w:p>
    <w:p w14:paraId="2928BE22" w14:textId="0672F285" w:rsidR="007C5367" w:rsidRDefault="007C5367">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427673" w:history="1">
        <w:r w:rsidRPr="000A4F45">
          <w:rPr>
            <w:rStyle w:val="Hyperlink"/>
            <w:rFonts w:ascii="Times New Roman" w:hAnsi="Times New Roman" w:cs="Times New Roman"/>
            <w:noProof/>
          </w:rPr>
          <w:t>Tabela 2 – Exemplo do resultado do ordenamento dos cinco melhore quintetos pelo método de (CAMPELO et al. 2023)</w:t>
        </w:r>
        <w:r>
          <w:rPr>
            <w:noProof/>
            <w:webHidden/>
          </w:rPr>
          <w:tab/>
        </w:r>
        <w:r>
          <w:rPr>
            <w:noProof/>
            <w:webHidden/>
          </w:rPr>
          <w:fldChar w:fldCharType="begin"/>
        </w:r>
        <w:r>
          <w:rPr>
            <w:noProof/>
            <w:webHidden/>
          </w:rPr>
          <w:instrText xml:space="preserve"> PAGEREF _Toc174427673 \h </w:instrText>
        </w:r>
        <w:r>
          <w:rPr>
            <w:noProof/>
            <w:webHidden/>
          </w:rPr>
        </w:r>
        <w:r>
          <w:rPr>
            <w:noProof/>
            <w:webHidden/>
          </w:rPr>
          <w:fldChar w:fldCharType="separate"/>
        </w:r>
        <w:r>
          <w:rPr>
            <w:noProof/>
            <w:webHidden/>
          </w:rPr>
          <w:t>35</w:t>
        </w:r>
        <w:r>
          <w:rPr>
            <w:noProof/>
            <w:webHidden/>
          </w:rPr>
          <w:fldChar w:fldCharType="end"/>
        </w:r>
      </w:hyperlink>
    </w:p>
    <w:p w14:paraId="1B12E5C3" w14:textId="1D18FC31" w:rsidR="007C5367" w:rsidRDefault="007C5367">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427674" w:history="1">
        <w:r w:rsidRPr="000A4F45">
          <w:rPr>
            <w:rStyle w:val="Hyperlink"/>
            <w:rFonts w:ascii="Times New Roman" w:hAnsi="Times New Roman" w:cs="Times New Roman"/>
            <w:noProof/>
          </w:rPr>
          <w:t>Tabela 3- Tabela com análises descritivas dos times do NBB a partir dos valores de ordenamento de jogadores</w:t>
        </w:r>
        <w:r>
          <w:rPr>
            <w:noProof/>
            <w:webHidden/>
          </w:rPr>
          <w:tab/>
        </w:r>
        <w:r>
          <w:rPr>
            <w:noProof/>
            <w:webHidden/>
          </w:rPr>
          <w:fldChar w:fldCharType="begin"/>
        </w:r>
        <w:r>
          <w:rPr>
            <w:noProof/>
            <w:webHidden/>
          </w:rPr>
          <w:instrText xml:space="preserve"> PAGEREF _Toc174427674 \h </w:instrText>
        </w:r>
        <w:r>
          <w:rPr>
            <w:noProof/>
            <w:webHidden/>
          </w:rPr>
        </w:r>
        <w:r>
          <w:rPr>
            <w:noProof/>
            <w:webHidden/>
          </w:rPr>
          <w:fldChar w:fldCharType="separate"/>
        </w:r>
        <w:r>
          <w:rPr>
            <w:noProof/>
            <w:webHidden/>
          </w:rPr>
          <w:t>36</w:t>
        </w:r>
        <w:r>
          <w:rPr>
            <w:noProof/>
            <w:webHidden/>
          </w:rPr>
          <w:fldChar w:fldCharType="end"/>
        </w:r>
      </w:hyperlink>
    </w:p>
    <w:p w14:paraId="3F05214A" w14:textId="055FDB9F" w:rsidR="007C5367" w:rsidRDefault="007C5367">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427675" w:history="1">
        <w:r w:rsidRPr="000A4F45">
          <w:rPr>
            <w:rStyle w:val="Hyperlink"/>
            <w:rFonts w:ascii="Times New Roman" w:hAnsi="Times New Roman" w:cs="Times New Roman"/>
            <w:noProof/>
            <w:highlight w:val="white"/>
          </w:rPr>
          <w:t>Tabela 4 -</w:t>
        </w:r>
        <w:r w:rsidRPr="000A4F45">
          <w:rPr>
            <w:rStyle w:val="Hyperlink"/>
            <w:rFonts w:ascii="Times New Roman" w:hAnsi="Times New Roman" w:cs="Times New Roman"/>
            <w:noProof/>
          </w:rPr>
          <w:t xml:space="preserve"> </w:t>
        </w:r>
        <w:r w:rsidRPr="000A4F45">
          <w:rPr>
            <w:rStyle w:val="Hyperlink"/>
            <w:rFonts w:ascii="Times New Roman" w:hAnsi="Times New Roman" w:cs="Times New Roman"/>
            <w:noProof/>
            <w:highlight w:val="white"/>
          </w:rPr>
          <w:t>Tabela do ordenamento dos cinco melhores quintetos a partir dos valores do ordenamento MCDA</w:t>
        </w:r>
        <w:r w:rsidRPr="000A4F45">
          <w:rPr>
            <w:rStyle w:val="Hyperlink"/>
            <w:rFonts w:ascii="Times New Roman" w:hAnsi="Times New Roman" w:cs="Times New Roman"/>
            <w:noProof/>
          </w:rPr>
          <w:t xml:space="preserve"> da equipe do Flamengo</w:t>
        </w:r>
        <w:r>
          <w:rPr>
            <w:noProof/>
            <w:webHidden/>
          </w:rPr>
          <w:tab/>
        </w:r>
        <w:r>
          <w:rPr>
            <w:noProof/>
            <w:webHidden/>
          </w:rPr>
          <w:fldChar w:fldCharType="begin"/>
        </w:r>
        <w:r>
          <w:rPr>
            <w:noProof/>
            <w:webHidden/>
          </w:rPr>
          <w:instrText xml:space="preserve"> PAGEREF _Toc174427675 \h </w:instrText>
        </w:r>
        <w:r>
          <w:rPr>
            <w:noProof/>
            <w:webHidden/>
          </w:rPr>
        </w:r>
        <w:r>
          <w:rPr>
            <w:noProof/>
            <w:webHidden/>
          </w:rPr>
          <w:fldChar w:fldCharType="separate"/>
        </w:r>
        <w:r>
          <w:rPr>
            <w:noProof/>
            <w:webHidden/>
          </w:rPr>
          <w:t>40</w:t>
        </w:r>
        <w:r>
          <w:rPr>
            <w:noProof/>
            <w:webHidden/>
          </w:rPr>
          <w:fldChar w:fldCharType="end"/>
        </w:r>
      </w:hyperlink>
    </w:p>
    <w:p w14:paraId="42DAD73E" w14:textId="767127A6" w:rsidR="007C5367" w:rsidRDefault="007C5367">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427676" w:history="1">
        <w:r w:rsidRPr="000A4F45">
          <w:rPr>
            <w:rStyle w:val="Hyperlink"/>
            <w:rFonts w:ascii="Times New Roman" w:hAnsi="Times New Roman" w:cs="Times New Roman"/>
            <w:noProof/>
            <w:highlight w:val="white"/>
          </w:rPr>
          <w:t xml:space="preserve">Tabela 5 - Tabela do ordenamento dos cinco melhores quintetos a partir dos valores do ordenamento de </w:t>
        </w:r>
        <w:r w:rsidRPr="000A4F45">
          <w:rPr>
            <w:rStyle w:val="Hyperlink"/>
            <w:rFonts w:ascii="Times New Roman" w:hAnsi="Times New Roman" w:cs="Times New Roman"/>
            <w:noProof/>
          </w:rPr>
          <w:t>peso iguais para os critérios temporais (norm) da equipe do Flamengo apresentando a classificação no ordenamento da Média (med), Tendência (tend) e Coeficiente de Variação</w:t>
        </w:r>
        <w:r>
          <w:rPr>
            <w:noProof/>
            <w:webHidden/>
          </w:rPr>
          <w:tab/>
        </w:r>
        <w:r>
          <w:rPr>
            <w:noProof/>
            <w:webHidden/>
          </w:rPr>
          <w:fldChar w:fldCharType="begin"/>
        </w:r>
        <w:r>
          <w:rPr>
            <w:noProof/>
            <w:webHidden/>
          </w:rPr>
          <w:instrText xml:space="preserve"> PAGEREF _Toc174427676 \h </w:instrText>
        </w:r>
        <w:r>
          <w:rPr>
            <w:noProof/>
            <w:webHidden/>
          </w:rPr>
        </w:r>
        <w:r>
          <w:rPr>
            <w:noProof/>
            <w:webHidden/>
          </w:rPr>
          <w:fldChar w:fldCharType="separate"/>
        </w:r>
        <w:r>
          <w:rPr>
            <w:noProof/>
            <w:webHidden/>
          </w:rPr>
          <w:t>45</w:t>
        </w:r>
        <w:r>
          <w:rPr>
            <w:noProof/>
            <w:webHidden/>
          </w:rPr>
          <w:fldChar w:fldCharType="end"/>
        </w:r>
      </w:hyperlink>
    </w:p>
    <w:p w14:paraId="60804AAD" w14:textId="72C06E56" w:rsidR="007C5367" w:rsidRDefault="007C5367">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427677" w:history="1">
        <w:r w:rsidRPr="000A4F45">
          <w:rPr>
            <w:rStyle w:val="Hyperlink"/>
            <w:rFonts w:ascii="Times New Roman" w:hAnsi="Times New Roman" w:cs="Times New Roman"/>
            <w:noProof/>
            <w:highlight w:val="white"/>
          </w:rPr>
          <w:t xml:space="preserve">Tabela 6 -Tabela do ordenamento dos cinco melhores quintetos a partir dos valores do ordenamento de </w:t>
        </w:r>
        <w:r w:rsidRPr="000A4F45">
          <w:rPr>
            <w:rStyle w:val="Hyperlink"/>
            <w:rFonts w:ascii="Times New Roman" w:hAnsi="Times New Roman" w:cs="Times New Roman"/>
            <w:noProof/>
          </w:rPr>
          <w:t>peso 1 para Média (med) da equipe do Flamengo e apresentando a classificação no ordenamento dos pesos iguais (norm), Tendência (tend) e Coeficiente de Variação</w:t>
        </w:r>
        <w:r>
          <w:rPr>
            <w:noProof/>
            <w:webHidden/>
          </w:rPr>
          <w:tab/>
        </w:r>
        <w:r>
          <w:rPr>
            <w:noProof/>
            <w:webHidden/>
          </w:rPr>
          <w:fldChar w:fldCharType="begin"/>
        </w:r>
        <w:r>
          <w:rPr>
            <w:noProof/>
            <w:webHidden/>
          </w:rPr>
          <w:instrText xml:space="preserve"> PAGEREF _Toc174427677 \h </w:instrText>
        </w:r>
        <w:r>
          <w:rPr>
            <w:noProof/>
            <w:webHidden/>
          </w:rPr>
        </w:r>
        <w:r>
          <w:rPr>
            <w:noProof/>
            <w:webHidden/>
          </w:rPr>
          <w:fldChar w:fldCharType="separate"/>
        </w:r>
        <w:r>
          <w:rPr>
            <w:noProof/>
            <w:webHidden/>
          </w:rPr>
          <w:t>45</w:t>
        </w:r>
        <w:r>
          <w:rPr>
            <w:noProof/>
            <w:webHidden/>
          </w:rPr>
          <w:fldChar w:fldCharType="end"/>
        </w:r>
      </w:hyperlink>
    </w:p>
    <w:p w14:paraId="34BDB0EE" w14:textId="72417388" w:rsidR="007C5367" w:rsidRDefault="007C5367">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427678" w:history="1">
        <w:r w:rsidRPr="000A4F45">
          <w:rPr>
            <w:rStyle w:val="Hyperlink"/>
            <w:rFonts w:ascii="Times New Roman" w:hAnsi="Times New Roman" w:cs="Times New Roman"/>
            <w:noProof/>
            <w:highlight w:val="white"/>
          </w:rPr>
          <w:t xml:space="preserve">Tabela 7 -Tabela do ordenamento dos cinco melhores quintetos a partir dos valores do ordenamento de </w:t>
        </w:r>
        <w:r w:rsidRPr="000A4F45">
          <w:rPr>
            <w:rStyle w:val="Hyperlink"/>
            <w:rFonts w:ascii="Times New Roman" w:hAnsi="Times New Roman" w:cs="Times New Roman"/>
            <w:noProof/>
          </w:rPr>
          <w:t>peso 1 para Tendência (tend) da equipe do Flamengo e apresentando a classificação no ordenamento dos pesos iguais (norm), Média (med) e Coeficiente de Variação.</w:t>
        </w:r>
        <w:r>
          <w:rPr>
            <w:noProof/>
            <w:webHidden/>
          </w:rPr>
          <w:tab/>
        </w:r>
        <w:r>
          <w:rPr>
            <w:noProof/>
            <w:webHidden/>
          </w:rPr>
          <w:fldChar w:fldCharType="begin"/>
        </w:r>
        <w:r>
          <w:rPr>
            <w:noProof/>
            <w:webHidden/>
          </w:rPr>
          <w:instrText xml:space="preserve"> PAGEREF _Toc174427678 \h </w:instrText>
        </w:r>
        <w:r>
          <w:rPr>
            <w:noProof/>
            <w:webHidden/>
          </w:rPr>
        </w:r>
        <w:r>
          <w:rPr>
            <w:noProof/>
            <w:webHidden/>
          </w:rPr>
          <w:fldChar w:fldCharType="separate"/>
        </w:r>
        <w:r>
          <w:rPr>
            <w:noProof/>
            <w:webHidden/>
          </w:rPr>
          <w:t>46</w:t>
        </w:r>
        <w:r>
          <w:rPr>
            <w:noProof/>
            <w:webHidden/>
          </w:rPr>
          <w:fldChar w:fldCharType="end"/>
        </w:r>
      </w:hyperlink>
    </w:p>
    <w:p w14:paraId="6C396B62" w14:textId="1541824F" w:rsidR="007C5367" w:rsidRDefault="007C5367">
      <w:pPr>
        <w:pStyle w:val="ndicedeilustraes"/>
        <w:tabs>
          <w:tab w:val="right" w:leader="dot" w:pos="9061"/>
        </w:tabs>
        <w:rPr>
          <w:rFonts w:asciiTheme="minorHAnsi" w:eastAsiaTheme="minorEastAsia" w:hAnsiTheme="minorHAnsi" w:cstheme="minorBidi"/>
          <w:noProof/>
          <w:kern w:val="2"/>
          <w:sz w:val="22"/>
          <w:szCs w:val="22"/>
          <w:lang w:eastAsia="ja-JP"/>
          <w14:ligatures w14:val="standardContextual"/>
        </w:rPr>
      </w:pPr>
      <w:hyperlink w:anchor="_Toc174427679" w:history="1">
        <w:r w:rsidRPr="000A4F45">
          <w:rPr>
            <w:rStyle w:val="Hyperlink"/>
            <w:rFonts w:ascii="Times New Roman" w:hAnsi="Times New Roman" w:cs="Times New Roman"/>
            <w:noProof/>
            <w:highlight w:val="white"/>
          </w:rPr>
          <w:t xml:space="preserve">Tabela 8- Tabela do ordenamento dos cinco melhores quintetos a partir dos valores do ordenamento de </w:t>
        </w:r>
        <w:r w:rsidRPr="000A4F45">
          <w:rPr>
            <w:rStyle w:val="Hyperlink"/>
            <w:rFonts w:ascii="Times New Roman" w:hAnsi="Times New Roman" w:cs="Times New Roman"/>
            <w:noProof/>
          </w:rPr>
          <w:t>peso 1 para Coeficiente de Variação (var) da equipe do Flamengo e apresentando a classificação no ordenamento dos pesos iguais (norm), Média (med), Tendência (tend).</w:t>
        </w:r>
        <w:r>
          <w:rPr>
            <w:noProof/>
            <w:webHidden/>
          </w:rPr>
          <w:tab/>
        </w:r>
        <w:r>
          <w:rPr>
            <w:noProof/>
            <w:webHidden/>
          </w:rPr>
          <w:fldChar w:fldCharType="begin"/>
        </w:r>
        <w:r>
          <w:rPr>
            <w:noProof/>
            <w:webHidden/>
          </w:rPr>
          <w:instrText xml:space="preserve"> PAGEREF _Toc174427679 \h </w:instrText>
        </w:r>
        <w:r>
          <w:rPr>
            <w:noProof/>
            <w:webHidden/>
          </w:rPr>
        </w:r>
        <w:r>
          <w:rPr>
            <w:noProof/>
            <w:webHidden/>
          </w:rPr>
          <w:fldChar w:fldCharType="separate"/>
        </w:r>
        <w:r>
          <w:rPr>
            <w:noProof/>
            <w:webHidden/>
          </w:rPr>
          <w:t>46</w:t>
        </w:r>
        <w:r>
          <w:rPr>
            <w:noProof/>
            <w:webHidden/>
          </w:rPr>
          <w:fldChar w:fldCharType="end"/>
        </w:r>
      </w:hyperlink>
    </w:p>
    <w:p w14:paraId="4C5F1575" w14:textId="4A026861" w:rsidR="00AA7A61" w:rsidRPr="00D5163E" w:rsidRDefault="002279C0" w:rsidP="00AA7A61">
      <w:pPr>
        <w:spacing w:line="240" w:lineRule="auto"/>
        <w:ind w:firstLine="0"/>
        <w:jc w:val="center"/>
        <w:rPr>
          <w:rFonts w:ascii="Times New Roman" w:hAnsi="Times New Roman" w:cs="Times New Roman"/>
        </w:rPr>
      </w:pPr>
      <w:r w:rsidRPr="00D5163E">
        <w:rPr>
          <w:rFonts w:ascii="Times New Roman" w:hAnsi="Times New Roman" w:cs="Times New Roman"/>
          <w:b/>
          <w:bCs/>
          <w:noProof/>
        </w:rPr>
        <w:fldChar w:fldCharType="end"/>
      </w:r>
    </w:p>
    <w:p w14:paraId="6706A760" w14:textId="77777777" w:rsidR="00AA7A61" w:rsidRPr="00D5163E" w:rsidRDefault="00AA7A61" w:rsidP="00AA7A61">
      <w:pPr>
        <w:spacing w:line="240" w:lineRule="auto"/>
        <w:ind w:firstLine="0"/>
        <w:jc w:val="center"/>
        <w:rPr>
          <w:rFonts w:ascii="Times New Roman" w:hAnsi="Times New Roman" w:cs="Times New Roman"/>
        </w:rPr>
      </w:pPr>
    </w:p>
    <w:p w14:paraId="05500337" w14:textId="77777777" w:rsidR="00AA7A61" w:rsidRPr="00D5163E" w:rsidRDefault="00AA7A61" w:rsidP="00AA7A61">
      <w:pPr>
        <w:spacing w:line="240" w:lineRule="auto"/>
        <w:ind w:firstLine="0"/>
        <w:jc w:val="center"/>
        <w:rPr>
          <w:rFonts w:ascii="Times New Roman" w:hAnsi="Times New Roman" w:cs="Times New Roman"/>
        </w:rPr>
      </w:pPr>
    </w:p>
    <w:p w14:paraId="699819B0" w14:textId="77777777" w:rsidR="00AA7A61" w:rsidRPr="00D5163E" w:rsidRDefault="00AA7A61" w:rsidP="00AA7A61">
      <w:pPr>
        <w:spacing w:line="240" w:lineRule="auto"/>
        <w:ind w:firstLine="0"/>
        <w:jc w:val="center"/>
        <w:rPr>
          <w:rFonts w:ascii="Times New Roman" w:hAnsi="Times New Roman" w:cs="Times New Roman"/>
        </w:rPr>
      </w:pPr>
    </w:p>
    <w:p w14:paraId="0B1E646F" w14:textId="77777777" w:rsidR="00AA7A61" w:rsidRPr="00D5163E" w:rsidRDefault="00AA7A61" w:rsidP="00AA7A61">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27FFB497" w14:textId="77777777" w:rsidR="00DF3E05" w:rsidRPr="00D5163E" w:rsidRDefault="00AA7A61" w:rsidP="005F5812">
      <w:pPr>
        <w:spacing w:line="240" w:lineRule="auto"/>
        <w:ind w:firstLine="0"/>
        <w:jc w:val="center"/>
        <w:rPr>
          <w:rFonts w:ascii="Times New Roman" w:hAnsi="Times New Roman" w:cs="Times New Roman"/>
          <w:b/>
          <w:sz w:val="32"/>
          <w:szCs w:val="32"/>
        </w:rPr>
      </w:pPr>
      <w:r w:rsidRPr="00D5163E">
        <w:rPr>
          <w:rFonts w:ascii="Times New Roman" w:hAnsi="Times New Roman" w:cs="Times New Roman"/>
          <w:b/>
          <w:sz w:val="32"/>
          <w:szCs w:val="32"/>
        </w:rPr>
        <w:lastRenderedPageBreak/>
        <w:t>LISTA DE ABREVIATURAS E SIGLAS</w:t>
      </w:r>
    </w:p>
    <w:p w14:paraId="17BFDC86" w14:textId="77777777" w:rsidR="00AA7A61" w:rsidRPr="00D5163E" w:rsidRDefault="00AA7A61" w:rsidP="005F5812">
      <w:pPr>
        <w:spacing w:line="240" w:lineRule="auto"/>
        <w:ind w:firstLine="0"/>
        <w:jc w:val="center"/>
        <w:rPr>
          <w:rFonts w:ascii="Times New Roman" w:hAnsi="Times New Roman" w:cs="Times New Roman"/>
          <w:b/>
        </w:rPr>
      </w:pPr>
    </w:p>
    <w:p w14:paraId="367BC816" w14:textId="77777777" w:rsidR="00AA7A61" w:rsidRPr="00D5163E" w:rsidRDefault="00AA7A61" w:rsidP="005F5812">
      <w:pPr>
        <w:spacing w:line="240" w:lineRule="auto"/>
        <w:ind w:firstLine="0"/>
        <w:jc w:val="center"/>
        <w:rPr>
          <w:rFonts w:ascii="Times New Roman" w:hAnsi="Times New Roman" w:cs="Times New Roman"/>
          <w:b/>
        </w:rPr>
      </w:pPr>
    </w:p>
    <w:tbl>
      <w:tblPr>
        <w:tblStyle w:val="Tabelacomgrade"/>
        <w:tblW w:w="0" w:type="auto"/>
        <w:tblLook w:val="04A0" w:firstRow="1" w:lastRow="0" w:firstColumn="1" w:lastColumn="0" w:noHBand="0" w:noVBand="1"/>
      </w:tblPr>
      <w:tblGrid>
        <w:gridCol w:w="1777"/>
        <w:gridCol w:w="6970"/>
      </w:tblGrid>
      <w:tr w:rsidR="00AA7A61" w:rsidRPr="00D5163E" w14:paraId="2FDDECB5" w14:textId="77777777" w:rsidTr="00037837">
        <w:trPr>
          <w:trHeight w:val="259"/>
        </w:trPr>
        <w:tc>
          <w:tcPr>
            <w:tcW w:w="1737" w:type="dxa"/>
          </w:tcPr>
          <w:p w14:paraId="78F7FA4E" w14:textId="3C2787C7" w:rsidR="00AA7A61" w:rsidRPr="00D5163E" w:rsidRDefault="00AC3AD9"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NBA</w:t>
            </w:r>
          </w:p>
        </w:tc>
        <w:tc>
          <w:tcPr>
            <w:tcW w:w="6970" w:type="dxa"/>
          </w:tcPr>
          <w:p w14:paraId="5C4A77AC" w14:textId="437A4CE6" w:rsidR="00AA7A61" w:rsidRPr="00D5163E" w:rsidRDefault="00DE7986"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National</w:t>
            </w:r>
            <w:proofErr w:type="spellEnd"/>
            <w:r w:rsidRPr="00D5163E">
              <w:rPr>
                <w:rFonts w:ascii="Times New Roman" w:hAnsi="Times New Roman" w:cs="Times New Roman"/>
                <w:i/>
                <w:iCs/>
              </w:rPr>
              <w:t xml:space="preserve"> Basketball </w:t>
            </w:r>
            <w:proofErr w:type="spellStart"/>
            <w:r w:rsidRPr="00D5163E">
              <w:rPr>
                <w:rFonts w:ascii="Times New Roman" w:hAnsi="Times New Roman" w:cs="Times New Roman"/>
                <w:i/>
                <w:iCs/>
              </w:rPr>
              <w:t>Association</w:t>
            </w:r>
            <w:proofErr w:type="spellEnd"/>
          </w:p>
        </w:tc>
      </w:tr>
      <w:tr w:rsidR="00AA7A61" w:rsidRPr="00D5163E" w14:paraId="3F6D0B57" w14:textId="77777777" w:rsidTr="00037837">
        <w:trPr>
          <w:trHeight w:val="274"/>
        </w:trPr>
        <w:tc>
          <w:tcPr>
            <w:tcW w:w="1737" w:type="dxa"/>
          </w:tcPr>
          <w:p w14:paraId="6FCEB2D1" w14:textId="049B9424" w:rsidR="00AA7A61" w:rsidRPr="00D5163E" w:rsidRDefault="00C87D2A"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NBB</w:t>
            </w:r>
          </w:p>
        </w:tc>
        <w:tc>
          <w:tcPr>
            <w:tcW w:w="6970" w:type="dxa"/>
          </w:tcPr>
          <w:p w14:paraId="67AEFEAC" w14:textId="778FC4DD" w:rsidR="00936ABB" w:rsidRPr="00D5163E" w:rsidRDefault="00C87D2A"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Novo Basquete Brasil</w:t>
            </w:r>
          </w:p>
        </w:tc>
      </w:tr>
      <w:tr w:rsidR="00936ABB" w:rsidRPr="00D5163E" w14:paraId="5EAC23C3" w14:textId="77777777" w:rsidTr="00037837">
        <w:trPr>
          <w:trHeight w:val="274"/>
        </w:trPr>
        <w:tc>
          <w:tcPr>
            <w:tcW w:w="1737" w:type="dxa"/>
          </w:tcPr>
          <w:p w14:paraId="5D8C1CE9" w14:textId="7BC72618" w:rsidR="00936ABB" w:rsidRPr="00D5163E" w:rsidRDefault="002A6304"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MCDA</w:t>
            </w:r>
          </w:p>
        </w:tc>
        <w:tc>
          <w:tcPr>
            <w:tcW w:w="6970" w:type="dxa"/>
          </w:tcPr>
          <w:p w14:paraId="633E0E01" w14:textId="60B496A7" w:rsidR="00936ABB" w:rsidRPr="00D5163E" w:rsidRDefault="008D2880"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Multi-Criteria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Decision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Analysis</w:t>
            </w:r>
            <w:proofErr w:type="spellEnd"/>
          </w:p>
        </w:tc>
      </w:tr>
      <w:tr w:rsidR="00936ABB" w:rsidRPr="00D5163E" w14:paraId="0122E01F" w14:textId="77777777" w:rsidTr="00037837">
        <w:trPr>
          <w:trHeight w:val="274"/>
        </w:trPr>
        <w:tc>
          <w:tcPr>
            <w:tcW w:w="1737" w:type="dxa"/>
          </w:tcPr>
          <w:p w14:paraId="709D4A12" w14:textId="48FD5422" w:rsidR="00936ABB" w:rsidRPr="00D5163E" w:rsidRDefault="00936ABB"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CBB</w:t>
            </w:r>
          </w:p>
        </w:tc>
        <w:tc>
          <w:tcPr>
            <w:tcW w:w="6970" w:type="dxa"/>
          </w:tcPr>
          <w:p w14:paraId="5D2F7831" w14:textId="0AF854A3" w:rsidR="00936ABB" w:rsidRPr="00D5163E" w:rsidRDefault="00936ABB"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Confederação Brasileira de Basquetebol</w:t>
            </w:r>
          </w:p>
        </w:tc>
      </w:tr>
      <w:tr w:rsidR="00936ABB" w:rsidRPr="00D5163E" w14:paraId="363BEDFD" w14:textId="77777777" w:rsidTr="00037837">
        <w:trPr>
          <w:trHeight w:val="274"/>
        </w:trPr>
        <w:tc>
          <w:tcPr>
            <w:tcW w:w="1737" w:type="dxa"/>
          </w:tcPr>
          <w:p w14:paraId="47000D81" w14:textId="0F094473" w:rsidR="00936ABB" w:rsidRPr="00D5163E" w:rsidRDefault="00541387"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TOPISIS</w:t>
            </w:r>
          </w:p>
        </w:tc>
        <w:tc>
          <w:tcPr>
            <w:tcW w:w="6970" w:type="dxa"/>
          </w:tcPr>
          <w:p w14:paraId="7E6A19FA" w14:textId="77777777" w:rsidR="00C86AA5" w:rsidRPr="00932E99" w:rsidRDefault="00C86AA5" w:rsidP="00C86AA5">
            <w:pPr>
              <w:spacing w:before="120" w:after="120" w:line="240" w:lineRule="auto"/>
              <w:ind w:firstLine="0"/>
              <w:rPr>
                <w:rFonts w:ascii="Times New Roman" w:hAnsi="Times New Roman" w:cs="Times New Roman"/>
                <w:i/>
                <w:iCs/>
                <w:lang w:val="en-US"/>
              </w:rPr>
            </w:pPr>
            <w:r w:rsidRPr="00932E99">
              <w:rPr>
                <w:rFonts w:ascii="Times New Roman" w:hAnsi="Times New Roman" w:cs="Times New Roman"/>
                <w:i/>
                <w:iCs/>
                <w:lang w:val="en-US"/>
              </w:rPr>
              <w:t xml:space="preserve">Technique for Order Preference by Similarity to Ideal </w:t>
            </w:r>
          </w:p>
          <w:p w14:paraId="6812D9D7" w14:textId="47739923" w:rsidR="00936ABB" w:rsidRPr="00D5163E" w:rsidRDefault="00C86AA5" w:rsidP="00C86AA5">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Solution</w:t>
            </w:r>
            <w:proofErr w:type="spellEnd"/>
            <w:r w:rsidRPr="00D5163E">
              <w:rPr>
                <w:rFonts w:ascii="Times New Roman" w:hAnsi="Times New Roman" w:cs="Times New Roman"/>
                <w:i/>
                <w:iCs/>
              </w:rPr>
              <w:t>)</w:t>
            </w:r>
          </w:p>
        </w:tc>
      </w:tr>
      <w:tr w:rsidR="00BA4668" w:rsidRPr="00D5163E" w14:paraId="49465559" w14:textId="77777777" w:rsidTr="00037837">
        <w:trPr>
          <w:trHeight w:val="274"/>
        </w:trPr>
        <w:tc>
          <w:tcPr>
            <w:tcW w:w="1737" w:type="dxa"/>
          </w:tcPr>
          <w:p w14:paraId="2452EE49" w14:textId="30973AD5" w:rsidR="00BA4668" w:rsidRPr="00D5163E" w:rsidRDefault="00BA4668"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LNB</w:t>
            </w:r>
          </w:p>
        </w:tc>
        <w:tc>
          <w:tcPr>
            <w:tcW w:w="6970" w:type="dxa"/>
          </w:tcPr>
          <w:p w14:paraId="1C8C3127" w14:textId="5927EF16" w:rsidR="00BA4668" w:rsidRPr="00D5163E" w:rsidRDefault="00BA4668"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Liga Nacional de Basquetebol</w:t>
            </w:r>
          </w:p>
        </w:tc>
      </w:tr>
      <w:tr w:rsidR="00242CE3" w:rsidRPr="00D5163E" w14:paraId="4BB3A437" w14:textId="77777777" w:rsidTr="00037837">
        <w:trPr>
          <w:trHeight w:val="274"/>
        </w:trPr>
        <w:tc>
          <w:tcPr>
            <w:tcW w:w="1737" w:type="dxa"/>
          </w:tcPr>
          <w:p w14:paraId="4204DCC4" w14:textId="3A868086" w:rsidR="00242CE3" w:rsidRPr="00D5163E" w:rsidRDefault="00242CE3"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ACB</w:t>
            </w:r>
          </w:p>
        </w:tc>
        <w:tc>
          <w:tcPr>
            <w:tcW w:w="6970" w:type="dxa"/>
          </w:tcPr>
          <w:p w14:paraId="4F961515" w14:textId="12F1495A" w:rsidR="00242CE3" w:rsidRPr="00D5163E" w:rsidRDefault="006C05C4"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 xml:space="preserve">Asociación de Clubs de </w:t>
            </w:r>
            <w:proofErr w:type="spellStart"/>
            <w:r w:rsidRPr="00D5163E">
              <w:rPr>
                <w:rFonts w:ascii="Times New Roman" w:hAnsi="Times New Roman" w:cs="Times New Roman"/>
              </w:rPr>
              <w:t>Baloncesto</w:t>
            </w:r>
            <w:proofErr w:type="spellEnd"/>
          </w:p>
        </w:tc>
      </w:tr>
      <w:tr w:rsidR="006C05C4" w:rsidRPr="00D5163E" w14:paraId="7205A652" w14:textId="77777777" w:rsidTr="00037837">
        <w:trPr>
          <w:trHeight w:val="274"/>
        </w:trPr>
        <w:tc>
          <w:tcPr>
            <w:tcW w:w="1737" w:type="dxa"/>
          </w:tcPr>
          <w:p w14:paraId="19668870" w14:textId="6FEC5A03" w:rsidR="006C05C4" w:rsidRPr="00D5163E" w:rsidRDefault="00EC4E01"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LEB1</w:t>
            </w:r>
          </w:p>
        </w:tc>
        <w:tc>
          <w:tcPr>
            <w:tcW w:w="6970" w:type="dxa"/>
          </w:tcPr>
          <w:p w14:paraId="0D8CEA50" w14:textId="73D535F1" w:rsidR="006C05C4" w:rsidRPr="00D5163E" w:rsidRDefault="00825F57" w:rsidP="00AA7A61">
            <w:pPr>
              <w:spacing w:before="120" w:after="120" w:line="240" w:lineRule="auto"/>
              <w:ind w:firstLine="0"/>
              <w:rPr>
                <w:rFonts w:ascii="Times New Roman" w:hAnsi="Times New Roman" w:cs="Times New Roman"/>
              </w:rPr>
            </w:pPr>
            <w:r w:rsidRPr="00D5163E">
              <w:rPr>
                <w:rFonts w:ascii="Times New Roman" w:hAnsi="Times New Roman" w:cs="Times New Roman"/>
              </w:rPr>
              <w:t>Liga Espanhola de Basquetebol</w:t>
            </w:r>
          </w:p>
        </w:tc>
      </w:tr>
      <w:tr w:rsidR="00825F57" w:rsidRPr="00D5163E" w14:paraId="3B604B28" w14:textId="77777777" w:rsidTr="00037837">
        <w:trPr>
          <w:trHeight w:val="274"/>
        </w:trPr>
        <w:tc>
          <w:tcPr>
            <w:tcW w:w="1737" w:type="dxa"/>
          </w:tcPr>
          <w:p w14:paraId="5646B2A2" w14:textId="64048EFA" w:rsidR="00825F57" w:rsidRPr="00D5163E" w:rsidRDefault="00234305"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EM</w:t>
            </w:r>
          </w:p>
        </w:tc>
        <w:tc>
          <w:tcPr>
            <w:tcW w:w="6970" w:type="dxa"/>
          </w:tcPr>
          <w:p w14:paraId="713FE5D0" w14:textId="267F43FD" w:rsidR="00825F57" w:rsidRPr="007C5367" w:rsidRDefault="00F75258" w:rsidP="00AA7A61">
            <w:pPr>
              <w:spacing w:before="120" w:after="120" w:line="240" w:lineRule="auto"/>
              <w:ind w:firstLine="0"/>
              <w:rPr>
                <w:rFonts w:ascii="Times New Roman" w:hAnsi="Times New Roman" w:cs="Times New Roman"/>
                <w:i/>
                <w:iCs/>
                <w:rPrChange w:id="2" w:author="RAFAEL ANDREOLLI PROCHNOW" w:date="2024-08-13T07:49:00Z">
                  <w:rPr>
                    <w:rFonts w:ascii="Times New Roman" w:hAnsi="Times New Roman" w:cs="Times New Roman"/>
                  </w:rPr>
                </w:rPrChange>
              </w:rPr>
            </w:pPr>
            <w:proofErr w:type="spellStart"/>
            <w:r w:rsidRPr="007C5367">
              <w:rPr>
                <w:rFonts w:ascii="Times New Roman" w:hAnsi="Times New Roman" w:cs="Times New Roman"/>
                <w:i/>
                <w:iCs/>
                <w:rPrChange w:id="3" w:author="RAFAEL ANDREOLLI PROCHNOW" w:date="2024-08-13T07:49:00Z">
                  <w:rPr>
                    <w:rFonts w:ascii="Times New Roman" w:hAnsi="Times New Roman" w:cs="Times New Roman"/>
                  </w:rPr>
                </w:rPrChange>
              </w:rPr>
              <w:t>Expectation-Maximization</w:t>
            </w:r>
            <w:proofErr w:type="spellEnd"/>
          </w:p>
        </w:tc>
      </w:tr>
      <w:tr w:rsidR="00D4027D" w:rsidRPr="00DE2C0E" w14:paraId="5F717183" w14:textId="77777777" w:rsidTr="00037837">
        <w:trPr>
          <w:trHeight w:val="274"/>
        </w:trPr>
        <w:tc>
          <w:tcPr>
            <w:tcW w:w="1737" w:type="dxa"/>
          </w:tcPr>
          <w:p w14:paraId="3609BD98" w14:textId="7685008D" w:rsidR="00D4027D" w:rsidRPr="00D5163E" w:rsidRDefault="00EE0238"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PROMETHEE</w:t>
            </w:r>
          </w:p>
        </w:tc>
        <w:tc>
          <w:tcPr>
            <w:tcW w:w="6970" w:type="dxa"/>
          </w:tcPr>
          <w:p w14:paraId="2EBB3873" w14:textId="53A0250C" w:rsidR="00D4027D" w:rsidRPr="00932E99" w:rsidRDefault="007C54A1" w:rsidP="00AA7A61">
            <w:pPr>
              <w:spacing w:before="120" w:after="120" w:line="240" w:lineRule="auto"/>
              <w:ind w:firstLine="0"/>
              <w:rPr>
                <w:rFonts w:ascii="Times New Roman" w:hAnsi="Times New Roman" w:cs="Times New Roman"/>
                <w:i/>
                <w:iCs/>
                <w:lang w:val="en-US"/>
              </w:rPr>
            </w:pPr>
            <w:r w:rsidRPr="00932E99">
              <w:rPr>
                <w:rFonts w:ascii="Times New Roman" w:hAnsi="Times New Roman" w:cs="Times New Roman"/>
                <w:i/>
                <w:iCs/>
                <w:lang w:val="en-US"/>
              </w:rPr>
              <w:t>Preference Ranking Organization Method for Enrichment Evaluations</w:t>
            </w:r>
          </w:p>
        </w:tc>
      </w:tr>
      <w:tr w:rsidR="007C54A1" w:rsidRPr="00D5163E" w14:paraId="6E8AB55D" w14:textId="77777777" w:rsidTr="00037837">
        <w:trPr>
          <w:trHeight w:val="274"/>
        </w:trPr>
        <w:tc>
          <w:tcPr>
            <w:tcW w:w="1737" w:type="dxa"/>
          </w:tcPr>
          <w:p w14:paraId="6C56170D" w14:textId="7C02966E" w:rsidR="007C54A1" w:rsidRPr="00D5163E" w:rsidRDefault="00BF19EE"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HTML</w:t>
            </w:r>
          </w:p>
        </w:tc>
        <w:tc>
          <w:tcPr>
            <w:tcW w:w="6970" w:type="dxa"/>
          </w:tcPr>
          <w:p w14:paraId="3DBF4A1B" w14:textId="78062BF5" w:rsidR="007C54A1" w:rsidRPr="00D5163E" w:rsidRDefault="002E0DA6"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HyperText</w:t>
            </w:r>
            <w:proofErr w:type="spellEnd"/>
            <w:r w:rsidRPr="00D5163E">
              <w:rPr>
                <w:rFonts w:ascii="Times New Roman" w:hAnsi="Times New Roman" w:cs="Times New Roman"/>
                <w:i/>
                <w:iCs/>
              </w:rPr>
              <w:t xml:space="preserve"> Markup </w:t>
            </w:r>
            <w:proofErr w:type="spellStart"/>
            <w:r w:rsidRPr="00D5163E">
              <w:rPr>
                <w:rFonts w:ascii="Times New Roman" w:hAnsi="Times New Roman" w:cs="Times New Roman"/>
                <w:i/>
                <w:iCs/>
              </w:rPr>
              <w:t>Language</w:t>
            </w:r>
            <w:proofErr w:type="spellEnd"/>
          </w:p>
        </w:tc>
      </w:tr>
      <w:tr w:rsidR="003D2B9C" w:rsidRPr="00D5163E" w14:paraId="0F8B8C2E" w14:textId="77777777" w:rsidTr="00037837">
        <w:trPr>
          <w:trHeight w:val="274"/>
        </w:trPr>
        <w:tc>
          <w:tcPr>
            <w:tcW w:w="1737" w:type="dxa"/>
          </w:tcPr>
          <w:p w14:paraId="08478362" w14:textId="67F7E430" w:rsidR="003D2B9C" w:rsidRPr="00D5163E" w:rsidRDefault="003D2B9C" w:rsidP="00AA7A61">
            <w:pPr>
              <w:spacing w:before="120" w:after="120" w:line="240" w:lineRule="auto"/>
              <w:ind w:firstLine="0"/>
              <w:rPr>
                <w:rFonts w:ascii="Times New Roman" w:hAnsi="Times New Roman" w:cs="Times New Roman"/>
                <w:b/>
              </w:rPr>
            </w:pPr>
            <w:r w:rsidRPr="00D5163E">
              <w:rPr>
                <w:rFonts w:ascii="Times New Roman" w:hAnsi="Times New Roman" w:cs="Times New Roman"/>
                <w:b/>
              </w:rPr>
              <w:t>API</w:t>
            </w:r>
          </w:p>
        </w:tc>
        <w:tc>
          <w:tcPr>
            <w:tcW w:w="6970" w:type="dxa"/>
          </w:tcPr>
          <w:p w14:paraId="3A880744" w14:textId="4D914DD8" w:rsidR="003D2B9C" w:rsidRPr="00D5163E" w:rsidRDefault="00D92CD9" w:rsidP="00AA7A61">
            <w:pPr>
              <w:spacing w:before="120" w:after="120" w:line="240" w:lineRule="auto"/>
              <w:ind w:firstLine="0"/>
              <w:rPr>
                <w:rFonts w:ascii="Times New Roman" w:hAnsi="Times New Roman" w:cs="Times New Roman"/>
                <w:i/>
                <w:iCs/>
              </w:rPr>
            </w:pPr>
            <w:proofErr w:type="spellStart"/>
            <w:r w:rsidRPr="00D5163E">
              <w:rPr>
                <w:rFonts w:ascii="Times New Roman" w:hAnsi="Times New Roman" w:cs="Times New Roman"/>
                <w:i/>
                <w:iCs/>
              </w:rPr>
              <w:t>Application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Programming</w:t>
            </w:r>
            <w:proofErr w:type="spellEnd"/>
            <w:r w:rsidRPr="00D5163E">
              <w:rPr>
                <w:rFonts w:ascii="Times New Roman" w:hAnsi="Times New Roman" w:cs="Times New Roman"/>
                <w:i/>
                <w:iCs/>
              </w:rPr>
              <w:t xml:space="preserve"> Interface</w:t>
            </w:r>
          </w:p>
        </w:tc>
      </w:tr>
      <w:tr w:rsidR="007C5367" w:rsidRPr="00D5163E" w14:paraId="7D1F109F" w14:textId="77777777" w:rsidTr="00037837">
        <w:trPr>
          <w:trHeight w:val="274"/>
          <w:ins w:id="4" w:author="RAFAEL ANDREOLLI PROCHNOW" w:date="2024-08-13T07:48:00Z"/>
        </w:trPr>
        <w:tc>
          <w:tcPr>
            <w:tcW w:w="1737" w:type="dxa"/>
          </w:tcPr>
          <w:p w14:paraId="0B022230" w14:textId="11E7B4A6" w:rsidR="007C5367" w:rsidRPr="00D5163E" w:rsidRDefault="007C5367" w:rsidP="00AA7A61">
            <w:pPr>
              <w:spacing w:before="120" w:after="120" w:line="240" w:lineRule="auto"/>
              <w:ind w:firstLine="0"/>
              <w:rPr>
                <w:ins w:id="5" w:author="RAFAEL ANDREOLLI PROCHNOW" w:date="2024-08-13T07:48:00Z"/>
                <w:rFonts w:ascii="Times New Roman" w:hAnsi="Times New Roman" w:cs="Times New Roman"/>
                <w:b/>
              </w:rPr>
            </w:pPr>
            <w:ins w:id="6" w:author="RAFAEL ANDREOLLI PROCHNOW" w:date="2024-08-13T07:48:00Z">
              <w:r>
                <w:rPr>
                  <w:rFonts w:ascii="Times New Roman" w:hAnsi="Times New Roman" w:cs="Times New Roman"/>
                  <w:b/>
                </w:rPr>
                <w:t>FIBA</w:t>
              </w:r>
            </w:ins>
          </w:p>
        </w:tc>
        <w:tc>
          <w:tcPr>
            <w:tcW w:w="6970" w:type="dxa"/>
          </w:tcPr>
          <w:p w14:paraId="6BE64CD9" w14:textId="0504177E" w:rsidR="007C5367" w:rsidRPr="007C5367" w:rsidRDefault="007C5367" w:rsidP="00AA7A61">
            <w:pPr>
              <w:spacing w:before="120" w:after="120" w:line="240" w:lineRule="auto"/>
              <w:ind w:firstLine="0"/>
              <w:rPr>
                <w:ins w:id="7" w:author="RAFAEL ANDREOLLI PROCHNOW" w:date="2024-08-13T07:48:00Z"/>
                <w:rFonts w:ascii="Times New Roman" w:hAnsi="Times New Roman" w:cs="Times New Roman"/>
                <w:rPrChange w:id="8" w:author="RAFAEL ANDREOLLI PROCHNOW" w:date="2024-08-13T07:49:00Z">
                  <w:rPr>
                    <w:ins w:id="9" w:author="RAFAEL ANDREOLLI PROCHNOW" w:date="2024-08-13T07:48:00Z"/>
                    <w:rFonts w:ascii="Times New Roman" w:hAnsi="Times New Roman" w:cs="Times New Roman"/>
                    <w:i/>
                    <w:iCs/>
                  </w:rPr>
                </w:rPrChange>
              </w:rPr>
            </w:pPr>
            <w:ins w:id="10" w:author="RAFAEL ANDREOLLI PROCHNOW" w:date="2024-08-13T07:49:00Z">
              <w:r w:rsidRPr="007C5367">
                <w:rPr>
                  <w:rFonts w:ascii="Times New Roman" w:hAnsi="Times New Roman" w:cs="Times New Roman"/>
                  <w:rPrChange w:id="11" w:author="RAFAEL ANDREOLLI PROCHNOW" w:date="2024-08-13T07:49:00Z">
                    <w:rPr>
                      <w:rFonts w:ascii="Times New Roman" w:hAnsi="Times New Roman" w:cs="Times New Roman"/>
                      <w:i/>
                      <w:iCs/>
                    </w:rPr>
                  </w:rPrChange>
                </w:rPr>
                <w:t>Federação Internacional de Basquetebol</w:t>
              </w:r>
            </w:ins>
          </w:p>
        </w:tc>
      </w:tr>
    </w:tbl>
    <w:p w14:paraId="5558CFF0" w14:textId="77777777" w:rsidR="00AA7A61" w:rsidRPr="00D5163E" w:rsidRDefault="00AA7A61" w:rsidP="005F5812">
      <w:pPr>
        <w:spacing w:line="240" w:lineRule="auto"/>
        <w:ind w:firstLine="0"/>
        <w:jc w:val="center"/>
        <w:rPr>
          <w:rFonts w:ascii="Times New Roman" w:hAnsi="Times New Roman" w:cs="Times New Roman"/>
          <w:b/>
        </w:rPr>
      </w:pPr>
    </w:p>
    <w:p w14:paraId="4B2E0107" w14:textId="77777777" w:rsidR="00DF3E05" w:rsidRPr="00D5163E" w:rsidRDefault="00DF3E05" w:rsidP="005F5812">
      <w:pPr>
        <w:spacing w:line="240" w:lineRule="auto"/>
        <w:ind w:firstLine="0"/>
        <w:jc w:val="center"/>
        <w:rPr>
          <w:rFonts w:ascii="Times New Roman" w:hAnsi="Times New Roman" w:cs="Times New Roman"/>
        </w:rPr>
      </w:pPr>
    </w:p>
    <w:p w14:paraId="3EEA5763" w14:textId="77777777" w:rsidR="00AA7A61" w:rsidRPr="00D5163E" w:rsidRDefault="00AA7A61" w:rsidP="005F5812">
      <w:pPr>
        <w:spacing w:line="240" w:lineRule="auto"/>
        <w:ind w:firstLine="0"/>
        <w:jc w:val="center"/>
        <w:rPr>
          <w:rFonts w:ascii="Times New Roman" w:hAnsi="Times New Roman" w:cs="Times New Roman"/>
        </w:rPr>
      </w:pPr>
    </w:p>
    <w:p w14:paraId="3F2755BE" w14:textId="77777777" w:rsidR="00AA7A61" w:rsidRPr="00D5163E" w:rsidRDefault="00AA7A61">
      <w:pPr>
        <w:suppressAutoHyphens w:val="0"/>
        <w:spacing w:after="200" w:line="276" w:lineRule="auto"/>
        <w:ind w:firstLine="0"/>
        <w:jc w:val="left"/>
        <w:rPr>
          <w:rFonts w:ascii="Times New Roman" w:hAnsi="Times New Roman" w:cs="Times New Roman"/>
        </w:rPr>
      </w:pPr>
      <w:r w:rsidRPr="00D5163E">
        <w:rPr>
          <w:rFonts w:ascii="Times New Roman" w:hAnsi="Times New Roman" w:cs="Times New Roman"/>
        </w:rPr>
        <w:br w:type="page"/>
      </w:r>
    </w:p>
    <w:p w14:paraId="6C34A5B1" w14:textId="77777777" w:rsidR="00A906CB" w:rsidRPr="00D5163E" w:rsidRDefault="00A906CB" w:rsidP="005F5812">
      <w:pPr>
        <w:spacing w:line="240" w:lineRule="auto"/>
        <w:ind w:firstLine="0"/>
        <w:jc w:val="center"/>
        <w:rPr>
          <w:rFonts w:ascii="Times New Roman" w:hAnsi="Times New Roman" w:cs="Times New Roman"/>
          <w:b/>
        </w:rPr>
      </w:pPr>
      <w:r w:rsidRPr="00D5163E">
        <w:rPr>
          <w:rFonts w:ascii="Times New Roman" w:hAnsi="Times New Roman" w:cs="Times New Roman"/>
          <w:b/>
        </w:rPr>
        <w:lastRenderedPageBreak/>
        <w:t>SUMÁRIO</w:t>
      </w:r>
    </w:p>
    <w:p w14:paraId="2A0507A5" w14:textId="5493084E" w:rsidR="00110727" w:rsidRPr="00D5163E" w:rsidRDefault="00110727" w:rsidP="0080476C">
      <w:pPr>
        <w:spacing w:line="240" w:lineRule="auto"/>
        <w:ind w:firstLine="0"/>
        <w:outlineLvl w:val="0"/>
        <w:rPr>
          <w:rFonts w:ascii="Times New Roman" w:hAnsi="Times New Roman" w:cs="Times New Roman"/>
          <w:b/>
        </w:rPr>
      </w:pPr>
    </w:p>
    <w:p w14:paraId="611F6553" w14:textId="1E0899BC" w:rsidR="007C5367" w:rsidRDefault="00FE70CB">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r w:rsidRPr="00D5163E">
        <w:rPr>
          <w:rFonts w:ascii="Times New Roman" w:hAnsi="Times New Roman" w:cs="Times New Roman"/>
          <w:b w:val="0"/>
          <w:bCs w:val="0"/>
          <w:caps w:val="0"/>
          <w:sz w:val="24"/>
          <w:szCs w:val="24"/>
        </w:rPr>
        <w:fldChar w:fldCharType="begin"/>
      </w:r>
      <w:r w:rsidRPr="00D5163E">
        <w:rPr>
          <w:rFonts w:ascii="Times New Roman" w:hAnsi="Times New Roman" w:cs="Times New Roman"/>
          <w:b w:val="0"/>
          <w:bCs w:val="0"/>
          <w:caps w:val="0"/>
          <w:sz w:val="24"/>
          <w:szCs w:val="24"/>
        </w:rPr>
        <w:instrText xml:space="preserve"> TOC \o "1-3" \h \z \u </w:instrText>
      </w:r>
      <w:r w:rsidRPr="00D5163E">
        <w:rPr>
          <w:rFonts w:ascii="Times New Roman" w:hAnsi="Times New Roman" w:cs="Times New Roman"/>
          <w:b w:val="0"/>
          <w:bCs w:val="0"/>
          <w:caps w:val="0"/>
          <w:sz w:val="24"/>
          <w:szCs w:val="24"/>
        </w:rPr>
        <w:fldChar w:fldCharType="separate"/>
      </w:r>
      <w:hyperlink w:anchor="_Toc174427651" w:history="1">
        <w:r w:rsidR="007C5367" w:rsidRPr="008A27E1">
          <w:rPr>
            <w:rStyle w:val="Hyperlink"/>
            <w:rFonts w:ascii="Times New Roman" w:hAnsi="Times New Roman" w:cs="Times New Roman"/>
            <w:noProof/>
          </w:rPr>
          <w:t>1</w:t>
        </w:r>
        <w:r w:rsidR="007C5367">
          <w:rPr>
            <w:rFonts w:eastAsiaTheme="minorEastAsia" w:cstheme="minorBidi"/>
            <w:b w:val="0"/>
            <w:bCs w:val="0"/>
            <w:caps w:val="0"/>
            <w:noProof/>
            <w:kern w:val="2"/>
            <w:sz w:val="22"/>
            <w:szCs w:val="22"/>
            <w:lang w:eastAsia="ja-JP"/>
            <w14:ligatures w14:val="standardContextual"/>
          </w:rPr>
          <w:tab/>
        </w:r>
        <w:r w:rsidR="007C5367" w:rsidRPr="008A27E1">
          <w:rPr>
            <w:rStyle w:val="Hyperlink"/>
            <w:rFonts w:ascii="Times New Roman" w:hAnsi="Times New Roman" w:cs="Times New Roman"/>
            <w:noProof/>
          </w:rPr>
          <w:t>Introdução</w:t>
        </w:r>
        <w:r w:rsidR="007C5367">
          <w:rPr>
            <w:noProof/>
            <w:webHidden/>
          </w:rPr>
          <w:tab/>
        </w:r>
        <w:r w:rsidR="007C5367">
          <w:rPr>
            <w:noProof/>
            <w:webHidden/>
          </w:rPr>
          <w:fldChar w:fldCharType="begin"/>
        </w:r>
        <w:r w:rsidR="007C5367">
          <w:rPr>
            <w:noProof/>
            <w:webHidden/>
          </w:rPr>
          <w:instrText xml:space="preserve"> PAGEREF _Toc174427651 \h </w:instrText>
        </w:r>
        <w:r w:rsidR="007C5367">
          <w:rPr>
            <w:noProof/>
            <w:webHidden/>
          </w:rPr>
        </w:r>
        <w:r w:rsidR="007C5367">
          <w:rPr>
            <w:noProof/>
            <w:webHidden/>
          </w:rPr>
          <w:fldChar w:fldCharType="separate"/>
        </w:r>
        <w:r w:rsidR="007C5367">
          <w:rPr>
            <w:noProof/>
            <w:webHidden/>
          </w:rPr>
          <w:t>12</w:t>
        </w:r>
        <w:r w:rsidR="007C5367">
          <w:rPr>
            <w:noProof/>
            <w:webHidden/>
          </w:rPr>
          <w:fldChar w:fldCharType="end"/>
        </w:r>
      </w:hyperlink>
    </w:p>
    <w:p w14:paraId="0C7EFA95" w14:textId="1F5B1B36" w:rsidR="007C5367" w:rsidRDefault="007C5367">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427652" w:history="1">
        <w:r w:rsidRPr="008A27E1">
          <w:rPr>
            <w:rStyle w:val="Hyperlink"/>
            <w:rFonts w:ascii="Times New Roman" w:hAnsi="Times New Roman" w:cs="Times New Roman"/>
            <w:noProof/>
          </w:rPr>
          <w:t>1.1</w:t>
        </w:r>
        <w:r>
          <w:rPr>
            <w:rFonts w:eastAsiaTheme="minorEastAsia" w:cstheme="minorBidi"/>
            <w:smallCaps w:val="0"/>
            <w:noProof/>
            <w:kern w:val="2"/>
            <w:sz w:val="22"/>
            <w:szCs w:val="22"/>
            <w:lang w:eastAsia="ja-JP"/>
            <w14:ligatures w14:val="standardContextual"/>
          </w:rPr>
          <w:tab/>
        </w:r>
        <w:r w:rsidRPr="008A27E1">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_Toc174427652 \h </w:instrText>
        </w:r>
        <w:r>
          <w:rPr>
            <w:noProof/>
            <w:webHidden/>
          </w:rPr>
        </w:r>
        <w:r>
          <w:rPr>
            <w:noProof/>
            <w:webHidden/>
          </w:rPr>
          <w:fldChar w:fldCharType="separate"/>
        </w:r>
        <w:r>
          <w:rPr>
            <w:noProof/>
            <w:webHidden/>
          </w:rPr>
          <w:t>14</w:t>
        </w:r>
        <w:r>
          <w:rPr>
            <w:noProof/>
            <w:webHidden/>
          </w:rPr>
          <w:fldChar w:fldCharType="end"/>
        </w:r>
      </w:hyperlink>
    </w:p>
    <w:p w14:paraId="7E5FE49E" w14:textId="0A116110" w:rsidR="007C5367" w:rsidRDefault="007C5367">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427653" w:history="1">
        <w:r w:rsidRPr="008A27E1">
          <w:rPr>
            <w:rStyle w:val="Hyperlink"/>
            <w:rFonts w:ascii="Times New Roman" w:hAnsi="Times New Roman" w:cs="Times New Roman"/>
            <w:noProof/>
          </w:rPr>
          <w:t>1.2</w:t>
        </w:r>
        <w:r>
          <w:rPr>
            <w:rFonts w:eastAsiaTheme="minorEastAsia" w:cstheme="minorBidi"/>
            <w:smallCaps w:val="0"/>
            <w:noProof/>
            <w:kern w:val="2"/>
            <w:sz w:val="22"/>
            <w:szCs w:val="22"/>
            <w:lang w:eastAsia="ja-JP"/>
            <w14:ligatures w14:val="standardContextual"/>
          </w:rPr>
          <w:tab/>
        </w:r>
        <w:r w:rsidRPr="008A27E1">
          <w:rPr>
            <w:rStyle w:val="Hyperlink"/>
            <w:rFonts w:ascii="Times New Roman" w:hAnsi="Times New Roman" w:cs="Times New Roman"/>
            <w:noProof/>
          </w:rPr>
          <w:t>Organização do Documento</w:t>
        </w:r>
        <w:r>
          <w:rPr>
            <w:noProof/>
            <w:webHidden/>
          </w:rPr>
          <w:tab/>
        </w:r>
        <w:r>
          <w:rPr>
            <w:noProof/>
            <w:webHidden/>
          </w:rPr>
          <w:fldChar w:fldCharType="begin"/>
        </w:r>
        <w:r>
          <w:rPr>
            <w:noProof/>
            <w:webHidden/>
          </w:rPr>
          <w:instrText xml:space="preserve"> PAGEREF _Toc174427653 \h </w:instrText>
        </w:r>
        <w:r>
          <w:rPr>
            <w:noProof/>
            <w:webHidden/>
          </w:rPr>
        </w:r>
        <w:r>
          <w:rPr>
            <w:noProof/>
            <w:webHidden/>
          </w:rPr>
          <w:fldChar w:fldCharType="separate"/>
        </w:r>
        <w:r>
          <w:rPr>
            <w:noProof/>
            <w:webHidden/>
          </w:rPr>
          <w:t>14</w:t>
        </w:r>
        <w:r>
          <w:rPr>
            <w:noProof/>
            <w:webHidden/>
          </w:rPr>
          <w:fldChar w:fldCharType="end"/>
        </w:r>
      </w:hyperlink>
    </w:p>
    <w:p w14:paraId="3FD26DF8" w14:textId="1A881691" w:rsidR="007C5367" w:rsidRDefault="007C5367">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427654" w:history="1">
        <w:r w:rsidRPr="008A27E1">
          <w:rPr>
            <w:rStyle w:val="Hyperlink"/>
            <w:rFonts w:ascii="Times New Roman" w:hAnsi="Times New Roman" w:cs="Times New Roman"/>
            <w:noProof/>
          </w:rPr>
          <w:t>2</w:t>
        </w:r>
        <w:r>
          <w:rPr>
            <w:rFonts w:eastAsiaTheme="minorEastAsia" w:cstheme="minorBidi"/>
            <w:b w:val="0"/>
            <w:bCs w:val="0"/>
            <w:caps w:val="0"/>
            <w:noProof/>
            <w:kern w:val="2"/>
            <w:sz w:val="22"/>
            <w:szCs w:val="22"/>
            <w:lang w:eastAsia="ja-JP"/>
            <w14:ligatures w14:val="standardContextual"/>
          </w:rPr>
          <w:tab/>
        </w:r>
        <w:r w:rsidRPr="008A27E1">
          <w:rPr>
            <w:rStyle w:val="Hyperlink"/>
            <w:rFonts w:ascii="Times New Roman" w:hAnsi="Times New Roman" w:cs="Times New Roman"/>
            <w:noProof/>
          </w:rPr>
          <w:t>Um panorama sobre aplicação de métodos quantitativos no basquetebol</w:t>
        </w:r>
        <w:r>
          <w:rPr>
            <w:noProof/>
            <w:webHidden/>
          </w:rPr>
          <w:tab/>
        </w:r>
        <w:r>
          <w:rPr>
            <w:noProof/>
            <w:webHidden/>
          </w:rPr>
          <w:fldChar w:fldCharType="begin"/>
        </w:r>
        <w:r>
          <w:rPr>
            <w:noProof/>
            <w:webHidden/>
          </w:rPr>
          <w:instrText xml:space="preserve"> PAGEREF _Toc174427654 \h </w:instrText>
        </w:r>
        <w:r>
          <w:rPr>
            <w:noProof/>
            <w:webHidden/>
          </w:rPr>
        </w:r>
        <w:r>
          <w:rPr>
            <w:noProof/>
            <w:webHidden/>
          </w:rPr>
          <w:fldChar w:fldCharType="separate"/>
        </w:r>
        <w:r>
          <w:rPr>
            <w:noProof/>
            <w:webHidden/>
          </w:rPr>
          <w:t>16</w:t>
        </w:r>
        <w:r>
          <w:rPr>
            <w:noProof/>
            <w:webHidden/>
          </w:rPr>
          <w:fldChar w:fldCharType="end"/>
        </w:r>
      </w:hyperlink>
    </w:p>
    <w:p w14:paraId="06D1A494" w14:textId="005F7B82" w:rsidR="007C5367" w:rsidRDefault="007C5367">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427655" w:history="1">
        <w:r w:rsidRPr="008A27E1">
          <w:rPr>
            <w:rStyle w:val="Hyperlink"/>
            <w:rFonts w:ascii="Times New Roman" w:hAnsi="Times New Roman" w:cs="Times New Roman"/>
            <w:noProof/>
          </w:rPr>
          <w:t>2.1</w:t>
        </w:r>
        <w:r>
          <w:rPr>
            <w:rFonts w:eastAsiaTheme="minorEastAsia" w:cstheme="minorBidi"/>
            <w:smallCaps w:val="0"/>
            <w:noProof/>
            <w:kern w:val="2"/>
            <w:sz w:val="22"/>
            <w:szCs w:val="22"/>
            <w:lang w:eastAsia="ja-JP"/>
            <w14:ligatures w14:val="standardContextual"/>
          </w:rPr>
          <w:tab/>
        </w:r>
        <w:r w:rsidRPr="008A27E1">
          <w:rPr>
            <w:rStyle w:val="Hyperlink"/>
            <w:rFonts w:ascii="Times New Roman" w:hAnsi="Times New Roman" w:cs="Times New Roman"/>
            <w:noProof/>
          </w:rPr>
          <w:t>Basquetebol</w:t>
        </w:r>
        <w:r>
          <w:rPr>
            <w:noProof/>
            <w:webHidden/>
          </w:rPr>
          <w:tab/>
        </w:r>
        <w:r>
          <w:rPr>
            <w:noProof/>
            <w:webHidden/>
          </w:rPr>
          <w:fldChar w:fldCharType="begin"/>
        </w:r>
        <w:r>
          <w:rPr>
            <w:noProof/>
            <w:webHidden/>
          </w:rPr>
          <w:instrText xml:space="preserve"> PAGEREF _Toc174427655 \h </w:instrText>
        </w:r>
        <w:r>
          <w:rPr>
            <w:noProof/>
            <w:webHidden/>
          </w:rPr>
        </w:r>
        <w:r>
          <w:rPr>
            <w:noProof/>
            <w:webHidden/>
          </w:rPr>
          <w:fldChar w:fldCharType="separate"/>
        </w:r>
        <w:r>
          <w:rPr>
            <w:noProof/>
            <w:webHidden/>
          </w:rPr>
          <w:t>16</w:t>
        </w:r>
        <w:r>
          <w:rPr>
            <w:noProof/>
            <w:webHidden/>
          </w:rPr>
          <w:fldChar w:fldCharType="end"/>
        </w:r>
      </w:hyperlink>
    </w:p>
    <w:p w14:paraId="33A3814E" w14:textId="0483B0FD" w:rsidR="007C5367" w:rsidRDefault="007C5367">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427656" w:history="1">
        <w:r w:rsidRPr="008A27E1">
          <w:rPr>
            <w:rStyle w:val="Hyperlink"/>
            <w:rFonts w:ascii="Times New Roman" w:hAnsi="Times New Roman" w:cs="Times New Roman"/>
            <w:noProof/>
          </w:rPr>
          <w:t>2.2</w:t>
        </w:r>
        <w:r>
          <w:rPr>
            <w:rFonts w:eastAsiaTheme="minorEastAsia" w:cstheme="minorBidi"/>
            <w:smallCaps w:val="0"/>
            <w:noProof/>
            <w:kern w:val="2"/>
            <w:sz w:val="22"/>
            <w:szCs w:val="22"/>
            <w:lang w:eastAsia="ja-JP"/>
            <w14:ligatures w14:val="standardContextual"/>
          </w:rPr>
          <w:tab/>
        </w:r>
        <w:r w:rsidRPr="008A27E1">
          <w:rPr>
            <w:rStyle w:val="Hyperlink"/>
            <w:rFonts w:ascii="Times New Roman" w:hAnsi="Times New Roman" w:cs="Times New Roman"/>
            <w:noProof/>
          </w:rPr>
          <w:t>Métodos quantitativos no basquetebol</w:t>
        </w:r>
        <w:r>
          <w:rPr>
            <w:noProof/>
            <w:webHidden/>
          </w:rPr>
          <w:tab/>
        </w:r>
        <w:r>
          <w:rPr>
            <w:noProof/>
            <w:webHidden/>
          </w:rPr>
          <w:fldChar w:fldCharType="begin"/>
        </w:r>
        <w:r>
          <w:rPr>
            <w:noProof/>
            <w:webHidden/>
          </w:rPr>
          <w:instrText xml:space="preserve"> PAGEREF _Toc174427656 \h </w:instrText>
        </w:r>
        <w:r>
          <w:rPr>
            <w:noProof/>
            <w:webHidden/>
          </w:rPr>
        </w:r>
        <w:r>
          <w:rPr>
            <w:noProof/>
            <w:webHidden/>
          </w:rPr>
          <w:fldChar w:fldCharType="separate"/>
        </w:r>
        <w:r>
          <w:rPr>
            <w:noProof/>
            <w:webHidden/>
          </w:rPr>
          <w:t>18</w:t>
        </w:r>
        <w:r>
          <w:rPr>
            <w:noProof/>
            <w:webHidden/>
          </w:rPr>
          <w:fldChar w:fldCharType="end"/>
        </w:r>
      </w:hyperlink>
    </w:p>
    <w:p w14:paraId="22A46860" w14:textId="7B09E57F" w:rsidR="007C5367" w:rsidRDefault="007C5367">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427657" w:history="1">
        <w:r w:rsidRPr="008A27E1">
          <w:rPr>
            <w:rStyle w:val="Hyperlink"/>
            <w:rFonts w:ascii="Times New Roman" w:hAnsi="Times New Roman" w:cs="Times New Roman"/>
            <w:noProof/>
          </w:rPr>
          <w:t>2.2.1</w:t>
        </w:r>
        <w:r>
          <w:rPr>
            <w:rFonts w:eastAsiaTheme="minorEastAsia" w:cstheme="minorBidi"/>
            <w:i w:val="0"/>
            <w:iCs w:val="0"/>
            <w:noProof/>
            <w:kern w:val="2"/>
            <w:sz w:val="22"/>
            <w:szCs w:val="22"/>
            <w:lang w:eastAsia="ja-JP"/>
            <w14:ligatures w14:val="standardContextual"/>
          </w:rPr>
          <w:tab/>
        </w:r>
        <w:r w:rsidRPr="008A27E1">
          <w:rPr>
            <w:rStyle w:val="Hyperlink"/>
            <w:rFonts w:ascii="Times New Roman" w:hAnsi="Times New Roman" w:cs="Times New Roman"/>
            <w:noProof/>
          </w:rPr>
          <w:t>Análises estatísticas para estimativa da vitória</w:t>
        </w:r>
        <w:r>
          <w:rPr>
            <w:noProof/>
            <w:webHidden/>
          </w:rPr>
          <w:tab/>
        </w:r>
        <w:r>
          <w:rPr>
            <w:noProof/>
            <w:webHidden/>
          </w:rPr>
          <w:fldChar w:fldCharType="begin"/>
        </w:r>
        <w:r>
          <w:rPr>
            <w:noProof/>
            <w:webHidden/>
          </w:rPr>
          <w:instrText xml:space="preserve"> PAGEREF _Toc174427657 \h </w:instrText>
        </w:r>
        <w:r>
          <w:rPr>
            <w:noProof/>
            <w:webHidden/>
          </w:rPr>
        </w:r>
        <w:r>
          <w:rPr>
            <w:noProof/>
            <w:webHidden/>
          </w:rPr>
          <w:fldChar w:fldCharType="separate"/>
        </w:r>
        <w:r>
          <w:rPr>
            <w:noProof/>
            <w:webHidden/>
          </w:rPr>
          <w:t>18</w:t>
        </w:r>
        <w:r>
          <w:rPr>
            <w:noProof/>
            <w:webHidden/>
          </w:rPr>
          <w:fldChar w:fldCharType="end"/>
        </w:r>
      </w:hyperlink>
    </w:p>
    <w:p w14:paraId="1844F8F4" w14:textId="20B4026B" w:rsidR="007C5367" w:rsidRDefault="007C5367">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427658" w:history="1">
        <w:r w:rsidRPr="008A27E1">
          <w:rPr>
            <w:rStyle w:val="Hyperlink"/>
            <w:rFonts w:ascii="Times New Roman" w:hAnsi="Times New Roman" w:cs="Times New Roman"/>
            <w:noProof/>
          </w:rPr>
          <w:t>2.2.2</w:t>
        </w:r>
        <w:r>
          <w:rPr>
            <w:rFonts w:eastAsiaTheme="minorEastAsia" w:cstheme="minorBidi"/>
            <w:i w:val="0"/>
            <w:iCs w:val="0"/>
            <w:noProof/>
            <w:kern w:val="2"/>
            <w:sz w:val="22"/>
            <w:szCs w:val="22"/>
            <w:lang w:eastAsia="ja-JP"/>
            <w14:ligatures w14:val="standardContextual"/>
          </w:rPr>
          <w:tab/>
        </w:r>
        <w:r w:rsidRPr="008A27E1">
          <w:rPr>
            <w:rStyle w:val="Hyperlink"/>
            <w:rFonts w:ascii="Times New Roman" w:hAnsi="Times New Roman" w:cs="Times New Roman"/>
            <w:noProof/>
          </w:rPr>
          <w:t>Métodos de classificação no basquetebol</w:t>
        </w:r>
        <w:r>
          <w:rPr>
            <w:noProof/>
            <w:webHidden/>
          </w:rPr>
          <w:tab/>
        </w:r>
        <w:r>
          <w:rPr>
            <w:noProof/>
            <w:webHidden/>
          </w:rPr>
          <w:fldChar w:fldCharType="begin"/>
        </w:r>
        <w:r>
          <w:rPr>
            <w:noProof/>
            <w:webHidden/>
          </w:rPr>
          <w:instrText xml:space="preserve"> PAGEREF _Toc174427658 \h </w:instrText>
        </w:r>
        <w:r>
          <w:rPr>
            <w:noProof/>
            <w:webHidden/>
          </w:rPr>
        </w:r>
        <w:r>
          <w:rPr>
            <w:noProof/>
            <w:webHidden/>
          </w:rPr>
          <w:fldChar w:fldCharType="separate"/>
        </w:r>
        <w:r>
          <w:rPr>
            <w:noProof/>
            <w:webHidden/>
          </w:rPr>
          <w:t>20</w:t>
        </w:r>
        <w:r>
          <w:rPr>
            <w:noProof/>
            <w:webHidden/>
          </w:rPr>
          <w:fldChar w:fldCharType="end"/>
        </w:r>
      </w:hyperlink>
    </w:p>
    <w:p w14:paraId="290F6675" w14:textId="676CE7F0" w:rsidR="007C5367" w:rsidRDefault="007C5367">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427659" w:history="1">
        <w:r w:rsidRPr="008A27E1">
          <w:rPr>
            <w:rStyle w:val="Hyperlink"/>
            <w:rFonts w:ascii="Times New Roman" w:hAnsi="Times New Roman" w:cs="Times New Roman"/>
            <w:noProof/>
          </w:rPr>
          <w:t>3</w:t>
        </w:r>
        <w:r>
          <w:rPr>
            <w:rFonts w:eastAsiaTheme="minorEastAsia" w:cstheme="minorBidi"/>
            <w:b w:val="0"/>
            <w:bCs w:val="0"/>
            <w:caps w:val="0"/>
            <w:noProof/>
            <w:kern w:val="2"/>
            <w:sz w:val="22"/>
            <w:szCs w:val="22"/>
            <w:lang w:eastAsia="ja-JP"/>
            <w14:ligatures w14:val="standardContextual"/>
          </w:rPr>
          <w:tab/>
        </w:r>
        <w:r w:rsidRPr="008A27E1">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_Toc174427659 \h </w:instrText>
        </w:r>
        <w:r>
          <w:rPr>
            <w:noProof/>
            <w:webHidden/>
          </w:rPr>
        </w:r>
        <w:r>
          <w:rPr>
            <w:noProof/>
            <w:webHidden/>
          </w:rPr>
          <w:fldChar w:fldCharType="separate"/>
        </w:r>
        <w:r>
          <w:rPr>
            <w:noProof/>
            <w:webHidden/>
          </w:rPr>
          <w:t>22</w:t>
        </w:r>
        <w:r>
          <w:rPr>
            <w:noProof/>
            <w:webHidden/>
          </w:rPr>
          <w:fldChar w:fldCharType="end"/>
        </w:r>
      </w:hyperlink>
    </w:p>
    <w:p w14:paraId="4EDA6AB9" w14:textId="03FCA746" w:rsidR="007C5367" w:rsidRDefault="007C5367">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427660" w:history="1">
        <w:r w:rsidRPr="008A27E1">
          <w:rPr>
            <w:rStyle w:val="Hyperlink"/>
            <w:rFonts w:ascii="Times New Roman" w:hAnsi="Times New Roman" w:cs="Times New Roman"/>
            <w:noProof/>
          </w:rPr>
          <w:t>3.1</w:t>
        </w:r>
        <w:r>
          <w:rPr>
            <w:rFonts w:eastAsiaTheme="minorEastAsia" w:cstheme="minorBidi"/>
            <w:smallCaps w:val="0"/>
            <w:noProof/>
            <w:kern w:val="2"/>
            <w:sz w:val="22"/>
            <w:szCs w:val="22"/>
            <w:lang w:eastAsia="ja-JP"/>
            <w14:ligatures w14:val="standardContextual"/>
          </w:rPr>
          <w:tab/>
        </w:r>
        <w:r w:rsidRPr="008A27E1">
          <w:rPr>
            <w:rStyle w:val="Hyperlink"/>
            <w:rFonts w:ascii="Times New Roman" w:hAnsi="Times New Roman" w:cs="Times New Roman"/>
            <w:noProof/>
          </w:rPr>
          <w:t>Escolha dos Indicadores Técnicos</w:t>
        </w:r>
        <w:r>
          <w:rPr>
            <w:noProof/>
            <w:webHidden/>
          </w:rPr>
          <w:tab/>
        </w:r>
        <w:r>
          <w:rPr>
            <w:noProof/>
            <w:webHidden/>
          </w:rPr>
          <w:fldChar w:fldCharType="begin"/>
        </w:r>
        <w:r>
          <w:rPr>
            <w:noProof/>
            <w:webHidden/>
          </w:rPr>
          <w:instrText xml:space="preserve"> PAGEREF _Toc174427660 \h </w:instrText>
        </w:r>
        <w:r>
          <w:rPr>
            <w:noProof/>
            <w:webHidden/>
          </w:rPr>
        </w:r>
        <w:r>
          <w:rPr>
            <w:noProof/>
            <w:webHidden/>
          </w:rPr>
          <w:fldChar w:fldCharType="separate"/>
        </w:r>
        <w:r>
          <w:rPr>
            <w:noProof/>
            <w:webHidden/>
          </w:rPr>
          <w:t>22</w:t>
        </w:r>
        <w:r>
          <w:rPr>
            <w:noProof/>
            <w:webHidden/>
          </w:rPr>
          <w:fldChar w:fldCharType="end"/>
        </w:r>
      </w:hyperlink>
    </w:p>
    <w:p w14:paraId="2C3D1B57" w14:textId="03CC5672" w:rsidR="007C5367" w:rsidRDefault="007C5367">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427661" w:history="1">
        <w:r w:rsidRPr="008A27E1">
          <w:rPr>
            <w:rStyle w:val="Hyperlink"/>
            <w:rFonts w:ascii="Times New Roman" w:hAnsi="Times New Roman" w:cs="Times New Roman"/>
            <w:noProof/>
          </w:rPr>
          <w:t>3.2</w:t>
        </w:r>
        <w:r>
          <w:rPr>
            <w:rFonts w:eastAsiaTheme="minorEastAsia" w:cstheme="minorBidi"/>
            <w:smallCaps w:val="0"/>
            <w:noProof/>
            <w:kern w:val="2"/>
            <w:sz w:val="22"/>
            <w:szCs w:val="22"/>
            <w:lang w:eastAsia="ja-JP"/>
            <w14:ligatures w14:val="standardContextual"/>
          </w:rPr>
          <w:tab/>
        </w:r>
        <w:r w:rsidRPr="008A27E1">
          <w:rPr>
            <w:rStyle w:val="Hyperlink"/>
            <w:rFonts w:ascii="Times New Roman" w:hAnsi="Times New Roman" w:cs="Times New Roman"/>
            <w:noProof/>
          </w:rPr>
          <w:t>Coleta de Dados</w:t>
        </w:r>
        <w:r>
          <w:rPr>
            <w:noProof/>
            <w:webHidden/>
          </w:rPr>
          <w:tab/>
        </w:r>
        <w:r>
          <w:rPr>
            <w:noProof/>
            <w:webHidden/>
          </w:rPr>
          <w:fldChar w:fldCharType="begin"/>
        </w:r>
        <w:r>
          <w:rPr>
            <w:noProof/>
            <w:webHidden/>
          </w:rPr>
          <w:instrText xml:space="preserve"> PAGEREF _Toc174427661 \h </w:instrText>
        </w:r>
        <w:r>
          <w:rPr>
            <w:noProof/>
            <w:webHidden/>
          </w:rPr>
        </w:r>
        <w:r>
          <w:rPr>
            <w:noProof/>
            <w:webHidden/>
          </w:rPr>
          <w:fldChar w:fldCharType="separate"/>
        </w:r>
        <w:r>
          <w:rPr>
            <w:noProof/>
            <w:webHidden/>
          </w:rPr>
          <w:t>25</w:t>
        </w:r>
        <w:r>
          <w:rPr>
            <w:noProof/>
            <w:webHidden/>
          </w:rPr>
          <w:fldChar w:fldCharType="end"/>
        </w:r>
      </w:hyperlink>
    </w:p>
    <w:p w14:paraId="3F4EB42B" w14:textId="08229EDF" w:rsidR="007C5367" w:rsidRDefault="007C5367">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427662" w:history="1">
        <w:r w:rsidRPr="008A27E1">
          <w:rPr>
            <w:rStyle w:val="Hyperlink"/>
            <w:rFonts w:ascii="Times New Roman" w:hAnsi="Times New Roman" w:cs="Times New Roman"/>
            <w:noProof/>
          </w:rPr>
          <w:t>3.3</w:t>
        </w:r>
        <w:r>
          <w:rPr>
            <w:rFonts w:eastAsiaTheme="minorEastAsia" w:cstheme="minorBidi"/>
            <w:smallCaps w:val="0"/>
            <w:noProof/>
            <w:kern w:val="2"/>
            <w:sz w:val="22"/>
            <w:szCs w:val="22"/>
            <w:lang w:eastAsia="ja-JP"/>
            <w14:ligatures w14:val="standardContextual"/>
          </w:rPr>
          <w:tab/>
        </w:r>
        <w:r w:rsidRPr="008A27E1">
          <w:rPr>
            <w:rStyle w:val="Hyperlink"/>
            <w:rFonts w:ascii="Times New Roman" w:hAnsi="Times New Roman" w:cs="Times New Roman"/>
            <w:noProof/>
          </w:rPr>
          <w:t>Métodos de Apoio à Decisão Multicritério para Ordenamento de Alternativas</w:t>
        </w:r>
        <w:r>
          <w:rPr>
            <w:noProof/>
            <w:webHidden/>
          </w:rPr>
          <w:tab/>
        </w:r>
        <w:r>
          <w:rPr>
            <w:noProof/>
            <w:webHidden/>
          </w:rPr>
          <w:fldChar w:fldCharType="begin"/>
        </w:r>
        <w:r>
          <w:rPr>
            <w:noProof/>
            <w:webHidden/>
          </w:rPr>
          <w:instrText xml:space="preserve"> PAGEREF _Toc174427662 \h </w:instrText>
        </w:r>
        <w:r>
          <w:rPr>
            <w:noProof/>
            <w:webHidden/>
          </w:rPr>
        </w:r>
        <w:r>
          <w:rPr>
            <w:noProof/>
            <w:webHidden/>
          </w:rPr>
          <w:fldChar w:fldCharType="separate"/>
        </w:r>
        <w:r>
          <w:rPr>
            <w:noProof/>
            <w:webHidden/>
          </w:rPr>
          <w:t>28</w:t>
        </w:r>
        <w:r>
          <w:rPr>
            <w:noProof/>
            <w:webHidden/>
          </w:rPr>
          <w:fldChar w:fldCharType="end"/>
        </w:r>
      </w:hyperlink>
    </w:p>
    <w:p w14:paraId="4962AE1C" w14:textId="1A88F7E7" w:rsidR="007C5367" w:rsidRDefault="007C5367">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427663" w:history="1">
        <w:r w:rsidRPr="008A27E1">
          <w:rPr>
            <w:rStyle w:val="Hyperlink"/>
            <w:rFonts w:ascii="Times New Roman" w:hAnsi="Times New Roman" w:cs="Times New Roman"/>
            <w:noProof/>
          </w:rPr>
          <w:t>3.3.1</w:t>
        </w:r>
        <w:r>
          <w:rPr>
            <w:rFonts w:eastAsiaTheme="minorEastAsia" w:cstheme="minorBidi"/>
            <w:i w:val="0"/>
            <w:iCs w:val="0"/>
            <w:noProof/>
            <w:kern w:val="2"/>
            <w:sz w:val="22"/>
            <w:szCs w:val="22"/>
            <w:lang w:eastAsia="ja-JP"/>
            <w14:ligatures w14:val="standardContextual"/>
          </w:rPr>
          <w:tab/>
        </w:r>
        <w:r w:rsidRPr="008A27E1">
          <w:rPr>
            <w:rStyle w:val="Hyperlink"/>
            <w:rFonts w:ascii="Times New Roman" w:hAnsi="Times New Roman" w:cs="Times New Roman"/>
            <w:noProof/>
          </w:rPr>
          <w:t>Método de MCDA TOPSIS</w:t>
        </w:r>
        <w:r>
          <w:rPr>
            <w:noProof/>
            <w:webHidden/>
          </w:rPr>
          <w:tab/>
        </w:r>
        <w:r>
          <w:rPr>
            <w:noProof/>
            <w:webHidden/>
          </w:rPr>
          <w:fldChar w:fldCharType="begin"/>
        </w:r>
        <w:r>
          <w:rPr>
            <w:noProof/>
            <w:webHidden/>
          </w:rPr>
          <w:instrText xml:space="preserve"> PAGEREF _Toc174427663 \h </w:instrText>
        </w:r>
        <w:r>
          <w:rPr>
            <w:noProof/>
            <w:webHidden/>
          </w:rPr>
        </w:r>
        <w:r>
          <w:rPr>
            <w:noProof/>
            <w:webHidden/>
          </w:rPr>
          <w:fldChar w:fldCharType="separate"/>
        </w:r>
        <w:r>
          <w:rPr>
            <w:noProof/>
            <w:webHidden/>
          </w:rPr>
          <w:t>30</w:t>
        </w:r>
        <w:r>
          <w:rPr>
            <w:noProof/>
            <w:webHidden/>
          </w:rPr>
          <w:fldChar w:fldCharType="end"/>
        </w:r>
      </w:hyperlink>
    </w:p>
    <w:p w14:paraId="69BE55DD" w14:textId="66A97F83" w:rsidR="007C5367" w:rsidRDefault="007C5367">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427664" w:history="1">
        <w:r w:rsidRPr="008A27E1">
          <w:rPr>
            <w:rStyle w:val="Hyperlink"/>
            <w:rFonts w:ascii="Times New Roman" w:hAnsi="Times New Roman" w:cs="Times New Roman"/>
            <w:noProof/>
          </w:rPr>
          <w:t>3.3.2</w:t>
        </w:r>
        <w:r>
          <w:rPr>
            <w:rFonts w:eastAsiaTheme="minorEastAsia" w:cstheme="minorBidi"/>
            <w:i w:val="0"/>
            <w:iCs w:val="0"/>
            <w:noProof/>
            <w:kern w:val="2"/>
            <w:sz w:val="22"/>
            <w:szCs w:val="22"/>
            <w:lang w:eastAsia="ja-JP"/>
            <w14:ligatures w14:val="standardContextual"/>
          </w:rPr>
          <w:tab/>
        </w:r>
        <w:r w:rsidRPr="008A27E1">
          <w:rPr>
            <w:rStyle w:val="Hyperlink"/>
            <w:rFonts w:ascii="Times New Roman" w:hAnsi="Times New Roman" w:cs="Times New Roman"/>
            <w:noProof/>
          </w:rPr>
          <w:t>Método TOPSIS modificado para séries temporais</w:t>
        </w:r>
        <w:r>
          <w:rPr>
            <w:noProof/>
            <w:webHidden/>
          </w:rPr>
          <w:tab/>
        </w:r>
        <w:r>
          <w:rPr>
            <w:noProof/>
            <w:webHidden/>
          </w:rPr>
          <w:fldChar w:fldCharType="begin"/>
        </w:r>
        <w:r>
          <w:rPr>
            <w:noProof/>
            <w:webHidden/>
          </w:rPr>
          <w:instrText xml:space="preserve"> PAGEREF _Toc174427664 \h </w:instrText>
        </w:r>
        <w:r>
          <w:rPr>
            <w:noProof/>
            <w:webHidden/>
          </w:rPr>
        </w:r>
        <w:r>
          <w:rPr>
            <w:noProof/>
            <w:webHidden/>
          </w:rPr>
          <w:fldChar w:fldCharType="separate"/>
        </w:r>
        <w:r>
          <w:rPr>
            <w:noProof/>
            <w:webHidden/>
          </w:rPr>
          <w:t>31</w:t>
        </w:r>
        <w:r>
          <w:rPr>
            <w:noProof/>
            <w:webHidden/>
          </w:rPr>
          <w:fldChar w:fldCharType="end"/>
        </w:r>
      </w:hyperlink>
    </w:p>
    <w:p w14:paraId="45F0FC7E" w14:textId="7FB6B9D6" w:rsidR="007C5367" w:rsidRDefault="007C5367">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427665" w:history="1">
        <w:r w:rsidRPr="008A27E1">
          <w:rPr>
            <w:rStyle w:val="Hyperlink"/>
            <w:rFonts w:ascii="Times New Roman" w:hAnsi="Times New Roman" w:cs="Times New Roman"/>
            <w:noProof/>
          </w:rPr>
          <w:t>4</w:t>
        </w:r>
        <w:r>
          <w:rPr>
            <w:rFonts w:eastAsiaTheme="minorEastAsia" w:cstheme="minorBidi"/>
            <w:b w:val="0"/>
            <w:bCs w:val="0"/>
            <w:caps w:val="0"/>
            <w:noProof/>
            <w:kern w:val="2"/>
            <w:sz w:val="22"/>
            <w:szCs w:val="22"/>
            <w:lang w:eastAsia="ja-JP"/>
            <w14:ligatures w14:val="standardContextual"/>
          </w:rPr>
          <w:tab/>
        </w:r>
        <w:r w:rsidRPr="008A27E1">
          <w:rPr>
            <w:rStyle w:val="Hyperlink"/>
            <w:rFonts w:ascii="Times New Roman" w:hAnsi="Times New Roman" w:cs="Times New Roman"/>
            <w:noProof/>
          </w:rPr>
          <w:t>Resultados e Discussão</w:t>
        </w:r>
        <w:r>
          <w:rPr>
            <w:noProof/>
            <w:webHidden/>
          </w:rPr>
          <w:tab/>
        </w:r>
        <w:r>
          <w:rPr>
            <w:noProof/>
            <w:webHidden/>
          </w:rPr>
          <w:fldChar w:fldCharType="begin"/>
        </w:r>
        <w:r>
          <w:rPr>
            <w:noProof/>
            <w:webHidden/>
          </w:rPr>
          <w:instrText xml:space="preserve"> PAGEREF _Toc174427665 \h </w:instrText>
        </w:r>
        <w:r>
          <w:rPr>
            <w:noProof/>
            <w:webHidden/>
          </w:rPr>
        </w:r>
        <w:r>
          <w:rPr>
            <w:noProof/>
            <w:webHidden/>
          </w:rPr>
          <w:fldChar w:fldCharType="separate"/>
        </w:r>
        <w:r>
          <w:rPr>
            <w:noProof/>
            <w:webHidden/>
          </w:rPr>
          <w:t>35</w:t>
        </w:r>
        <w:r>
          <w:rPr>
            <w:noProof/>
            <w:webHidden/>
          </w:rPr>
          <w:fldChar w:fldCharType="end"/>
        </w:r>
      </w:hyperlink>
    </w:p>
    <w:p w14:paraId="49133541" w14:textId="32F4A289" w:rsidR="007C5367" w:rsidRDefault="007C5367">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427666" w:history="1">
        <w:r w:rsidRPr="008A27E1">
          <w:rPr>
            <w:rStyle w:val="Hyperlink"/>
            <w:rFonts w:ascii="Times New Roman" w:hAnsi="Times New Roman" w:cs="Times New Roman"/>
            <w:noProof/>
          </w:rPr>
          <w:t>4.1</w:t>
        </w:r>
        <w:r>
          <w:rPr>
            <w:rFonts w:eastAsiaTheme="minorEastAsia" w:cstheme="minorBidi"/>
            <w:smallCaps w:val="0"/>
            <w:noProof/>
            <w:kern w:val="2"/>
            <w:sz w:val="22"/>
            <w:szCs w:val="22"/>
            <w:lang w:eastAsia="ja-JP"/>
            <w14:ligatures w14:val="standardContextual"/>
          </w:rPr>
          <w:tab/>
        </w:r>
        <w:r w:rsidRPr="008A27E1">
          <w:rPr>
            <w:rStyle w:val="Hyperlink"/>
            <w:rFonts w:ascii="Times New Roman" w:hAnsi="Times New Roman" w:cs="Times New Roman"/>
            <w:noProof/>
          </w:rPr>
          <w:t>Desempenho das Equipes</w:t>
        </w:r>
        <w:r>
          <w:rPr>
            <w:noProof/>
            <w:webHidden/>
          </w:rPr>
          <w:tab/>
        </w:r>
        <w:r>
          <w:rPr>
            <w:noProof/>
            <w:webHidden/>
          </w:rPr>
          <w:fldChar w:fldCharType="begin"/>
        </w:r>
        <w:r>
          <w:rPr>
            <w:noProof/>
            <w:webHidden/>
          </w:rPr>
          <w:instrText xml:space="preserve"> PAGEREF _Toc174427666 \h </w:instrText>
        </w:r>
        <w:r>
          <w:rPr>
            <w:noProof/>
            <w:webHidden/>
          </w:rPr>
        </w:r>
        <w:r>
          <w:rPr>
            <w:noProof/>
            <w:webHidden/>
          </w:rPr>
          <w:fldChar w:fldCharType="separate"/>
        </w:r>
        <w:r>
          <w:rPr>
            <w:noProof/>
            <w:webHidden/>
          </w:rPr>
          <w:t>35</w:t>
        </w:r>
        <w:r>
          <w:rPr>
            <w:noProof/>
            <w:webHidden/>
          </w:rPr>
          <w:fldChar w:fldCharType="end"/>
        </w:r>
      </w:hyperlink>
    </w:p>
    <w:p w14:paraId="00EEE365" w14:textId="567D18F4" w:rsidR="007C5367" w:rsidRDefault="007C5367">
      <w:pPr>
        <w:pStyle w:val="Sumrio2"/>
        <w:tabs>
          <w:tab w:val="left" w:pos="1200"/>
          <w:tab w:val="right" w:leader="dot" w:pos="9061"/>
        </w:tabs>
        <w:rPr>
          <w:rFonts w:eastAsiaTheme="minorEastAsia" w:cstheme="minorBidi"/>
          <w:smallCaps w:val="0"/>
          <w:noProof/>
          <w:kern w:val="2"/>
          <w:sz w:val="22"/>
          <w:szCs w:val="22"/>
          <w:lang w:eastAsia="ja-JP"/>
          <w14:ligatures w14:val="standardContextual"/>
        </w:rPr>
      </w:pPr>
      <w:hyperlink w:anchor="_Toc174427667" w:history="1">
        <w:r w:rsidRPr="008A27E1">
          <w:rPr>
            <w:rStyle w:val="Hyperlink"/>
            <w:rFonts w:ascii="Times New Roman" w:hAnsi="Times New Roman" w:cs="Times New Roman"/>
            <w:noProof/>
          </w:rPr>
          <w:t>4.2</w:t>
        </w:r>
        <w:r>
          <w:rPr>
            <w:rFonts w:eastAsiaTheme="minorEastAsia" w:cstheme="minorBidi"/>
            <w:smallCaps w:val="0"/>
            <w:noProof/>
            <w:kern w:val="2"/>
            <w:sz w:val="22"/>
            <w:szCs w:val="22"/>
            <w:lang w:eastAsia="ja-JP"/>
            <w14:ligatures w14:val="standardContextual"/>
          </w:rPr>
          <w:tab/>
        </w:r>
        <w:r w:rsidRPr="008A27E1">
          <w:rPr>
            <w:rStyle w:val="Hyperlink"/>
            <w:rFonts w:ascii="Times New Roman" w:hAnsi="Times New Roman" w:cs="Times New Roman"/>
            <w:noProof/>
          </w:rPr>
          <w:t>Teste dos Cenários</w:t>
        </w:r>
        <w:r>
          <w:rPr>
            <w:noProof/>
            <w:webHidden/>
          </w:rPr>
          <w:tab/>
        </w:r>
        <w:r>
          <w:rPr>
            <w:noProof/>
            <w:webHidden/>
          </w:rPr>
          <w:fldChar w:fldCharType="begin"/>
        </w:r>
        <w:r>
          <w:rPr>
            <w:noProof/>
            <w:webHidden/>
          </w:rPr>
          <w:instrText xml:space="preserve"> PAGEREF _Toc174427667 \h </w:instrText>
        </w:r>
        <w:r>
          <w:rPr>
            <w:noProof/>
            <w:webHidden/>
          </w:rPr>
        </w:r>
        <w:r>
          <w:rPr>
            <w:noProof/>
            <w:webHidden/>
          </w:rPr>
          <w:fldChar w:fldCharType="separate"/>
        </w:r>
        <w:r>
          <w:rPr>
            <w:noProof/>
            <w:webHidden/>
          </w:rPr>
          <w:t>38</w:t>
        </w:r>
        <w:r>
          <w:rPr>
            <w:noProof/>
            <w:webHidden/>
          </w:rPr>
          <w:fldChar w:fldCharType="end"/>
        </w:r>
      </w:hyperlink>
    </w:p>
    <w:p w14:paraId="679658EE" w14:textId="2CD82E62" w:rsidR="007C5367" w:rsidRDefault="007C5367">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427668" w:history="1">
        <w:r w:rsidRPr="008A27E1">
          <w:rPr>
            <w:rStyle w:val="Hyperlink"/>
            <w:rFonts w:ascii="Times New Roman" w:hAnsi="Times New Roman" w:cs="Times New Roman"/>
            <w:noProof/>
          </w:rPr>
          <w:t>4.2.1</w:t>
        </w:r>
        <w:r>
          <w:rPr>
            <w:rFonts w:eastAsiaTheme="minorEastAsia" w:cstheme="minorBidi"/>
            <w:i w:val="0"/>
            <w:iCs w:val="0"/>
            <w:noProof/>
            <w:kern w:val="2"/>
            <w:sz w:val="22"/>
            <w:szCs w:val="22"/>
            <w:lang w:eastAsia="ja-JP"/>
            <w14:ligatures w14:val="standardContextual"/>
          </w:rPr>
          <w:tab/>
        </w:r>
        <w:r w:rsidRPr="008A27E1">
          <w:rPr>
            <w:rStyle w:val="Hyperlink"/>
            <w:rFonts w:ascii="Times New Roman" w:hAnsi="Times New Roman" w:cs="Times New Roman"/>
            <w:noProof/>
          </w:rPr>
          <w:t>Primeiro Cenário: Pesos Iguais</w:t>
        </w:r>
        <w:r>
          <w:rPr>
            <w:noProof/>
            <w:webHidden/>
          </w:rPr>
          <w:tab/>
        </w:r>
        <w:r>
          <w:rPr>
            <w:noProof/>
            <w:webHidden/>
          </w:rPr>
          <w:fldChar w:fldCharType="begin"/>
        </w:r>
        <w:r>
          <w:rPr>
            <w:noProof/>
            <w:webHidden/>
          </w:rPr>
          <w:instrText xml:space="preserve"> PAGEREF _Toc174427668 \h </w:instrText>
        </w:r>
        <w:r>
          <w:rPr>
            <w:noProof/>
            <w:webHidden/>
          </w:rPr>
        </w:r>
        <w:r>
          <w:rPr>
            <w:noProof/>
            <w:webHidden/>
          </w:rPr>
          <w:fldChar w:fldCharType="separate"/>
        </w:r>
        <w:r>
          <w:rPr>
            <w:noProof/>
            <w:webHidden/>
          </w:rPr>
          <w:t>38</w:t>
        </w:r>
        <w:r>
          <w:rPr>
            <w:noProof/>
            <w:webHidden/>
          </w:rPr>
          <w:fldChar w:fldCharType="end"/>
        </w:r>
      </w:hyperlink>
    </w:p>
    <w:p w14:paraId="0DDE87FE" w14:textId="4279144C" w:rsidR="007C5367" w:rsidRDefault="007C5367">
      <w:pPr>
        <w:pStyle w:val="Sumrio3"/>
        <w:tabs>
          <w:tab w:val="left" w:pos="1440"/>
          <w:tab w:val="right" w:leader="dot" w:pos="9061"/>
        </w:tabs>
        <w:rPr>
          <w:rFonts w:eastAsiaTheme="minorEastAsia" w:cstheme="minorBidi"/>
          <w:i w:val="0"/>
          <w:iCs w:val="0"/>
          <w:noProof/>
          <w:kern w:val="2"/>
          <w:sz w:val="22"/>
          <w:szCs w:val="22"/>
          <w:lang w:eastAsia="ja-JP"/>
          <w14:ligatures w14:val="standardContextual"/>
        </w:rPr>
      </w:pPr>
      <w:hyperlink w:anchor="_Toc174427669" w:history="1">
        <w:r w:rsidRPr="008A27E1">
          <w:rPr>
            <w:rStyle w:val="Hyperlink"/>
            <w:rFonts w:ascii="Times New Roman" w:hAnsi="Times New Roman" w:cs="Times New Roman"/>
            <w:noProof/>
          </w:rPr>
          <w:t>4.2.2</w:t>
        </w:r>
        <w:r>
          <w:rPr>
            <w:rFonts w:eastAsiaTheme="minorEastAsia" w:cstheme="minorBidi"/>
            <w:i w:val="0"/>
            <w:iCs w:val="0"/>
            <w:noProof/>
            <w:kern w:val="2"/>
            <w:sz w:val="22"/>
            <w:szCs w:val="22"/>
            <w:lang w:eastAsia="ja-JP"/>
            <w14:ligatures w14:val="standardContextual"/>
          </w:rPr>
          <w:tab/>
        </w:r>
        <w:r w:rsidRPr="008A27E1">
          <w:rPr>
            <w:rStyle w:val="Hyperlink"/>
            <w:rFonts w:ascii="Times New Roman" w:hAnsi="Times New Roman" w:cs="Times New Roman"/>
            <w:noProof/>
          </w:rPr>
          <w:t>Segundo Cenário: Distribuição do Pesos</w:t>
        </w:r>
        <w:r>
          <w:rPr>
            <w:noProof/>
            <w:webHidden/>
          </w:rPr>
          <w:tab/>
        </w:r>
        <w:r>
          <w:rPr>
            <w:noProof/>
            <w:webHidden/>
          </w:rPr>
          <w:fldChar w:fldCharType="begin"/>
        </w:r>
        <w:r>
          <w:rPr>
            <w:noProof/>
            <w:webHidden/>
          </w:rPr>
          <w:instrText xml:space="preserve"> PAGEREF _Toc174427669 \h </w:instrText>
        </w:r>
        <w:r>
          <w:rPr>
            <w:noProof/>
            <w:webHidden/>
          </w:rPr>
        </w:r>
        <w:r>
          <w:rPr>
            <w:noProof/>
            <w:webHidden/>
          </w:rPr>
          <w:fldChar w:fldCharType="separate"/>
        </w:r>
        <w:r>
          <w:rPr>
            <w:noProof/>
            <w:webHidden/>
          </w:rPr>
          <w:t>40</w:t>
        </w:r>
        <w:r>
          <w:rPr>
            <w:noProof/>
            <w:webHidden/>
          </w:rPr>
          <w:fldChar w:fldCharType="end"/>
        </w:r>
      </w:hyperlink>
    </w:p>
    <w:p w14:paraId="2D13DEEF" w14:textId="5F71B696" w:rsidR="007C5367" w:rsidRDefault="007C5367">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427670" w:history="1">
        <w:r w:rsidRPr="008A27E1">
          <w:rPr>
            <w:rStyle w:val="Hyperlink"/>
            <w:rFonts w:ascii="Times New Roman" w:hAnsi="Times New Roman" w:cs="Times New Roman"/>
            <w:noProof/>
          </w:rPr>
          <w:t>5</w:t>
        </w:r>
        <w:r>
          <w:rPr>
            <w:rFonts w:eastAsiaTheme="minorEastAsia" w:cstheme="minorBidi"/>
            <w:b w:val="0"/>
            <w:bCs w:val="0"/>
            <w:caps w:val="0"/>
            <w:noProof/>
            <w:kern w:val="2"/>
            <w:sz w:val="22"/>
            <w:szCs w:val="22"/>
            <w:lang w:eastAsia="ja-JP"/>
            <w14:ligatures w14:val="standardContextual"/>
          </w:rPr>
          <w:tab/>
        </w:r>
        <w:r w:rsidRPr="008A27E1">
          <w:rPr>
            <w:rStyle w:val="Hyperlink"/>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_Toc174427670 \h </w:instrText>
        </w:r>
        <w:r>
          <w:rPr>
            <w:noProof/>
            <w:webHidden/>
          </w:rPr>
        </w:r>
        <w:r>
          <w:rPr>
            <w:noProof/>
            <w:webHidden/>
          </w:rPr>
          <w:fldChar w:fldCharType="separate"/>
        </w:r>
        <w:r>
          <w:rPr>
            <w:noProof/>
            <w:webHidden/>
          </w:rPr>
          <w:t>47</w:t>
        </w:r>
        <w:r>
          <w:rPr>
            <w:noProof/>
            <w:webHidden/>
          </w:rPr>
          <w:fldChar w:fldCharType="end"/>
        </w:r>
      </w:hyperlink>
    </w:p>
    <w:p w14:paraId="6E5C517C" w14:textId="4BF8DAAF" w:rsidR="007C5367" w:rsidRDefault="007C5367">
      <w:pPr>
        <w:pStyle w:val="Sumrio1"/>
        <w:tabs>
          <w:tab w:val="left" w:pos="720"/>
          <w:tab w:val="right" w:leader="dot" w:pos="9061"/>
        </w:tabs>
        <w:rPr>
          <w:rFonts w:eastAsiaTheme="minorEastAsia" w:cstheme="minorBidi"/>
          <w:b w:val="0"/>
          <w:bCs w:val="0"/>
          <w:caps w:val="0"/>
          <w:noProof/>
          <w:kern w:val="2"/>
          <w:sz w:val="22"/>
          <w:szCs w:val="22"/>
          <w:lang w:eastAsia="ja-JP"/>
          <w14:ligatures w14:val="standardContextual"/>
        </w:rPr>
      </w:pPr>
      <w:hyperlink w:anchor="_Toc174427671" w:history="1">
        <w:r w:rsidRPr="008A27E1">
          <w:rPr>
            <w:rStyle w:val="Hyperlink"/>
            <w:rFonts w:ascii="Times New Roman" w:hAnsi="Times New Roman" w:cs="Times New Roman"/>
            <w:noProof/>
          </w:rPr>
          <w:t>6</w:t>
        </w:r>
        <w:r>
          <w:rPr>
            <w:rFonts w:eastAsiaTheme="minorEastAsia" w:cstheme="minorBidi"/>
            <w:b w:val="0"/>
            <w:bCs w:val="0"/>
            <w:caps w:val="0"/>
            <w:noProof/>
            <w:kern w:val="2"/>
            <w:sz w:val="22"/>
            <w:szCs w:val="22"/>
            <w:lang w:eastAsia="ja-JP"/>
            <w14:ligatures w14:val="standardContextual"/>
          </w:rPr>
          <w:tab/>
        </w:r>
        <w:r w:rsidRPr="008A27E1">
          <w:rPr>
            <w:rStyle w:val="Hyperlink"/>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_Toc174427671 \h </w:instrText>
        </w:r>
        <w:r>
          <w:rPr>
            <w:noProof/>
            <w:webHidden/>
          </w:rPr>
        </w:r>
        <w:r>
          <w:rPr>
            <w:noProof/>
            <w:webHidden/>
          </w:rPr>
          <w:fldChar w:fldCharType="separate"/>
        </w:r>
        <w:r>
          <w:rPr>
            <w:noProof/>
            <w:webHidden/>
          </w:rPr>
          <w:t>48</w:t>
        </w:r>
        <w:r>
          <w:rPr>
            <w:noProof/>
            <w:webHidden/>
          </w:rPr>
          <w:fldChar w:fldCharType="end"/>
        </w:r>
      </w:hyperlink>
    </w:p>
    <w:p w14:paraId="1E030861" w14:textId="3C774693" w:rsidR="00110727" w:rsidRPr="00D5163E" w:rsidRDefault="00FE70CB" w:rsidP="00A906CB">
      <w:pPr>
        <w:spacing w:line="240" w:lineRule="auto"/>
        <w:ind w:firstLine="0"/>
        <w:jc w:val="center"/>
        <w:rPr>
          <w:rFonts w:ascii="Times New Roman" w:hAnsi="Times New Roman" w:cs="Times New Roman"/>
        </w:rPr>
        <w:sectPr w:rsidR="00110727" w:rsidRPr="00D5163E" w:rsidSect="00BE7139">
          <w:headerReference w:type="default" r:id="rId20"/>
          <w:pgSz w:w="11906" w:h="16838"/>
          <w:pgMar w:top="1701" w:right="1134" w:bottom="1134" w:left="1701" w:header="709" w:footer="709" w:gutter="0"/>
          <w:pgNumType w:start="1"/>
          <w:cols w:space="708"/>
          <w:docGrid w:linePitch="360"/>
        </w:sectPr>
      </w:pPr>
      <w:r w:rsidRPr="00D5163E">
        <w:rPr>
          <w:rFonts w:ascii="Times New Roman" w:hAnsi="Times New Roman" w:cs="Times New Roman"/>
          <w:b/>
          <w:bCs/>
          <w:caps/>
        </w:rPr>
        <w:fldChar w:fldCharType="end"/>
      </w:r>
    </w:p>
    <w:p w14:paraId="542F1F50" w14:textId="349E443F" w:rsidR="00321AE7" w:rsidRPr="00D5163E" w:rsidRDefault="0087781C" w:rsidP="00321AE7">
      <w:pPr>
        <w:ind w:firstLine="0"/>
        <w:rPr>
          <w:rFonts w:ascii="Times New Roman" w:hAnsi="Times New Roman" w:cs="Times New Roman"/>
          <w:b/>
          <w:bCs/>
          <w:sz w:val="36"/>
          <w:szCs w:val="36"/>
        </w:rPr>
      </w:pPr>
      <w:r w:rsidRPr="00D5163E">
        <w:rPr>
          <w:rFonts w:ascii="Times New Roman" w:hAnsi="Times New Roman" w:cs="Times New Roman"/>
          <w:b/>
          <w:bCs/>
          <w:sz w:val="36"/>
          <w:szCs w:val="36"/>
        </w:rPr>
        <w:lastRenderedPageBreak/>
        <w:t>Capítulo 1</w:t>
      </w:r>
    </w:p>
    <w:p w14:paraId="64DC3F17" w14:textId="1D131BD4" w:rsidR="00575F70" w:rsidRPr="00D5163E" w:rsidRDefault="006D336C" w:rsidP="00526E11">
      <w:pPr>
        <w:pStyle w:val="Ttulo1"/>
        <w:rPr>
          <w:rFonts w:ascii="Times New Roman" w:hAnsi="Times New Roman" w:cs="Times New Roman"/>
        </w:rPr>
      </w:pPr>
      <w:bookmarkStart w:id="12" w:name="_Toc167966195"/>
      <w:bookmarkStart w:id="13" w:name="_Toc167966603"/>
      <w:bookmarkStart w:id="14" w:name="_Toc174427651"/>
      <w:r w:rsidRPr="00D5163E">
        <w:rPr>
          <w:rFonts w:ascii="Times New Roman" w:hAnsi="Times New Roman" w:cs="Times New Roman"/>
        </w:rPr>
        <w:t>I</w:t>
      </w:r>
      <w:bookmarkEnd w:id="12"/>
      <w:r w:rsidR="0087781C" w:rsidRPr="00D5163E">
        <w:rPr>
          <w:rFonts w:ascii="Times New Roman" w:hAnsi="Times New Roman" w:cs="Times New Roman"/>
        </w:rPr>
        <w:t>ntroduçã</w:t>
      </w:r>
      <w:bookmarkEnd w:id="13"/>
      <w:r w:rsidR="009A4D9E" w:rsidRPr="00D5163E">
        <w:rPr>
          <w:rFonts w:ascii="Times New Roman" w:hAnsi="Times New Roman" w:cs="Times New Roman"/>
        </w:rPr>
        <w:t>o</w:t>
      </w:r>
      <w:bookmarkEnd w:id="14"/>
    </w:p>
    <w:p w14:paraId="19B62DEF" w14:textId="6964BC1C" w:rsidR="00E044EF" w:rsidRPr="00932E99" w:rsidRDefault="00E044EF" w:rsidP="009A1E94">
      <w:pPr>
        <w:spacing w:before="240"/>
        <w:ind w:firstLine="1134"/>
        <w:rPr>
          <w:rFonts w:ascii="Times New Roman" w:hAnsi="Times New Roman" w:cs="Times New Roman"/>
          <w:lang w:val="fr-FR"/>
        </w:rPr>
      </w:pPr>
      <w:r w:rsidRPr="00D5163E">
        <w:rPr>
          <w:rFonts w:ascii="Times New Roman" w:hAnsi="Times New Roman" w:cs="Times New Roman"/>
        </w:rPr>
        <w:t xml:space="preserve">A análise de desempenho no esporte vem atraindo cada vez mais interesse no decorrer dos anos, em virtude do profissionalismo das equipes e da competitividade dos campeonatos. É essencial a produção de informações pertinentes </w:t>
      </w:r>
      <w:r w:rsidR="00062483" w:rsidRPr="00D5163E">
        <w:rPr>
          <w:rFonts w:ascii="Times New Roman" w:hAnsi="Times New Roman" w:cs="Times New Roman"/>
        </w:rPr>
        <w:t>ao</w:t>
      </w:r>
      <w:r w:rsidRPr="00D5163E">
        <w:rPr>
          <w:rFonts w:ascii="Times New Roman" w:hAnsi="Times New Roman" w:cs="Times New Roman"/>
        </w:rPr>
        <w:t xml:space="preserve"> jogo, de modo a otimizar as tomadas de decisões da comissão técnica e jogadores durante ou após o jogo. Nas principais competições esportivas mundiais</w:t>
      </w:r>
      <w:r w:rsidR="00062483" w:rsidRPr="00D5163E">
        <w:rPr>
          <w:rFonts w:ascii="Times New Roman" w:hAnsi="Times New Roman" w:cs="Times New Roman"/>
        </w:rPr>
        <w:t>,</w:t>
      </w:r>
      <w:r w:rsidRPr="00D5163E">
        <w:rPr>
          <w:rFonts w:ascii="Times New Roman" w:hAnsi="Times New Roman" w:cs="Times New Roman"/>
        </w:rPr>
        <w:t xml:space="preserve"> o basquetebol é um exemplo de como as principais ligas estão se fortalecendo com essa nova tendência. </w:t>
      </w:r>
      <w:r w:rsidRPr="00932E99">
        <w:rPr>
          <w:rFonts w:ascii="Times New Roman" w:hAnsi="Times New Roman" w:cs="Times New Roman"/>
          <w:lang w:val="fr-FR"/>
        </w:rPr>
        <w:t xml:space="preserve">(POJSKIĆ </w:t>
      </w:r>
      <w:r w:rsidRPr="00932E99">
        <w:rPr>
          <w:rFonts w:ascii="Times New Roman" w:hAnsi="Times New Roman" w:cs="Times New Roman"/>
          <w:i/>
          <w:iCs/>
          <w:lang w:val="fr-FR"/>
        </w:rPr>
        <w:t>et al.</w:t>
      </w:r>
      <w:r w:rsidRPr="00932E99">
        <w:rPr>
          <w:rFonts w:ascii="Times New Roman" w:hAnsi="Times New Roman" w:cs="Times New Roman"/>
          <w:lang w:val="fr-FR"/>
        </w:rPr>
        <w:t xml:space="preserve">, 2009; GARCÍA J., </w:t>
      </w:r>
      <w:r w:rsidRPr="00932E99">
        <w:rPr>
          <w:rFonts w:ascii="Times New Roman" w:hAnsi="Times New Roman" w:cs="Times New Roman"/>
          <w:i/>
          <w:iCs/>
          <w:lang w:val="fr-FR"/>
        </w:rPr>
        <w:t>et al.</w:t>
      </w:r>
      <w:r w:rsidRPr="00932E99">
        <w:rPr>
          <w:rFonts w:ascii="Times New Roman" w:hAnsi="Times New Roman" w:cs="Times New Roman"/>
          <w:lang w:val="fr-FR"/>
        </w:rPr>
        <w:t xml:space="preserve"> 2013; BLANCO, V., </w:t>
      </w:r>
      <w:r w:rsidRPr="00932E99">
        <w:rPr>
          <w:rFonts w:ascii="Times New Roman" w:hAnsi="Times New Roman" w:cs="Times New Roman"/>
          <w:i/>
          <w:iCs/>
          <w:lang w:val="fr-FR"/>
        </w:rPr>
        <w:t>et al.</w:t>
      </w:r>
      <w:r w:rsidRPr="00932E99">
        <w:rPr>
          <w:rFonts w:ascii="Times New Roman" w:hAnsi="Times New Roman" w:cs="Times New Roman"/>
          <w:lang w:val="fr-FR"/>
        </w:rPr>
        <w:t xml:space="preserve"> 2018) </w:t>
      </w:r>
    </w:p>
    <w:p w14:paraId="283780B7" w14:textId="51E5DE19" w:rsidR="00C9576F" w:rsidRPr="00D5163E" w:rsidRDefault="00C9576F" w:rsidP="00C9576F">
      <w:pPr>
        <w:spacing w:before="240"/>
        <w:ind w:firstLine="1134"/>
        <w:rPr>
          <w:rFonts w:ascii="Times New Roman" w:hAnsi="Times New Roman" w:cs="Times New Roman"/>
        </w:rPr>
      </w:pPr>
      <w:r w:rsidRPr="00D5163E">
        <w:rPr>
          <w:rFonts w:ascii="Times New Roman" w:hAnsi="Times New Roman" w:cs="Times New Roman"/>
        </w:rPr>
        <w:t xml:space="preserve">A </w:t>
      </w:r>
      <w:proofErr w:type="spellStart"/>
      <w:r w:rsidR="00062483" w:rsidRPr="00D5163E">
        <w:rPr>
          <w:rFonts w:ascii="Times New Roman" w:hAnsi="Times New Roman" w:cs="Times New Roman"/>
          <w:i/>
          <w:iCs/>
        </w:rPr>
        <w:t>National</w:t>
      </w:r>
      <w:proofErr w:type="spellEnd"/>
      <w:r w:rsidR="00062483" w:rsidRPr="00D5163E">
        <w:rPr>
          <w:rFonts w:ascii="Times New Roman" w:hAnsi="Times New Roman" w:cs="Times New Roman"/>
          <w:i/>
          <w:iCs/>
        </w:rPr>
        <w:t xml:space="preserve"> Basketball </w:t>
      </w:r>
      <w:proofErr w:type="spellStart"/>
      <w:r w:rsidR="00062483" w:rsidRPr="00D5163E">
        <w:rPr>
          <w:rFonts w:ascii="Times New Roman" w:hAnsi="Times New Roman" w:cs="Times New Roman"/>
          <w:i/>
          <w:iCs/>
        </w:rPr>
        <w:t>Association</w:t>
      </w:r>
      <w:proofErr w:type="spellEnd"/>
      <w:r w:rsidR="00062483" w:rsidRPr="00D5163E">
        <w:rPr>
          <w:rFonts w:ascii="Times New Roman" w:hAnsi="Times New Roman" w:cs="Times New Roman"/>
        </w:rPr>
        <w:t xml:space="preserve"> </w:t>
      </w:r>
      <w:r w:rsidRPr="00D5163E">
        <w:rPr>
          <w:rFonts w:ascii="Times New Roman" w:hAnsi="Times New Roman" w:cs="Times New Roman"/>
        </w:rPr>
        <w:t>(</w:t>
      </w:r>
      <w:r w:rsidR="00062483" w:rsidRPr="00D5163E">
        <w:rPr>
          <w:rFonts w:ascii="Times New Roman" w:hAnsi="Times New Roman" w:cs="Times New Roman"/>
        </w:rPr>
        <w:t>NBA</w:t>
      </w:r>
      <w:r w:rsidRPr="00D5163E">
        <w:rPr>
          <w:rFonts w:ascii="Times New Roman" w:hAnsi="Times New Roman" w:cs="Times New Roman"/>
        </w:rPr>
        <w:t xml:space="preserve">) é a principal liga de Basquetebol masculino profissional dos Estados Unidos e reconhecida por seu mais alto nível de competição, seguida da </w:t>
      </w:r>
      <w:proofErr w:type="spellStart"/>
      <w:r w:rsidRPr="00D5163E">
        <w:rPr>
          <w:rFonts w:ascii="Times New Roman" w:hAnsi="Times New Roman" w:cs="Times New Roman"/>
        </w:rPr>
        <w:t>EuroLeague</w:t>
      </w:r>
      <w:proofErr w:type="spellEnd"/>
      <w:r w:rsidRPr="00D5163E">
        <w:rPr>
          <w:rFonts w:ascii="Times New Roman" w:hAnsi="Times New Roman" w:cs="Times New Roman"/>
        </w:rPr>
        <w:t xml:space="preserve">, também conhecida como </w:t>
      </w:r>
      <w:proofErr w:type="spellStart"/>
      <w:r w:rsidRPr="00D5163E">
        <w:rPr>
          <w:rFonts w:ascii="Times New Roman" w:hAnsi="Times New Roman" w:cs="Times New Roman"/>
          <w:i/>
          <w:iCs/>
        </w:rPr>
        <w:t>Turkish</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AirlinesEuroLeague</w:t>
      </w:r>
      <w:proofErr w:type="spellEnd"/>
      <w:r w:rsidRPr="00D5163E">
        <w:rPr>
          <w:rFonts w:ascii="Times New Roman" w:hAnsi="Times New Roman" w:cs="Times New Roman"/>
        </w:rPr>
        <w:t>, destacando-se como uma das mais importantes competições Europeias. Ambas as ligas estão na frente do desenvolvimento de pesquisas para auxiliar comiss</w:t>
      </w:r>
      <w:r w:rsidR="00062483" w:rsidRPr="00D5163E">
        <w:rPr>
          <w:rFonts w:ascii="Times New Roman" w:hAnsi="Times New Roman" w:cs="Times New Roman"/>
        </w:rPr>
        <w:t>ões</w:t>
      </w:r>
      <w:r w:rsidRPr="00D5163E">
        <w:rPr>
          <w:rFonts w:ascii="Times New Roman" w:hAnsi="Times New Roman" w:cs="Times New Roman"/>
        </w:rPr>
        <w:t xml:space="preserve"> técnica</w:t>
      </w:r>
      <w:r w:rsidR="00062483" w:rsidRPr="00D5163E">
        <w:rPr>
          <w:rFonts w:ascii="Times New Roman" w:hAnsi="Times New Roman" w:cs="Times New Roman"/>
        </w:rPr>
        <w:t>s</w:t>
      </w:r>
      <w:r w:rsidRPr="00D5163E">
        <w:rPr>
          <w:rFonts w:ascii="Times New Roman" w:hAnsi="Times New Roman" w:cs="Times New Roman"/>
        </w:rPr>
        <w:t xml:space="preserve"> na</w:t>
      </w:r>
      <w:r w:rsidR="00062483" w:rsidRPr="00D5163E">
        <w:rPr>
          <w:rFonts w:ascii="Times New Roman" w:hAnsi="Times New Roman" w:cs="Times New Roman"/>
        </w:rPr>
        <w:t>s</w:t>
      </w:r>
      <w:r w:rsidRPr="00D5163E">
        <w:rPr>
          <w:rFonts w:ascii="Times New Roman" w:hAnsi="Times New Roman" w:cs="Times New Roman"/>
        </w:rPr>
        <w:t xml:space="preserve"> tomada</w:t>
      </w:r>
      <w:r w:rsidR="00062483" w:rsidRPr="00D5163E">
        <w:rPr>
          <w:rFonts w:ascii="Times New Roman" w:hAnsi="Times New Roman" w:cs="Times New Roman"/>
        </w:rPr>
        <w:t>s</w:t>
      </w:r>
      <w:r w:rsidRPr="00D5163E">
        <w:rPr>
          <w:rFonts w:ascii="Times New Roman" w:hAnsi="Times New Roman" w:cs="Times New Roman"/>
        </w:rPr>
        <w:t xml:space="preserve"> de decisão durante as partidas (ALAMAR, B. C. 2013). </w:t>
      </w:r>
      <w:r w:rsidR="00062483" w:rsidRPr="00D5163E">
        <w:rPr>
          <w:rFonts w:ascii="Times New Roman" w:hAnsi="Times New Roman" w:cs="Times New Roman"/>
        </w:rPr>
        <w:t>Para</w:t>
      </w:r>
      <w:r w:rsidR="00DE3A1B">
        <w:rPr>
          <w:rFonts w:ascii="Times New Roman" w:hAnsi="Times New Roman" w:cs="Times New Roman"/>
        </w:rPr>
        <w:t xml:space="preserve"> além</w:t>
      </w:r>
      <w:r w:rsidR="00062483" w:rsidRPr="00D5163E">
        <w:rPr>
          <w:rFonts w:ascii="Times New Roman" w:hAnsi="Times New Roman" w:cs="Times New Roman"/>
        </w:rPr>
        <w:t xml:space="preserve"> </w:t>
      </w:r>
      <w:r w:rsidRPr="00D5163E">
        <w:rPr>
          <w:rFonts w:ascii="Times New Roman" w:hAnsi="Times New Roman" w:cs="Times New Roman"/>
        </w:rPr>
        <w:t xml:space="preserve">disso, as duas ligas disponibilizam uma rica variedade de </w:t>
      </w:r>
      <w:r w:rsidR="00062483" w:rsidRPr="00D5163E">
        <w:rPr>
          <w:rFonts w:ascii="Times New Roman" w:hAnsi="Times New Roman" w:cs="Times New Roman"/>
        </w:rPr>
        <w:t xml:space="preserve">dados e </w:t>
      </w:r>
      <w:r w:rsidRPr="00D5163E">
        <w:rPr>
          <w:rFonts w:ascii="Times New Roman" w:hAnsi="Times New Roman" w:cs="Times New Roman"/>
        </w:rPr>
        <w:t xml:space="preserve">informações sobre os jogos, permitindo </w:t>
      </w:r>
      <w:r w:rsidR="00DE3A1B">
        <w:rPr>
          <w:rFonts w:ascii="Times New Roman" w:hAnsi="Times New Roman" w:cs="Times New Roman"/>
        </w:rPr>
        <w:t>a</w:t>
      </w:r>
      <w:r w:rsidRPr="00D5163E">
        <w:rPr>
          <w:rFonts w:ascii="Times New Roman" w:hAnsi="Times New Roman" w:cs="Times New Roman"/>
        </w:rPr>
        <w:t xml:space="preserve"> </w:t>
      </w:r>
      <w:r w:rsidR="00DE3A1B" w:rsidRPr="00D5163E">
        <w:rPr>
          <w:rFonts w:ascii="Times New Roman" w:hAnsi="Times New Roman" w:cs="Times New Roman"/>
        </w:rPr>
        <w:t>explor</w:t>
      </w:r>
      <w:r w:rsidR="00DE3A1B">
        <w:rPr>
          <w:rFonts w:ascii="Times New Roman" w:hAnsi="Times New Roman" w:cs="Times New Roman"/>
        </w:rPr>
        <w:t>ação</w:t>
      </w:r>
      <w:r w:rsidR="00DE3A1B" w:rsidRPr="00D5163E">
        <w:rPr>
          <w:rFonts w:ascii="Times New Roman" w:hAnsi="Times New Roman" w:cs="Times New Roman"/>
        </w:rPr>
        <w:t xml:space="preserve"> </w:t>
      </w:r>
      <w:r w:rsidRPr="00D5163E">
        <w:rPr>
          <w:rFonts w:ascii="Times New Roman" w:hAnsi="Times New Roman" w:cs="Times New Roman"/>
        </w:rPr>
        <w:t xml:space="preserve">e </w:t>
      </w:r>
      <w:r w:rsidR="00062483" w:rsidRPr="00D5163E">
        <w:rPr>
          <w:rFonts w:ascii="Times New Roman" w:hAnsi="Times New Roman" w:cs="Times New Roman"/>
        </w:rPr>
        <w:t xml:space="preserve">o </w:t>
      </w:r>
      <w:r w:rsidRPr="00D5163E">
        <w:rPr>
          <w:rFonts w:ascii="Times New Roman" w:hAnsi="Times New Roman" w:cs="Times New Roman"/>
        </w:rPr>
        <w:t>desenvolv</w:t>
      </w:r>
      <w:r w:rsidR="00062483" w:rsidRPr="00D5163E">
        <w:rPr>
          <w:rFonts w:ascii="Times New Roman" w:hAnsi="Times New Roman" w:cs="Times New Roman"/>
        </w:rPr>
        <w:t>imento de</w:t>
      </w:r>
      <w:r w:rsidRPr="00D5163E">
        <w:rPr>
          <w:rFonts w:ascii="Times New Roman" w:hAnsi="Times New Roman" w:cs="Times New Roman"/>
        </w:rPr>
        <w:t xml:space="preserve"> trabalhos </w:t>
      </w:r>
      <w:r w:rsidR="00DE3A1B">
        <w:rPr>
          <w:rFonts w:ascii="Times New Roman" w:hAnsi="Times New Roman" w:cs="Times New Roman"/>
        </w:rPr>
        <w:t>e</w:t>
      </w:r>
      <w:r w:rsidR="00DE3A1B" w:rsidRPr="00D5163E">
        <w:rPr>
          <w:rFonts w:ascii="Times New Roman" w:hAnsi="Times New Roman" w:cs="Times New Roman"/>
        </w:rPr>
        <w:t xml:space="preserve"> </w:t>
      </w:r>
      <w:r w:rsidR="00932E99" w:rsidRPr="00D5163E">
        <w:rPr>
          <w:rFonts w:ascii="Times New Roman" w:hAnsi="Times New Roman" w:cs="Times New Roman"/>
        </w:rPr>
        <w:t xml:space="preserve">pesquisa </w:t>
      </w:r>
      <w:r w:rsidR="00932E99">
        <w:rPr>
          <w:rFonts w:ascii="Times New Roman" w:hAnsi="Times New Roman" w:cs="Times New Roman"/>
        </w:rPr>
        <w:t>voltadas</w:t>
      </w:r>
      <w:r w:rsidR="00DE3A1B">
        <w:rPr>
          <w:rFonts w:ascii="Times New Roman" w:hAnsi="Times New Roman" w:cs="Times New Roman"/>
        </w:rPr>
        <w:t xml:space="preserve"> a análise de dados e ao apoio à decisão</w:t>
      </w:r>
      <w:r w:rsidRPr="00D5163E">
        <w:rPr>
          <w:rFonts w:ascii="Times New Roman" w:hAnsi="Times New Roman" w:cs="Times New Roman"/>
        </w:rPr>
        <w:t>.</w:t>
      </w:r>
    </w:p>
    <w:p w14:paraId="7451C45E" w14:textId="69762B0A" w:rsidR="00C9576F" w:rsidRPr="00D5163E" w:rsidRDefault="00C9576F" w:rsidP="00C9576F">
      <w:pPr>
        <w:spacing w:before="240"/>
        <w:ind w:firstLine="1134"/>
        <w:rPr>
          <w:rFonts w:ascii="Times New Roman" w:hAnsi="Times New Roman" w:cs="Times New Roman"/>
        </w:rPr>
      </w:pPr>
      <w:r w:rsidRPr="00D5163E">
        <w:rPr>
          <w:rFonts w:ascii="Times New Roman" w:hAnsi="Times New Roman" w:cs="Times New Roman"/>
        </w:rPr>
        <w:t xml:space="preserve">No Brasil, o basquetebol profissional </w:t>
      </w:r>
      <w:r w:rsidR="00DE3A1B">
        <w:rPr>
          <w:rFonts w:ascii="Times New Roman" w:hAnsi="Times New Roman" w:cs="Times New Roman"/>
        </w:rPr>
        <w:t>vem</w:t>
      </w:r>
      <w:r w:rsidR="00DE3A1B" w:rsidRPr="00D5163E">
        <w:rPr>
          <w:rFonts w:ascii="Times New Roman" w:hAnsi="Times New Roman" w:cs="Times New Roman"/>
        </w:rPr>
        <w:t xml:space="preserve"> </w:t>
      </w:r>
      <w:r w:rsidRPr="00D5163E">
        <w:rPr>
          <w:rFonts w:ascii="Times New Roman" w:hAnsi="Times New Roman" w:cs="Times New Roman"/>
        </w:rPr>
        <w:t xml:space="preserve">se reorganizando </w:t>
      </w:r>
      <w:r w:rsidR="00E15DA0" w:rsidRPr="00D5163E">
        <w:rPr>
          <w:rFonts w:ascii="Times New Roman" w:hAnsi="Times New Roman" w:cs="Times New Roman"/>
        </w:rPr>
        <w:t>a partir d</w:t>
      </w:r>
      <w:r w:rsidRPr="00D5163E">
        <w:rPr>
          <w:rFonts w:ascii="Times New Roman" w:hAnsi="Times New Roman" w:cs="Times New Roman"/>
        </w:rPr>
        <w:t xml:space="preserve">o surgimento do Novo Basquete Brasil (NBB), o principal campeonato masculino adulto do país. O NBB é organizado pela Liga Nacional de Basquetebol (LNB), criada em dezembro de 2008, </w:t>
      </w:r>
      <w:r w:rsidR="00E15DA0" w:rsidRPr="00D5163E">
        <w:rPr>
          <w:rFonts w:ascii="Times New Roman" w:hAnsi="Times New Roman" w:cs="Times New Roman"/>
        </w:rPr>
        <w:t xml:space="preserve">e </w:t>
      </w:r>
      <w:r w:rsidRPr="00D5163E">
        <w:rPr>
          <w:rFonts w:ascii="Times New Roman" w:hAnsi="Times New Roman" w:cs="Times New Roman"/>
        </w:rPr>
        <w:t>vem se aprimorando para melhorar a competitividade no campeonato, além de desenvolver um ambiente analítico entre as equipes</w:t>
      </w:r>
      <w:r w:rsidR="00E15DA0" w:rsidRPr="00D5163E">
        <w:rPr>
          <w:rFonts w:ascii="Times New Roman" w:hAnsi="Times New Roman" w:cs="Times New Roman"/>
        </w:rPr>
        <w:t>,</w:t>
      </w:r>
      <w:r w:rsidRPr="00D5163E">
        <w:rPr>
          <w:rFonts w:ascii="Times New Roman" w:hAnsi="Times New Roman" w:cs="Times New Roman"/>
        </w:rPr>
        <w:t xml:space="preserve"> disponibilizando informações de todos os jogos em </w:t>
      </w:r>
      <w:r w:rsidR="00DE3A1B" w:rsidRPr="00D5163E">
        <w:rPr>
          <w:rFonts w:ascii="Times New Roman" w:hAnsi="Times New Roman" w:cs="Times New Roman"/>
        </w:rPr>
        <w:t>s</w:t>
      </w:r>
      <w:r w:rsidR="00DE3A1B">
        <w:rPr>
          <w:rFonts w:ascii="Times New Roman" w:hAnsi="Times New Roman" w:cs="Times New Roman"/>
        </w:rPr>
        <w:t>ua</w:t>
      </w:r>
      <w:r w:rsidR="00DE3A1B" w:rsidRPr="00D5163E">
        <w:rPr>
          <w:rFonts w:ascii="Times New Roman" w:hAnsi="Times New Roman" w:cs="Times New Roman"/>
        </w:rPr>
        <w:t xml:space="preserve"> </w:t>
      </w:r>
      <w:r w:rsidR="00DE3A1B">
        <w:rPr>
          <w:rFonts w:ascii="Times New Roman" w:hAnsi="Times New Roman" w:cs="Times New Roman"/>
        </w:rPr>
        <w:t>página</w:t>
      </w:r>
      <w:r w:rsidR="00DE3A1B" w:rsidRPr="00D5163E">
        <w:rPr>
          <w:rFonts w:ascii="Times New Roman" w:hAnsi="Times New Roman" w:cs="Times New Roman"/>
        </w:rPr>
        <w:t xml:space="preserve"> </w:t>
      </w:r>
      <w:r w:rsidRPr="00D5163E">
        <w:rPr>
          <w:rFonts w:ascii="Times New Roman" w:hAnsi="Times New Roman" w:cs="Times New Roman"/>
        </w:rPr>
        <w:t>(</w:t>
      </w:r>
      <w:hyperlink r:id="rId21" w:history="1">
        <w:r w:rsidR="00EE2212" w:rsidRPr="00D5163E">
          <w:rPr>
            <w:rStyle w:val="Hyperlink"/>
            <w:rFonts w:ascii="Times New Roman" w:hAnsi="Times New Roman" w:cs="Times New Roman"/>
          </w:rPr>
          <w:t>https://lnb.com.br</w:t>
        </w:r>
      </w:hyperlink>
      <w:r w:rsidRPr="00D5163E">
        <w:rPr>
          <w:rFonts w:ascii="Times New Roman" w:hAnsi="Times New Roman" w:cs="Times New Roman"/>
        </w:rPr>
        <w:t>)</w:t>
      </w:r>
      <w:r w:rsidR="00E15DA0" w:rsidRPr="00D5163E">
        <w:rPr>
          <w:rFonts w:ascii="Times New Roman" w:hAnsi="Times New Roman" w:cs="Times New Roman"/>
        </w:rPr>
        <w:t>.</w:t>
      </w:r>
      <w:r w:rsidR="00DE3A1B">
        <w:rPr>
          <w:rFonts w:ascii="Times New Roman" w:hAnsi="Times New Roman" w:cs="Times New Roman"/>
        </w:rPr>
        <w:t xml:space="preserve"> É possível encontrar na literatura uma gama interessante de</w:t>
      </w:r>
      <w:r w:rsidRPr="00D5163E">
        <w:rPr>
          <w:rFonts w:ascii="Times New Roman" w:hAnsi="Times New Roman" w:cs="Times New Roman"/>
        </w:rPr>
        <w:t xml:space="preserve"> pesquisas</w:t>
      </w:r>
      <w:r w:rsidR="00DE3A1B">
        <w:rPr>
          <w:rFonts w:ascii="Times New Roman" w:hAnsi="Times New Roman" w:cs="Times New Roman"/>
        </w:rPr>
        <w:t xml:space="preserve"> que</w:t>
      </w:r>
      <w:r w:rsidRPr="00D5163E">
        <w:rPr>
          <w:rFonts w:ascii="Times New Roman" w:hAnsi="Times New Roman" w:cs="Times New Roman"/>
        </w:rPr>
        <w:t xml:space="preserve"> </w:t>
      </w:r>
      <w:r w:rsidR="00DE3A1B">
        <w:rPr>
          <w:rFonts w:ascii="Times New Roman" w:hAnsi="Times New Roman" w:cs="Times New Roman"/>
        </w:rPr>
        <w:t>utilizam os</w:t>
      </w:r>
      <w:r w:rsidR="00DE3A1B" w:rsidRPr="00D5163E">
        <w:rPr>
          <w:rFonts w:ascii="Times New Roman" w:hAnsi="Times New Roman" w:cs="Times New Roman"/>
        </w:rPr>
        <w:t xml:space="preserve"> </w:t>
      </w:r>
      <w:r w:rsidRPr="00D5163E">
        <w:rPr>
          <w:rFonts w:ascii="Times New Roman" w:hAnsi="Times New Roman" w:cs="Times New Roman"/>
        </w:rPr>
        <w:t xml:space="preserve">dados </w:t>
      </w:r>
      <w:r w:rsidR="00DE3A1B">
        <w:rPr>
          <w:rFonts w:ascii="Times New Roman" w:hAnsi="Times New Roman" w:cs="Times New Roman"/>
        </w:rPr>
        <w:t>fornecidos pela LNB</w:t>
      </w:r>
      <w:r w:rsidRPr="00D5163E">
        <w:rPr>
          <w:rFonts w:ascii="Times New Roman" w:hAnsi="Times New Roman" w:cs="Times New Roman"/>
        </w:rPr>
        <w:t xml:space="preserve"> (CARVALHO &amp; FOLLE, 2014; MENESES, L.R, JUNIOR, L.E.M.G., </w:t>
      </w:r>
      <w:r w:rsidR="008B461E" w:rsidRPr="00D5163E">
        <w:rPr>
          <w:rFonts w:ascii="Times New Roman" w:hAnsi="Times New Roman" w:cs="Times New Roman"/>
        </w:rPr>
        <w:t xml:space="preserve">&amp; ALMEIDA, M., B., 2016; REIS, M.R.S &amp; SAMPAIO, B.R., 2014; ALMAS </w:t>
      </w:r>
      <w:r w:rsidR="005C6014" w:rsidRPr="00D5163E">
        <w:rPr>
          <w:rFonts w:ascii="Times New Roman" w:hAnsi="Times New Roman" w:cs="Times New Roman"/>
          <w:i/>
          <w:iCs/>
        </w:rPr>
        <w:t>et al</w:t>
      </w:r>
      <w:r w:rsidR="008B461E" w:rsidRPr="00D5163E">
        <w:rPr>
          <w:rFonts w:ascii="Times New Roman" w:hAnsi="Times New Roman" w:cs="Times New Roman"/>
        </w:rPr>
        <w:t>. 2015</w:t>
      </w:r>
      <w:r w:rsidRPr="00D5163E">
        <w:rPr>
          <w:rFonts w:ascii="Times New Roman" w:hAnsi="Times New Roman" w:cs="Times New Roman"/>
        </w:rPr>
        <w:t xml:space="preserve">). </w:t>
      </w:r>
    </w:p>
    <w:p w14:paraId="7FE74CD2" w14:textId="4215BFA2" w:rsidR="00C9576F" w:rsidRPr="00D5163E" w:rsidRDefault="00361A95" w:rsidP="00C9576F">
      <w:pPr>
        <w:spacing w:before="240"/>
        <w:ind w:firstLine="1134"/>
        <w:rPr>
          <w:rFonts w:ascii="Times New Roman" w:hAnsi="Times New Roman" w:cs="Times New Roman"/>
        </w:rPr>
      </w:pPr>
      <w:r>
        <w:rPr>
          <w:rFonts w:ascii="Times New Roman" w:hAnsi="Times New Roman" w:cs="Times New Roman"/>
        </w:rPr>
        <w:t>Além desse contexto relacionado à disponibilidade de dados e à busca de soluções de apoio à decisão no esporte, outro aspecto central na presente dissertação se relaciona à complexidade do</w:t>
      </w:r>
      <w:r w:rsidRPr="00D5163E">
        <w:rPr>
          <w:rFonts w:ascii="Times New Roman" w:hAnsi="Times New Roman" w:cs="Times New Roman"/>
        </w:rPr>
        <w:t xml:space="preserve"> </w:t>
      </w:r>
      <w:r w:rsidR="00C9576F" w:rsidRPr="00D5163E">
        <w:rPr>
          <w:rFonts w:ascii="Times New Roman" w:hAnsi="Times New Roman" w:cs="Times New Roman"/>
        </w:rPr>
        <w:t>basquetebol</w:t>
      </w:r>
      <w:r>
        <w:rPr>
          <w:rFonts w:ascii="Times New Roman" w:hAnsi="Times New Roman" w:cs="Times New Roman"/>
        </w:rPr>
        <w:t>. De fato, trata-se de</w:t>
      </w:r>
      <w:r w:rsidR="00C9576F" w:rsidRPr="00D5163E">
        <w:rPr>
          <w:rFonts w:ascii="Times New Roman" w:hAnsi="Times New Roman" w:cs="Times New Roman"/>
        </w:rPr>
        <w:t xml:space="preserve"> um esporte coletivo que se destaca pelo jogo </w:t>
      </w:r>
      <w:r w:rsidR="00C9576F" w:rsidRPr="00D5163E">
        <w:rPr>
          <w:rFonts w:ascii="Times New Roman" w:hAnsi="Times New Roman" w:cs="Times New Roman"/>
        </w:rPr>
        <w:lastRenderedPageBreak/>
        <w:t xml:space="preserve">dinâmico, imprevisível, competitivo e cooperativo. Como um jogo desportivo coletivo, o basquetebol exige </w:t>
      </w:r>
      <w:r w:rsidR="00E92814" w:rsidRPr="00D5163E">
        <w:rPr>
          <w:rFonts w:ascii="Times New Roman" w:hAnsi="Times New Roman" w:cs="Times New Roman"/>
        </w:rPr>
        <w:t xml:space="preserve">alto </w:t>
      </w:r>
      <w:r w:rsidR="00C9576F" w:rsidRPr="00D5163E">
        <w:rPr>
          <w:rFonts w:ascii="Times New Roman" w:hAnsi="Times New Roman" w:cs="Times New Roman"/>
        </w:rPr>
        <w:t xml:space="preserve">desempenho físico para competir os campeonatos de alto </w:t>
      </w:r>
      <w:r w:rsidR="00E92814" w:rsidRPr="00D5163E">
        <w:rPr>
          <w:rFonts w:ascii="Times New Roman" w:hAnsi="Times New Roman" w:cs="Times New Roman"/>
        </w:rPr>
        <w:t>rendimento</w:t>
      </w:r>
      <w:r w:rsidR="00E92814" w:rsidRPr="00D5163E">
        <w:rPr>
          <w:rFonts w:ascii="Times New Roman" w:hAnsi="Times New Roman" w:cs="Times New Roman"/>
          <w:color w:val="FF0000"/>
        </w:rPr>
        <w:t xml:space="preserve"> </w:t>
      </w:r>
      <w:r w:rsidR="00C9576F" w:rsidRPr="00D5163E">
        <w:rPr>
          <w:rFonts w:ascii="Times New Roman" w:hAnsi="Times New Roman" w:cs="Times New Roman"/>
        </w:rPr>
        <w:t xml:space="preserve">(NARAZAKI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2009; SCANLAN et al., 2015; NABLI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2016), nas capacidades técnicas de execução dos movimentos em quadra (SAMPAIO; IBÁÑEZ; FEU, 2003; GÓMEZ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2008; GARCÍA J.,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2013) e na cooperação e entrosamento entre os companheiros de equipe com o desenvolvimento de estratégias e táticas para conquistar a vitória nas partidas, (ALARCÓN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2009; LEITE </w:t>
      </w:r>
      <w:r w:rsidR="00C9576F" w:rsidRPr="00D5163E">
        <w:rPr>
          <w:rFonts w:ascii="Times New Roman" w:hAnsi="Times New Roman" w:cs="Times New Roman"/>
          <w:i/>
          <w:iCs/>
        </w:rPr>
        <w:t>et al</w:t>
      </w:r>
      <w:r w:rsidR="00C9576F" w:rsidRPr="00D5163E">
        <w:rPr>
          <w:rFonts w:ascii="Times New Roman" w:hAnsi="Times New Roman" w:cs="Times New Roman"/>
        </w:rPr>
        <w:t xml:space="preserve">., 2014; GALATTI L.R., </w:t>
      </w:r>
      <w:r w:rsidR="00C9576F" w:rsidRPr="00D5163E">
        <w:rPr>
          <w:rFonts w:ascii="Times New Roman" w:hAnsi="Times New Roman" w:cs="Times New Roman"/>
          <w:i/>
          <w:iCs/>
        </w:rPr>
        <w:t>et al.</w:t>
      </w:r>
      <w:r w:rsidR="00C9576F" w:rsidRPr="00D5163E">
        <w:rPr>
          <w:rFonts w:ascii="Times New Roman" w:hAnsi="Times New Roman" w:cs="Times New Roman"/>
        </w:rPr>
        <w:t>, 2015). Esse conjunto de fatores criam desafios para a comissão técnica no treinamento dos jogadores e na</w:t>
      </w:r>
      <w:r>
        <w:rPr>
          <w:rFonts w:ascii="Times New Roman" w:hAnsi="Times New Roman" w:cs="Times New Roman"/>
        </w:rPr>
        <w:t xml:space="preserve"> busca pela</w:t>
      </w:r>
      <w:r w:rsidR="00C9576F" w:rsidRPr="00D5163E">
        <w:rPr>
          <w:rFonts w:ascii="Times New Roman" w:hAnsi="Times New Roman" w:cs="Times New Roman"/>
        </w:rPr>
        <w:t xml:space="preserve"> melhor</w:t>
      </w:r>
      <w:r>
        <w:rPr>
          <w:rFonts w:ascii="Times New Roman" w:hAnsi="Times New Roman" w:cs="Times New Roman"/>
        </w:rPr>
        <w:t>ia</w:t>
      </w:r>
      <w:r w:rsidR="00C9576F" w:rsidRPr="00D5163E">
        <w:rPr>
          <w:rFonts w:ascii="Times New Roman" w:hAnsi="Times New Roman" w:cs="Times New Roman"/>
        </w:rPr>
        <w:t xml:space="preserve"> do desempenho na competição. </w:t>
      </w:r>
    </w:p>
    <w:p w14:paraId="677B0C19" w14:textId="5FC21D6B" w:rsidR="00C9576F" w:rsidRPr="00D5163E" w:rsidRDefault="001A00D3" w:rsidP="00C9576F">
      <w:pPr>
        <w:spacing w:before="240"/>
        <w:ind w:firstLine="1134"/>
        <w:rPr>
          <w:rFonts w:ascii="Times New Roman" w:hAnsi="Times New Roman" w:cs="Times New Roman"/>
        </w:rPr>
      </w:pPr>
      <w:r>
        <w:rPr>
          <w:rFonts w:ascii="Times New Roman" w:hAnsi="Times New Roman" w:cs="Times New Roman"/>
        </w:rPr>
        <w:t xml:space="preserve">Face a tal complexidade, torna-se interessante, portanto, lançar mãos de métodos de análise de dados para </w:t>
      </w:r>
      <w:r w:rsidR="00C9576F" w:rsidRPr="00D5163E">
        <w:rPr>
          <w:rFonts w:ascii="Times New Roman" w:hAnsi="Times New Roman" w:cs="Times New Roman"/>
        </w:rPr>
        <w:t xml:space="preserve">analisar </w:t>
      </w:r>
      <w:r>
        <w:rPr>
          <w:rFonts w:ascii="Times New Roman" w:hAnsi="Times New Roman" w:cs="Times New Roman"/>
        </w:rPr>
        <w:t>o</w:t>
      </w:r>
      <w:r w:rsidRPr="00D5163E">
        <w:rPr>
          <w:rFonts w:ascii="Times New Roman" w:hAnsi="Times New Roman" w:cs="Times New Roman"/>
        </w:rPr>
        <w:t xml:space="preserve"> </w:t>
      </w:r>
      <w:r w:rsidR="00C9576F" w:rsidRPr="00D5163E">
        <w:rPr>
          <w:rFonts w:ascii="Times New Roman" w:hAnsi="Times New Roman" w:cs="Times New Roman"/>
        </w:rPr>
        <w:t xml:space="preserve">desempenho </w:t>
      </w:r>
      <w:r w:rsidRPr="00D5163E">
        <w:rPr>
          <w:rFonts w:ascii="Times New Roman" w:hAnsi="Times New Roman" w:cs="Times New Roman"/>
        </w:rPr>
        <w:t>d</w:t>
      </w:r>
      <w:r>
        <w:rPr>
          <w:rFonts w:ascii="Times New Roman" w:hAnsi="Times New Roman" w:cs="Times New Roman"/>
        </w:rPr>
        <w:t>e uma</w:t>
      </w:r>
      <w:r w:rsidRPr="00D5163E">
        <w:rPr>
          <w:rFonts w:ascii="Times New Roman" w:hAnsi="Times New Roman" w:cs="Times New Roman"/>
        </w:rPr>
        <w:t xml:space="preserve"> </w:t>
      </w:r>
      <w:r w:rsidR="00C9576F" w:rsidRPr="00D5163E">
        <w:rPr>
          <w:rFonts w:ascii="Times New Roman" w:hAnsi="Times New Roman" w:cs="Times New Roman"/>
        </w:rPr>
        <w:t>equipe.</w:t>
      </w:r>
      <w:r>
        <w:rPr>
          <w:rFonts w:ascii="Times New Roman" w:hAnsi="Times New Roman" w:cs="Times New Roman"/>
        </w:rPr>
        <w:t xml:space="preserve"> Nesse sentido, há uma necessidade inicial de se coletar dados, o que pode ser feito de modo</w:t>
      </w:r>
      <w:r w:rsidR="00C9576F" w:rsidRPr="00D5163E">
        <w:rPr>
          <w:rFonts w:ascii="Times New Roman" w:hAnsi="Times New Roman" w:cs="Times New Roman"/>
        </w:rPr>
        <w:t xml:space="preserve"> manual </w:t>
      </w:r>
      <w:r>
        <w:rPr>
          <w:rFonts w:ascii="Times New Roman" w:hAnsi="Times New Roman" w:cs="Times New Roman"/>
        </w:rPr>
        <w:t>ou</w:t>
      </w:r>
      <w:r w:rsidRPr="00D5163E">
        <w:rPr>
          <w:rFonts w:ascii="Times New Roman" w:hAnsi="Times New Roman" w:cs="Times New Roman"/>
        </w:rPr>
        <w:t xml:space="preserve"> </w:t>
      </w:r>
      <w:r>
        <w:rPr>
          <w:rFonts w:ascii="Times New Roman" w:hAnsi="Times New Roman" w:cs="Times New Roman"/>
        </w:rPr>
        <w:t xml:space="preserve">automatizado, sendo que </w:t>
      </w:r>
      <w:r w:rsidR="00932E99">
        <w:rPr>
          <w:rFonts w:ascii="Times New Roman" w:hAnsi="Times New Roman" w:cs="Times New Roman"/>
        </w:rPr>
        <w:t>ambas as estratégias</w:t>
      </w:r>
      <w:r>
        <w:rPr>
          <w:rFonts w:ascii="Times New Roman" w:hAnsi="Times New Roman" w:cs="Times New Roman"/>
        </w:rPr>
        <w:t xml:space="preserve"> </w:t>
      </w:r>
      <w:r w:rsidR="00C9576F" w:rsidRPr="00D5163E">
        <w:rPr>
          <w:rFonts w:ascii="Times New Roman" w:hAnsi="Times New Roman" w:cs="Times New Roman"/>
        </w:rPr>
        <w:t xml:space="preserve">podem ser </w:t>
      </w:r>
      <w:r w:rsidRPr="00D5163E">
        <w:rPr>
          <w:rFonts w:ascii="Times New Roman" w:hAnsi="Times New Roman" w:cs="Times New Roman"/>
        </w:rPr>
        <w:t>utilizad</w:t>
      </w:r>
      <w:r>
        <w:rPr>
          <w:rFonts w:ascii="Times New Roman" w:hAnsi="Times New Roman" w:cs="Times New Roman"/>
        </w:rPr>
        <w:t>a</w:t>
      </w:r>
      <w:r w:rsidRPr="00D5163E">
        <w:rPr>
          <w:rFonts w:ascii="Times New Roman" w:hAnsi="Times New Roman" w:cs="Times New Roman"/>
        </w:rPr>
        <w:t xml:space="preserve">s </w:t>
      </w:r>
      <w:r w:rsidR="00C9576F" w:rsidRPr="00D5163E">
        <w:rPr>
          <w:rFonts w:ascii="Times New Roman" w:hAnsi="Times New Roman" w:cs="Times New Roman"/>
        </w:rPr>
        <w:t>durante ou após o jogo.</w:t>
      </w:r>
      <w:r>
        <w:rPr>
          <w:rFonts w:ascii="Times New Roman" w:hAnsi="Times New Roman" w:cs="Times New Roman"/>
        </w:rPr>
        <w:t xml:space="preserve"> A título de exemplo, </w:t>
      </w:r>
      <w:r w:rsidR="00C9576F" w:rsidRPr="00D5163E">
        <w:rPr>
          <w:rFonts w:ascii="Times New Roman" w:hAnsi="Times New Roman" w:cs="Times New Roman"/>
        </w:rPr>
        <w:t xml:space="preserve">(OLIVER, D. 2002) descreve </w:t>
      </w:r>
      <w:r>
        <w:rPr>
          <w:rFonts w:ascii="Times New Roman" w:hAnsi="Times New Roman" w:cs="Times New Roman"/>
        </w:rPr>
        <w:t>a</w:t>
      </w:r>
      <w:r w:rsidR="00C9576F" w:rsidRPr="00D5163E">
        <w:rPr>
          <w:rFonts w:ascii="Times New Roman" w:hAnsi="Times New Roman" w:cs="Times New Roman"/>
        </w:rPr>
        <w:t xml:space="preserve"> forma, na década de 80, </w:t>
      </w:r>
      <w:r>
        <w:rPr>
          <w:rFonts w:ascii="Times New Roman" w:hAnsi="Times New Roman" w:cs="Times New Roman"/>
        </w:rPr>
        <w:t>como</w:t>
      </w:r>
      <w:r w:rsidR="00C9576F" w:rsidRPr="00D5163E">
        <w:rPr>
          <w:rFonts w:ascii="Times New Roman" w:hAnsi="Times New Roman" w:cs="Times New Roman"/>
        </w:rPr>
        <w:t xml:space="preserve"> as equipes registravam por meio de papel as ações dos jogos da NBA e</w:t>
      </w:r>
      <w:r w:rsidR="00E92814" w:rsidRPr="00D5163E">
        <w:rPr>
          <w:rFonts w:ascii="Times New Roman" w:hAnsi="Times New Roman" w:cs="Times New Roman"/>
        </w:rPr>
        <w:t>,</w:t>
      </w:r>
      <w:r w:rsidR="00C9576F" w:rsidRPr="00D5163E">
        <w:rPr>
          <w:rFonts w:ascii="Times New Roman" w:hAnsi="Times New Roman" w:cs="Times New Roman"/>
        </w:rPr>
        <w:t xml:space="preserve"> posteriormente</w:t>
      </w:r>
      <w:r w:rsidR="00E92814" w:rsidRPr="00D5163E">
        <w:rPr>
          <w:rFonts w:ascii="Times New Roman" w:hAnsi="Times New Roman" w:cs="Times New Roman"/>
        </w:rPr>
        <w:t>,</w:t>
      </w:r>
      <w:r w:rsidR="00C9576F" w:rsidRPr="00D5163E">
        <w:rPr>
          <w:rFonts w:ascii="Times New Roman" w:hAnsi="Times New Roman" w:cs="Times New Roman"/>
        </w:rPr>
        <w:t xml:space="preserve"> a maneira com que eles analisavam os registros. Atualmente, as ligas empregam uma equipe especializada para registrar as ações dos jogadores. Este registro é realizado tanto manualmente, utilizando softwares específicos, quanto automaticamente, por meio</w:t>
      </w:r>
      <w:r>
        <w:rPr>
          <w:rFonts w:ascii="Times New Roman" w:hAnsi="Times New Roman" w:cs="Times New Roman"/>
        </w:rPr>
        <w:t>, por exemplo,</w:t>
      </w:r>
      <w:r w:rsidR="00C9576F" w:rsidRPr="00D5163E">
        <w:rPr>
          <w:rFonts w:ascii="Times New Roman" w:hAnsi="Times New Roman" w:cs="Times New Roman"/>
        </w:rPr>
        <w:t xml:space="preserve"> de</w:t>
      </w:r>
      <w:r>
        <w:rPr>
          <w:rFonts w:ascii="Times New Roman" w:hAnsi="Times New Roman" w:cs="Times New Roman"/>
        </w:rPr>
        <w:t xml:space="preserve"> métodos de </w:t>
      </w:r>
      <w:r w:rsidR="00932E99">
        <w:rPr>
          <w:rFonts w:ascii="Times New Roman" w:hAnsi="Times New Roman" w:cs="Times New Roman"/>
        </w:rPr>
        <w:t>visão computacional</w:t>
      </w:r>
      <w:r>
        <w:rPr>
          <w:rFonts w:ascii="Times New Roman" w:hAnsi="Times New Roman" w:cs="Times New Roman"/>
        </w:rPr>
        <w:t xml:space="preserve"> e</w:t>
      </w:r>
      <w:r w:rsidR="00C9576F" w:rsidRPr="00D5163E">
        <w:rPr>
          <w:rFonts w:ascii="Times New Roman" w:hAnsi="Times New Roman" w:cs="Times New Roman"/>
        </w:rPr>
        <w:t xml:space="preserve"> inteligência artificial.</w:t>
      </w:r>
      <w:r>
        <w:rPr>
          <w:rFonts w:ascii="Times New Roman" w:hAnsi="Times New Roman" w:cs="Times New Roman"/>
        </w:rPr>
        <w:t xml:space="preserve"> Geralmente, t</w:t>
      </w:r>
      <w:r w:rsidR="00C9576F" w:rsidRPr="00D5163E">
        <w:rPr>
          <w:rFonts w:ascii="Times New Roman" w:hAnsi="Times New Roman" w:cs="Times New Roman"/>
        </w:rPr>
        <w:t>odos esses dados são armazenados em um banco de dados para futuras análises.</w:t>
      </w:r>
    </w:p>
    <w:p w14:paraId="03A6ABB1" w14:textId="52CE5333" w:rsidR="00C64096" w:rsidRPr="00D5163E" w:rsidRDefault="004F6BBF" w:rsidP="00C9576F">
      <w:pPr>
        <w:spacing w:before="240"/>
        <w:ind w:firstLine="1134"/>
        <w:rPr>
          <w:rFonts w:ascii="Times New Roman" w:hAnsi="Times New Roman" w:cs="Times New Roman"/>
          <w:color w:val="FF0000"/>
          <w:highlight w:val="cyan"/>
        </w:rPr>
      </w:pPr>
      <w:r w:rsidRPr="00D5163E">
        <w:rPr>
          <w:rFonts w:ascii="Times New Roman" w:hAnsi="Times New Roman" w:cs="Times New Roman"/>
        </w:rPr>
        <w:t>O</w:t>
      </w:r>
      <w:r w:rsidR="00C9576F" w:rsidRPr="00D5163E">
        <w:rPr>
          <w:rFonts w:ascii="Times New Roman" w:hAnsi="Times New Roman" w:cs="Times New Roman"/>
        </w:rPr>
        <w:t xml:space="preserve"> crescente número de dados disponibilizados pelas ligas de basquetebol </w:t>
      </w:r>
      <w:r w:rsidR="001A00D3">
        <w:rPr>
          <w:rFonts w:ascii="Times New Roman" w:hAnsi="Times New Roman" w:cs="Times New Roman"/>
        </w:rPr>
        <w:t xml:space="preserve">vem </w:t>
      </w:r>
      <w:r w:rsidR="001A00D3" w:rsidRPr="00D5163E">
        <w:rPr>
          <w:rFonts w:ascii="Times New Roman" w:hAnsi="Times New Roman" w:cs="Times New Roman"/>
        </w:rPr>
        <w:t>possibilit</w:t>
      </w:r>
      <w:r w:rsidR="001A00D3">
        <w:rPr>
          <w:rFonts w:ascii="Times New Roman" w:hAnsi="Times New Roman" w:cs="Times New Roman"/>
        </w:rPr>
        <w:t>ando</w:t>
      </w:r>
      <w:r w:rsidR="001A00D3" w:rsidRPr="00D5163E">
        <w:rPr>
          <w:rFonts w:ascii="Times New Roman" w:hAnsi="Times New Roman" w:cs="Times New Roman"/>
        </w:rPr>
        <w:t xml:space="preserve"> </w:t>
      </w:r>
      <w:r w:rsidR="00C9576F" w:rsidRPr="00D5163E">
        <w:rPr>
          <w:rFonts w:ascii="Times New Roman" w:hAnsi="Times New Roman" w:cs="Times New Roman"/>
        </w:rPr>
        <w:t xml:space="preserve">o desenvolvimento de diversos tipos de pesquisas relacionados </w:t>
      </w:r>
      <w:r w:rsidR="001A00D3">
        <w:rPr>
          <w:rFonts w:ascii="Times New Roman" w:hAnsi="Times New Roman" w:cs="Times New Roman"/>
        </w:rPr>
        <w:t>ao desempenho</w:t>
      </w:r>
      <w:r w:rsidR="00C9576F" w:rsidRPr="00D5163E">
        <w:rPr>
          <w:rFonts w:ascii="Times New Roman" w:hAnsi="Times New Roman" w:cs="Times New Roman"/>
        </w:rPr>
        <w:t xml:space="preserve"> das equipes e jogadores. No que diz respeito </w:t>
      </w:r>
      <w:r w:rsidRPr="00D5163E">
        <w:rPr>
          <w:rFonts w:ascii="Times New Roman" w:hAnsi="Times New Roman" w:cs="Times New Roman"/>
        </w:rPr>
        <w:t>ao</w:t>
      </w:r>
      <w:r w:rsidR="00C9576F" w:rsidRPr="00D5163E">
        <w:rPr>
          <w:rFonts w:ascii="Times New Roman" w:hAnsi="Times New Roman" w:cs="Times New Roman"/>
        </w:rPr>
        <w:t xml:space="preserve"> auxílio </w:t>
      </w:r>
      <w:r w:rsidRPr="00D5163E">
        <w:rPr>
          <w:rFonts w:ascii="Times New Roman" w:hAnsi="Times New Roman" w:cs="Times New Roman"/>
        </w:rPr>
        <w:t>para as</w:t>
      </w:r>
      <w:r w:rsidR="00C9576F" w:rsidRPr="00D5163E">
        <w:rPr>
          <w:rFonts w:ascii="Times New Roman" w:hAnsi="Times New Roman" w:cs="Times New Roman"/>
        </w:rPr>
        <w:t xml:space="preserve"> tomada</w:t>
      </w:r>
      <w:r w:rsidRPr="00D5163E">
        <w:rPr>
          <w:rFonts w:ascii="Times New Roman" w:hAnsi="Times New Roman" w:cs="Times New Roman"/>
        </w:rPr>
        <w:t>s</w:t>
      </w:r>
      <w:r w:rsidR="00C9576F" w:rsidRPr="00D5163E">
        <w:rPr>
          <w:rFonts w:ascii="Times New Roman" w:hAnsi="Times New Roman" w:cs="Times New Roman"/>
        </w:rPr>
        <w:t xml:space="preserve"> de decisão da</w:t>
      </w:r>
      <w:r w:rsidRPr="00D5163E">
        <w:rPr>
          <w:rFonts w:ascii="Times New Roman" w:hAnsi="Times New Roman" w:cs="Times New Roman"/>
        </w:rPr>
        <w:t>s</w:t>
      </w:r>
      <w:r w:rsidR="00C9576F" w:rsidRPr="00D5163E">
        <w:rPr>
          <w:rFonts w:ascii="Times New Roman" w:hAnsi="Times New Roman" w:cs="Times New Roman"/>
        </w:rPr>
        <w:t xml:space="preserve"> comiss</w:t>
      </w:r>
      <w:r w:rsidRPr="00D5163E">
        <w:rPr>
          <w:rFonts w:ascii="Times New Roman" w:hAnsi="Times New Roman" w:cs="Times New Roman"/>
        </w:rPr>
        <w:t>ões</w:t>
      </w:r>
      <w:r w:rsidR="00C9576F" w:rsidRPr="00D5163E">
        <w:rPr>
          <w:rFonts w:ascii="Times New Roman" w:hAnsi="Times New Roman" w:cs="Times New Roman"/>
        </w:rPr>
        <w:t xml:space="preserve"> técnica</w:t>
      </w:r>
      <w:r w:rsidRPr="00D5163E">
        <w:rPr>
          <w:rFonts w:ascii="Times New Roman" w:hAnsi="Times New Roman" w:cs="Times New Roman"/>
        </w:rPr>
        <w:t>s</w:t>
      </w:r>
      <w:r w:rsidR="00C9576F" w:rsidRPr="00D5163E">
        <w:rPr>
          <w:rFonts w:ascii="Times New Roman" w:hAnsi="Times New Roman" w:cs="Times New Roman"/>
        </w:rPr>
        <w:t xml:space="preserve">, por exemplo, pesquisadores buscam, fundamentalmente, a compreensão das características do jogo de basquetebol e, consequentemente, quais os fatores que impactam no resultado da partida. (GARCÍA J., </w:t>
      </w:r>
      <w:r w:rsidR="00C9576F" w:rsidRPr="00D5163E">
        <w:rPr>
          <w:rFonts w:ascii="Times New Roman" w:hAnsi="Times New Roman" w:cs="Times New Roman"/>
          <w:i/>
          <w:iCs/>
        </w:rPr>
        <w:t>et al.</w:t>
      </w:r>
      <w:r w:rsidR="00C9576F" w:rsidRPr="00D5163E">
        <w:rPr>
          <w:rFonts w:ascii="Times New Roman" w:hAnsi="Times New Roman" w:cs="Times New Roman"/>
        </w:rPr>
        <w:t>, 2014).</w:t>
      </w:r>
      <w:r w:rsidR="00D062C1" w:rsidRPr="00D5163E">
        <w:rPr>
          <w:rFonts w:ascii="Times New Roman" w:hAnsi="Times New Roman" w:cs="Times New Roman"/>
        </w:rPr>
        <w:t xml:space="preserve"> </w:t>
      </w:r>
      <w:r w:rsidRPr="00D5163E">
        <w:rPr>
          <w:rFonts w:ascii="Times New Roman" w:hAnsi="Times New Roman" w:cs="Times New Roman"/>
        </w:rPr>
        <w:t xml:space="preserve">Pela complexidade envolvida nas modalidades esportivas coletivas, como o basquetebol, as análises são realizadas sobre diferentes </w:t>
      </w:r>
      <w:r w:rsidR="001A00D3">
        <w:rPr>
          <w:rFonts w:ascii="Times New Roman" w:hAnsi="Times New Roman" w:cs="Times New Roman"/>
        </w:rPr>
        <w:t>perspectivas</w:t>
      </w:r>
      <w:r w:rsidRPr="00D5163E">
        <w:rPr>
          <w:rFonts w:ascii="Times New Roman" w:hAnsi="Times New Roman" w:cs="Times New Roman"/>
        </w:rPr>
        <w:t>,</w:t>
      </w:r>
      <w:r w:rsidR="001A00D3">
        <w:rPr>
          <w:rFonts w:ascii="Times New Roman" w:hAnsi="Times New Roman" w:cs="Times New Roman"/>
        </w:rPr>
        <w:t xml:space="preserve"> que incluem aspectos</w:t>
      </w:r>
      <w:r w:rsidRPr="00D5163E">
        <w:rPr>
          <w:rFonts w:ascii="Times New Roman" w:hAnsi="Times New Roman" w:cs="Times New Roman"/>
        </w:rPr>
        <w:t xml:space="preserve"> técnicos, táticos, físicos, </w:t>
      </w:r>
      <w:r w:rsidR="001A00D3">
        <w:rPr>
          <w:rFonts w:ascii="Times New Roman" w:hAnsi="Times New Roman" w:cs="Times New Roman"/>
        </w:rPr>
        <w:t>d</w:t>
      </w:r>
      <w:r w:rsidRPr="00D5163E">
        <w:rPr>
          <w:rFonts w:ascii="Times New Roman" w:hAnsi="Times New Roman" w:cs="Times New Roman"/>
        </w:rPr>
        <w:t>entre outros. Nesse sentido, entender o desempenho da equipe em jogos passa por compreender o desempenho dos diferentes quintetos em quadra, uma vez que podem ser muitos, pois as substituições no basquetebol são ilimitadas.</w:t>
      </w:r>
      <w:r w:rsidR="001A00D3">
        <w:rPr>
          <w:rFonts w:ascii="Times New Roman" w:hAnsi="Times New Roman" w:cs="Times New Roman"/>
        </w:rPr>
        <w:t xml:space="preserve"> Diante, uma motivação da presente dissertação é analisar o desempenho de quintetos no basquetebol, de modo que seja possível vislumbrar uma ferramenta prática para </w:t>
      </w:r>
      <w:r w:rsidRPr="00D5163E">
        <w:rPr>
          <w:rFonts w:ascii="Times New Roman" w:hAnsi="Times New Roman" w:cs="Times New Roman"/>
        </w:rPr>
        <w:t xml:space="preserve">auxiliar </w:t>
      </w:r>
      <w:r w:rsidR="001A00D3">
        <w:rPr>
          <w:rFonts w:ascii="Times New Roman" w:hAnsi="Times New Roman" w:cs="Times New Roman"/>
        </w:rPr>
        <w:t>a comissão técnica</w:t>
      </w:r>
      <w:r w:rsidRPr="00D5163E">
        <w:rPr>
          <w:rFonts w:ascii="Times New Roman" w:hAnsi="Times New Roman" w:cs="Times New Roman"/>
        </w:rPr>
        <w:t xml:space="preserve"> no momento das substituições durante o jogo</w:t>
      </w:r>
      <w:r w:rsidR="005C6014" w:rsidRPr="00D5163E">
        <w:rPr>
          <w:rFonts w:ascii="Times New Roman" w:hAnsi="Times New Roman" w:cs="Times New Roman"/>
        </w:rPr>
        <w:t>.</w:t>
      </w:r>
    </w:p>
    <w:p w14:paraId="344A084F" w14:textId="30C66FF0" w:rsidR="007E5B36" w:rsidRPr="00D5163E" w:rsidRDefault="00526E11" w:rsidP="007E5B36">
      <w:pPr>
        <w:pStyle w:val="Ttulo2"/>
        <w:rPr>
          <w:rFonts w:ascii="Times New Roman" w:hAnsi="Times New Roman" w:cs="Times New Roman"/>
        </w:rPr>
      </w:pPr>
      <w:bookmarkStart w:id="15" w:name="_Toc174427652"/>
      <w:r w:rsidRPr="00D5163E">
        <w:rPr>
          <w:rFonts w:ascii="Times New Roman" w:hAnsi="Times New Roman" w:cs="Times New Roman"/>
        </w:rPr>
        <w:lastRenderedPageBreak/>
        <w:t>Objetivos</w:t>
      </w:r>
      <w:bookmarkEnd w:id="15"/>
    </w:p>
    <w:p w14:paraId="49F726AD" w14:textId="0BC73EDD" w:rsidR="007E5B36" w:rsidRPr="00D5163E" w:rsidRDefault="007E5B36" w:rsidP="007E5B36">
      <w:pPr>
        <w:spacing w:before="240"/>
        <w:ind w:firstLine="1134"/>
        <w:rPr>
          <w:rFonts w:ascii="Times New Roman" w:hAnsi="Times New Roman" w:cs="Times New Roman"/>
        </w:rPr>
      </w:pPr>
      <w:r w:rsidRPr="00D5163E">
        <w:rPr>
          <w:rFonts w:ascii="Times New Roman" w:hAnsi="Times New Roman" w:cs="Times New Roman"/>
        </w:rPr>
        <w:t xml:space="preserve">Com base nas motivações mencionadas, o presente trabalho de mestrado tem como objetivo investigar a aplicação </w:t>
      </w:r>
      <w:r w:rsidR="00B57A10" w:rsidRPr="00D5163E">
        <w:rPr>
          <w:rFonts w:ascii="Times New Roman" w:hAnsi="Times New Roman" w:cs="Times New Roman"/>
        </w:rPr>
        <w:t xml:space="preserve">do Método </w:t>
      </w:r>
      <w:r w:rsidRPr="00D5163E">
        <w:rPr>
          <w:rFonts w:ascii="Times New Roman" w:hAnsi="Times New Roman" w:cs="Times New Roman"/>
        </w:rPr>
        <w:t xml:space="preserve">de </w:t>
      </w:r>
      <w:r w:rsidR="00B57A10" w:rsidRPr="00D5163E">
        <w:rPr>
          <w:rFonts w:ascii="Times New Roman" w:hAnsi="Times New Roman" w:cs="Times New Roman"/>
        </w:rPr>
        <w:t>A</w:t>
      </w:r>
      <w:r w:rsidRPr="00D5163E">
        <w:rPr>
          <w:rFonts w:ascii="Times New Roman" w:hAnsi="Times New Roman" w:cs="Times New Roman"/>
        </w:rPr>
        <w:t xml:space="preserve">poio à </w:t>
      </w:r>
      <w:r w:rsidR="00B57A10" w:rsidRPr="00D5163E">
        <w:rPr>
          <w:rFonts w:ascii="Times New Roman" w:hAnsi="Times New Roman" w:cs="Times New Roman"/>
        </w:rPr>
        <w:t>D</w:t>
      </w:r>
      <w:r w:rsidRPr="00D5163E">
        <w:rPr>
          <w:rFonts w:ascii="Times New Roman" w:hAnsi="Times New Roman" w:cs="Times New Roman"/>
        </w:rPr>
        <w:t xml:space="preserve">ecisão </w:t>
      </w:r>
      <w:r w:rsidR="00B57A10" w:rsidRPr="00D5163E">
        <w:rPr>
          <w:rFonts w:ascii="Times New Roman" w:hAnsi="Times New Roman" w:cs="Times New Roman"/>
        </w:rPr>
        <w:t>M</w:t>
      </w:r>
      <w:r w:rsidRPr="00D5163E">
        <w:rPr>
          <w:rFonts w:ascii="Times New Roman" w:hAnsi="Times New Roman" w:cs="Times New Roman"/>
        </w:rPr>
        <w:t>ulticritério</w:t>
      </w:r>
      <w:r w:rsidR="00B57A10" w:rsidRPr="00D5163E">
        <w:rPr>
          <w:rFonts w:ascii="Times New Roman" w:hAnsi="Times New Roman" w:cs="Times New Roman"/>
        </w:rPr>
        <w:t xml:space="preserve"> (</w:t>
      </w:r>
      <w:proofErr w:type="spellStart"/>
      <w:r w:rsidR="00A3191A" w:rsidRPr="00D5163E">
        <w:rPr>
          <w:rFonts w:ascii="Times New Roman" w:hAnsi="Times New Roman" w:cs="Times New Roman"/>
          <w:i/>
          <w:iCs/>
        </w:rPr>
        <w:t>Multi-Criteria</w:t>
      </w:r>
      <w:proofErr w:type="spellEnd"/>
      <w:r w:rsidR="00A3191A" w:rsidRPr="00D5163E">
        <w:rPr>
          <w:rFonts w:ascii="Times New Roman" w:hAnsi="Times New Roman" w:cs="Times New Roman"/>
          <w:i/>
          <w:iCs/>
        </w:rPr>
        <w:t xml:space="preserve"> </w:t>
      </w:r>
      <w:proofErr w:type="spellStart"/>
      <w:r w:rsidR="00A3191A" w:rsidRPr="00D5163E">
        <w:rPr>
          <w:rFonts w:ascii="Times New Roman" w:hAnsi="Times New Roman" w:cs="Times New Roman"/>
          <w:i/>
          <w:iCs/>
        </w:rPr>
        <w:t>Decision</w:t>
      </w:r>
      <w:proofErr w:type="spellEnd"/>
      <w:r w:rsidR="00A3191A" w:rsidRPr="00D5163E">
        <w:rPr>
          <w:rFonts w:ascii="Times New Roman" w:hAnsi="Times New Roman" w:cs="Times New Roman"/>
          <w:i/>
          <w:iCs/>
        </w:rPr>
        <w:t xml:space="preserve"> </w:t>
      </w:r>
      <w:proofErr w:type="spellStart"/>
      <w:r w:rsidR="00A3191A" w:rsidRPr="00D5163E">
        <w:rPr>
          <w:rFonts w:ascii="Times New Roman" w:hAnsi="Times New Roman" w:cs="Times New Roman"/>
          <w:i/>
          <w:iCs/>
        </w:rPr>
        <w:t>Analysis</w:t>
      </w:r>
      <w:proofErr w:type="spellEnd"/>
      <w:r w:rsidR="00A3191A" w:rsidRPr="00D5163E">
        <w:rPr>
          <w:rFonts w:ascii="Times New Roman" w:hAnsi="Times New Roman" w:cs="Times New Roman"/>
          <w:i/>
          <w:iCs/>
        </w:rPr>
        <w:t>,</w:t>
      </w:r>
      <w:r w:rsidR="00A3191A" w:rsidRPr="00D5163E">
        <w:rPr>
          <w:rFonts w:ascii="Times New Roman" w:hAnsi="Times New Roman" w:cs="Times New Roman"/>
        </w:rPr>
        <w:t xml:space="preserve"> MCDA</w:t>
      </w:r>
      <w:r w:rsidR="00B57A10" w:rsidRPr="00D5163E">
        <w:rPr>
          <w:rFonts w:ascii="Times New Roman" w:hAnsi="Times New Roman" w:cs="Times New Roman"/>
        </w:rPr>
        <w:t>)</w:t>
      </w:r>
      <w:r w:rsidRPr="00D5163E">
        <w:rPr>
          <w:rFonts w:ascii="Times New Roman" w:hAnsi="Times New Roman" w:cs="Times New Roman"/>
        </w:rPr>
        <w:t xml:space="preserve"> para ordenamento de quintetos</w:t>
      </w:r>
      <w:r w:rsidR="0074504A">
        <w:rPr>
          <w:rFonts w:ascii="Times New Roman" w:hAnsi="Times New Roman" w:cs="Times New Roman"/>
        </w:rPr>
        <w:t xml:space="preserve"> de basquetebol, com vistas a contribuir com a análise desse complexo esporte por meio de um ferramental quantitativo e a partir de experimentos com dados obtidos</w:t>
      </w:r>
      <w:r w:rsidRPr="00D5163E">
        <w:rPr>
          <w:rFonts w:ascii="Times New Roman" w:hAnsi="Times New Roman" w:cs="Times New Roman"/>
        </w:rPr>
        <w:t xml:space="preserve"> do campeonato Novo Basquete Brasil</w:t>
      </w:r>
      <w:r w:rsidR="0074504A">
        <w:rPr>
          <w:rFonts w:ascii="Times New Roman" w:hAnsi="Times New Roman" w:cs="Times New Roman"/>
        </w:rPr>
        <w:t xml:space="preserve"> (NBB)</w:t>
      </w:r>
      <w:r w:rsidRPr="00D5163E">
        <w:rPr>
          <w:rFonts w:ascii="Times New Roman" w:hAnsi="Times New Roman" w:cs="Times New Roman"/>
        </w:rPr>
        <w:t>.</w:t>
      </w:r>
      <w:r w:rsidR="0074504A">
        <w:rPr>
          <w:rFonts w:ascii="Times New Roman" w:hAnsi="Times New Roman" w:cs="Times New Roman"/>
        </w:rPr>
        <w:t xml:space="preserve"> De modo mais específico, visamos verificar se a metodologia de MCDA considerada, extensão temporal do algoritmo TOPSIS, é capaz de levar aspectos dinâmicos presentes ao longo das rodadas do campeonato, uma vez que o desempenho de uma equipe não necessariamente é regular ao longo de todo o campeonato. Finalmente, a presente dissertação tem como objetivo apontar uma perspectiva de uso prático para apoio à decisão da comissão técnica na escolha dos quintetos.</w:t>
      </w:r>
    </w:p>
    <w:p w14:paraId="3A78B799" w14:textId="61D3FF1A" w:rsidR="00526E11" w:rsidRPr="00D5163E" w:rsidRDefault="00526E11" w:rsidP="00526E11">
      <w:pPr>
        <w:pStyle w:val="Ttulo2"/>
        <w:rPr>
          <w:rFonts w:ascii="Times New Roman" w:hAnsi="Times New Roman" w:cs="Times New Roman"/>
        </w:rPr>
      </w:pPr>
      <w:bookmarkStart w:id="16" w:name="_Toc174427653"/>
      <w:r w:rsidRPr="00D5163E">
        <w:rPr>
          <w:rFonts w:ascii="Times New Roman" w:hAnsi="Times New Roman" w:cs="Times New Roman"/>
        </w:rPr>
        <w:t>Organização do Documento</w:t>
      </w:r>
      <w:bookmarkEnd w:id="16"/>
    </w:p>
    <w:p w14:paraId="431BBDC9" w14:textId="1285BD73" w:rsidR="003F4A88" w:rsidRPr="00D5163E" w:rsidRDefault="008F4217" w:rsidP="003F4A88">
      <w:pPr>
        <w:spacing w:before="240"/>
        <w:ind w:firstLine="1134"/>
        <w:rPr>
          <w:rFonts w:ascii="Times New Roman" w:hAnsi="Times New Roman" w:cs="Times New Roman"/>
        </w:rPr>
      </w:pPr>
      <w:r>
        <w:rPr>
          <w:rFonts w:ascii="Times New Roman" w:hAnsi="Times New Roman" w:cs="Times New Roman"/>
        </w:rPr>
        <w:t xml:space="preserve">Com relação à organização, a dissertação está estrutura nos seguintes </w:t>
      </w:r>
      <w:r w:rsidR="00292CA4" w:rsidRPr="00D5163E">
        <w:rPr>
          <w:rFonts w:ascii="Times New Roman" w:hAnsi="Times New Roman" w:cs="Times New Roman"/>
        </w:rPr>
        <w:t>capítulos:</w:t>
      </w:r>
    </w:p>
    <w:p w14:paraId="5F305CE2" w14:textId="0BA4D49C" w:rsidR="001D0005"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 xml:space="preserve">No Capítulo 2, é apresentado o referencial teórico que fundamenta a pesquisa. </w:t>
      </w:r>
      <w:r w:rsidR="009D0489" w:rsidRPr="00D5163E">
        <w:rPr>
          <w:rFonts w:ascii="Times New Roman" w:hAnsi="Times New Roman" w:cs="Times New Roman"/>
        </w:rPr>
        <w:t>Em seguida</w:t>
      </w:r>
      <w:r w:rsidRPr="00D5163E">
        <w:rPr>
          <w:rFonts w:ascii="Times New Roman" w:hAnsi="Times New Roman" w:cs="Times New Roman"/>
        </w:rPr>
        <w:t>, uma visão geral sobre o jogo de basquetebol</w:t>
      </w:r>
      <w:r w:rsidR="009D0489" w:rsidRPr="00D5163E">
        <w:rPr>
          <w:rFonts w:ascii="Times New Roman" w:hAnsi="Times New Roman" w:cs="Times New Roman"/>
        </w:rPr>
        <w:t>, a</w:t>
      </w:r>
      <w:r w:rsidRPr="00D5163E">
        <w:rPr>
          <w:rFonts w:ascii="Times New Roman" w:hAnsi="Times New Roman" w:cs="Times New Roman"/>
        </w:rPr>
        <w:t>presentando elementos técnicos e táticos do jogo</w:t>
      </w:r>
      <w:r w:rsidR="0094144C" w:rsidRPr="00D5163E">
        <w:rPr>
          <w:rFonts w:ascii="Times New Roman" w:hAnsi="Times New Roman" w:cs="Times New Roman"/>
        </w:rPr>
        <w:t>. Também é apresen</w:t>
      </w:r>
      <w:r w:rsidR="00226B67" w:rsidRPr="00D5163E">
        <w:rPr>
          <w:rFonts w:ascii="Times New Roman" w:hAnsi="Times New Roman" w:cs="Times New Roman"/>
        </w:rPr>
        <w:t>tad</w:t>
      </w:r>
      <w:r w:rsidR="000F1952" w:rsidRPr="00D5163E">
        <w:rPr>
          <w:rFonts w:ascii="Times New Roman" w:hAnsi="Times New Roman" w:cs="Times New Roman"/>
        </w:rPr>
        <w:t>a</w:t>
      </w:r>
      <w:r w:rsidR="00226B67" w:rsidRPr="00D5163E">
        <w:rPr>
          <w:rFonts w:ascii="Times New Roman" w:hAnsi="Times New Roman" w:cs="Times New Roman"/>
        </w:rPr>
        <w:t xml:space="preserve"> uma visão geral sobre métodos quantitativos no basquetebol</w:t>
      </w:r>
      <w:r w:rsidR="00147974" w:rsidRPr="00D5163E">
        <w:rPr>
          <w:rFonts w:ascii="Times New Roman" w:hAnsi="Times New Roman" w:cs="Times New Roman"/>
        </w:rPr>
        <w:t xml:space="preserve">, </w:t>
      </w:r>
      <w:r w:rsidR="000F1952" w:rsidRPr="00D5163E">
        <w:rPr>
          <w:rFonts w:ascii="Times New Roman" w:hAnsi="Times New Roman" w:cs="Times New Roman"/>
        </w:rPr>
        <w:t xml:space="preserve">mostrando </w:t>
      </w:r>
      <w:r w:rsidR="00147974" w:rsidRPr="00D5163E">
        <w:rPr>
          <w:rFonts w:ascii="Times New Roman" w:hAnsi="Times New Roman" w:cs="Times New Roman"/>
        </w:rPr>
        <w:t xml:space="preserve">os principais estudos sobre </w:t>
      </w:r>
      <w:r w:rsidR="002E70BF" w:rsidRPr="00D5163E">
        <w:rPr>
          <w:rFonts w:ascii="Times New Roman" w:hAnsi="Times New Roman" w:cs="Times New Roman"/>
        </w:rPr>
        <w:t>indicadores técnicos que discriminam vitória e derrota e, por fim,</w:t>
      </w:r>
      <w:r w:rsidR="00285C20" w:rsidRPr="00D5163E">
        <w:rPr>
          <w:rFonts w:ascii="Times New Roman" w:hAnsi="Times New Roman" w:cs="Times New Roman"/>
        </w:rPr>
        <w:t xml:space="preserve"> métodos de classificação d</w:t>
      </w:r>
      <w:r w:rsidR="000D3184" w:rsidRPr="00D5163E">
        <w:rPr>
          <w:rFonts w:ascii="Times New Roman" w:hAnsi="Times New Roman" w:cs="Times New Roman"/>
        </w:rPr>
        <w:t>as</w:t>
      </w:r>
      <w:r w:rsidR="00285C20" w:rsidRPr="00D5163E">
        <w:rPr>
          <w:rFonts w:ascii="Times New Roman" w:hAnsi="Times New Roman" w:cs="Times New Roman"/>
        </w:rPr>
        <w:t xml:space="preserve"> </w:t>
      </w:r>
      <w:r w:rsidR="000D3184" w:rsidRPr="00D5163E">
        <w:rPr>
          <w:rFonts w:ascii="Times New Roman" w:hAnsi="Times New Roman" w:cs="Times New Roman"/>
        </w:rPr>
        <w:t xml:space="preserve">posições de jogadores. </w:t>
      </w:r>
      <w:r w:rsidR="002E70BF" w:rsidRPr="00D5163E">
        <w:rPr>
          <w:rFonts w:ascii="Times New Roman" w:hAnsi="Times New Roman" w:cs="Times New Roman"/>
        </w:rPr>
        <w:t xml:space="preserve"> </w:t>
      </w:r>
    </w:p>
    <w:p w14:paraId="5D684129" w14:textId="363C9021" w:rsidR="001D0005"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 xml:space="preserve">O Capítulo 3 </w:t>
      </w:r>
      <w:r w:rsidR="003E3EBD">
        <w:rPr>
          <w:rFonts w:ascii="Times New Roman" w:hAnsi="Times New Roman" w:cs="Times New Roman"/>
        </w:rPr>
        <w:t>tem</w:t>
      </w:r>
      <w:r w:rsidR="003E3EBD" w:rsidRPr="00D5163E">
        <w:rPr>
          <w:rFonts w:ascii="Times New Roman" w:hAnsi="Times New Roman" w:cs="Times New Roman"/>
        </w:rPr>
        <w:t xml:space="preserve"> </w:t>
      </w:r>
      <w:r w:rsidRPr="00D5163E">
        <w:rPr>
          <w:rFonts w:ascii="Times New Roman" w:hAnsi="Times New Roman" w:cs="Times New Roman"/>
        </w:rPr>
        <w:t>como foco a descrição das principais etapas da metodologia deste projeto, desde a coleta de dados, indicadores técnicos utilizados e</w:t>
      </w:r>
      <w:r w:rsidR="003E3EBD">
        <w:rPr>
          <w:rFonts w:ascii="Times New Roman" w:hAnsi="Times New Roman" w:cs="Times New Roman"/>
        </w:rPr>
        <w:t xml:space="preserve"> a metodologia de</w:t>
      </w:r>
      <w:r w:rsidRPr="00D5163E">
        <w:rPr>
          <w:rFonts w:ascii="Times New Roman" w:hAnsi="Times New Roman" w:cs="Times New Roman"/>
        </w:rPr>
        <w:t xml:space="preserve"> apoio à decisão</w:t>
      </w:r>
      <w:r w:rsidR="003E3EBD">
        <w:rPr>
          <w:rFonts w:ascii="Times New Roman" w:hAnsi="Times New Roman" w:cs="Times New Roman"/>
        </w:rPr>
        <w:t xml:space="preserve"> utilizada</w:t>
      </w:r>
      <w:r w:rsidRPr="00D5163E">
        <w:rPr>
          <w:rFonts w:ascii="Times New Roman" w:hAnsi="Times New Roman" w:cs="Times New Roman"/>
        </w:rPr>
        <w:t xml:space="preserve"> para ordenamento</w:t>
      </w:r>
      <w:r w:rsidR="003E3EBD">
        <w:rPr>
          <w:rFonts w:ascii="Times New Roman" w:hAnsi="Times New Roman" w:cs="Times New Roman"/>
        </w:rPr>
        <w:t xml:space="preserve"> dos quintetos</w:t>
      </w:r>
      <w:r w:rsidRPr="00D5163E">
        <w:rPr>
          <w:rFonts w:ascii="Times New Roman" w:hAnsi="Times New Roman" w:cs="Times New Roman"/>
        </w:rPr>
        <w:t xml:space="preserve">. Apresentamos o método TOPISIS e sua variação para séries temporais, que </w:t>
      </w:r>
      <w:r w:rsidR="004F6BBF" w:rsidRPr="00D5163E">
        <w:rPr>
          <w:rFonts w:ascii="Times New Roman" w:hAnsi="Times New Roman" w:cs="Times New Roman"/>
        </w:rPr>
        <w:t>foi</w:t>
      </w:r>
      <w:r w:rsidRPr="00D5163E">
        <w:rPr>
          <w:rFonts w:ascii="Times New Roman" w:hAnsi="Times New Roman" w:cs="Times New Roman"/>
        </w:rPr>
        <w:t xml:space="preserve"> aplicado em diferentes contextos no trabalho</w:t>
      </w:r>
      <w:r w:rsidR="004F6BBF" w:rsidRPr="00D5163E">
        <w:rPr>
          <w:rFonts w:ascii="Times New Roman" w:hAnsi="Times New Roman" w:cs="Times New Roman"/>
        </w:rPr>
        <w:t>.</w:t>
      </w:r>
    </w:p>
    <w:p w14:paraId="0398B3CA" w14:textId="073C960D" w:rsidR="001D0005" w:rsidRPr="00D5163E" w:rsidRDefault="004F6BBF"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t>No</w:t>
      </w:r>
      <w:r w:rsidR="001D0005" w:rsidRPr="00D5163E">
        <w:rPr>
          <w:rFonts w:ascii="Times New Roman" w:hAnsi="Times New Roman" w:cs="Times New Roman"/>
        </w:rPr>
        <w:t xml:space="preserve"> Capítulo 4, são apresentados os resultados obtidos para cada cenário desenvolvido nesse projeto. Os resultados são discutidos conforme as variações dos pesos de cada critério</w:t>
      </w:r>
      <w:r w:rsidRPr="00D5163E">
        <w:rPr>
          <w:rFonts w:ascii="Times New Roman" w:hAnsi="Times New Roman" w:cs="Times New Roman"/>
        </w:rPr>
        <w:t>,</w:t>
      </w:r>
      <w:r w:rsidR="001D0005" w:rsidRPr="00D5163E">
        <w:rPr>
          <w:rFonts w:ascii="Times New Roman" w:hAnsi="Times New Roman" w:cs="Times New Roman"/>
        </w:rPr>
        <w:t xml:space="preserve"> no método de séries temporais adaptado ao TOPISIS.</w:t>
      </w:r>
    </w:p>
    <w:p w14:paraId="3B33FD11" w14:textId="12CB2A42" w:rsidR="0071032A" w:rsidRPr="00D5163E" w:rsidRDefault="001D0005" w:rsidP="003F4A88">
      <w:pPr>
        <w:pStyle w:val="PargrafodaLista"/>
        <w:numPr>
          <w:ilvl w:val="0"/>
          <w:numId w:val="17"/>
        </w:numPr>
        <w:spacing w:before="240" w:after="240" w:line="360" w:lineRule="auto"/>
        <w:ind w:left="680" w:hanging="340"/>
        <w:jc w:val="both"/>
        <w:rPr>
          <w:rFonts w:ascii="Times New Roman" w:hAnsi="Times New Roman" w:cs="Times New Roman"/>
        </w:rPr>
      </w:pPr>
      <w:r w:rsidRPr="00D5163E">
        <w:rPr>
          <w:rFonts w:ascii="Times New Roman" w:hAnsi="Times New Roman" w:cs="Times New Roman"/>
        </w:rPr>
        <w:lastRenderedPageBreak/>
        <w:t xml:space="preserve">Por fim, no Capítulo </w:t>
      </w:r>
      <w:r w:rsidR="003E3EBD">
        <w:rPr>
          <w:rFonts w:ascii="Times New Roman" w:hAnsi="Times New Roman" w:cs="Times New Roman"/>
        </w:rPr>
        <w:t>5</w:t>
      </w:r>
      <w:r w:rsidRPr="00D5163E">
        <w:rPr>
          <w:rFonts w:ascii="Times New Roman" w:hAnsi="Times New Roman" w:cs="Times New Roman"/>
        </w:rPr>
        <w:t xml:space="preserve">, concluímos este trabalho de mestrado e apresentamos nossas perspectivas </w:t>
      </w:r>
      <w:r w:rsidR="003E3EBD">
        <w:rPr>
          <w:rFonts w:ascii="Times New Roman" w:hAnsi="Times New Roman" w:cs="Times New Roman"/>
        </w:rPr>
        <w:t>para</w:t>
      </w:r>
      <w:r w:rsidR="003E3EBD" w:rsidRPr="00D5163E">
        <w:rPr>
          <w:rFonts w:ascii="Times New Roman" w:hAnsi="Times New Roman" w:cs="Times New Roman"/>
        </w:rPr>
        <w:t xml:space="preserve"> </w:t>
      </w:r>
      <w:r w:rsidRPr="00D5163E">
        <w:rPr>
          <w:rFonts w:ascii="Times New Roman" w:hAnsi="Times New Roman" w:cs="Times New Roman"/>
        </w:rPr>
        <w:t>trabalhos futuros.</w:t>
      </w:r>
      <w:r w:rsidR="0071032A" w:rsidRPr="00D5163E">
        <w:rPr>
          <w:rFonts w:ascii="Times New Roman" w:hAnsi="Times New Roman" w:cs="Times New Roman"/>
        </w:rPr>
        <w:br w:type="page"/>
      </w:r>
    </w:p>
    <w:p w14:paraId="542E7E2A" w14:textId="61229CD1" w:rsidR="00526E11" w:rsidRPr="00D5163E" w:rsidRDefault="00526E11" w:rsidP="00526E11">
      <w:pPr>
        <w:ind w:firstLine="0"/>
        <w:rPr>
          <w:rFonts w:ascii="Times New Roman" w:hAnsi="Times New Roman" w:cs="Times New Roman"/>
          <w:b/>
          <w:bCs/>
          <w:sz w:val="36"/>
          <w:szCs w:val="36"/>
        </w:rPr>
      </w:pPr>
      <w:r w:rsidRPr="00D5163E">
        <w:rPr>
          <w:rFonts w:ascii="Times New Roman" w:hAnsi="Times New Roman" w:cs="Times New Roman"/>
          <w:b/>
          <w:bCs/>
          <w:sz w:val="36"/>
          <w:szCs w:val="36"/>
        </w:rPr>
        <w:lastRenderedPageBreak/>
        <w:t>Capítulo 2</w:t>
      </w:r>
    </w:p>
    <w:p w14:paraId="26A1012F" w14:textId="6CD43A07" w:rsidR="00092495" w:rsidRPr="00D5163E" w:rsidRDefault="003E3EBD" w:rsidP="00034FDA">
      <w:pPr>
        <w:pStyle w:val="Ttulo1"/>
        <w:rPr>
          <w:rFonts w:ascii="Times New Roman" w:hAnsi="Times New Roman" w:cs="Times New Roman"/>
        </w:rPr>
      </w:pPr>
      <w:bookmarkStart w:id="17" w:name="_Toc174427654"/>
      <w:r>
        <w:rPr>
          <w:rFonts w:ascii="Times New Roman" w:hAnsi="Times New Roman" w:cs="Times New Roman"/>
        </w:rPr>
        <w:t>Um panorama sobre aplicação de métodos quantitativos no basquetebol</w:t>
      </w:r>
      <w:bookmarkEnd w:id="17"/>
    </w:p>
    <w:p w14:paraId="26A74B1C" w14:textId="65C6054C" w:rsidR="00092495" w:rsidRPr="00D5163E" w:rsidRDefault="00D568E2" w:rsidP="00092495">
      <w:pPr>
        <w:spacing w:before="240"/>
        <w:ind w:firstLine="1134"/>
        <w:rPr>
          <w:rFonts w:ascii="Times New Roman" w:hAnsi="Times New Roman" w:cs="Times New Roman"/>
          <w:highlight w:val="cyan"/>
        </w:rPr>
      </w:pPr>
      <w:r w:rsidRPr="00D5163E">
        <w:rPr>
          <w:rFonts w:ascii="Times New Roman" w:hAnsi="Times New Roman" w:cs="Times New Roman"/>
        </w:rPr>
        <w:t>Neste capítulo, será apresentada um</w:t>
      </w:r>
      <w:r w:rsidR="00FB3583">
        <w:rPr>
          <w:rFonts w:ascii="Times New Roman" w:hAnsi="Times New Roman" w:cs="Times New Roman"/>
        </w:rPr>
        <w:t xml:space="preserve"> panorama</w:t>
      </w:r>
      <w:r w:rsidRPr="00D5163E">
        <w:rPr>
          <w:rFonts w:ascii="Times New Roman" w:hAnsi="Times New Roman" w:cs="Times New Roman"/>
        </w:rPr>
        <w:t xml:space="preserve"> sobre as principais técnicas e métodos utilizados como base para a elaboração desta dissertação</w:t>
      </w:r>
      <w:r w:rsidR="00FB3583">
        <w:rPr>
          <w:rFonts w:ascii="Times New Roman" w:hAnsi="Times New Roman" w:cs="Times New Roman"/>
        </w:rPr>
        <w:t>. Também</w:t>
      </w:r>
      <w:r w:rsidR="008D7168" w:rsidRPr="00D5163E">
        <w:rPr>
          <w:rFonts w:ascii="Times New Roman" w:hAnsi="Times New Roman" w:cs="Times New Roman"/>
        </w:rPr>
        <w:t xml:space="preserve"> </w:t>
      </w:r>
      <w:r w:rsidRPr="00D5163E">
        <w:rPr>
          <w:rFonts w:ascii="Times New Roman" w:hAnsi="Times New Roman" w:cs="Times New Roman"/>
        </w:rPr>
        <w:t>apresentaremos uma visão geral sobre o jogo de basquetebol</w:t>
      </w:r>
      <w:r w:rsidR="008D7168" w:rsidRPr="00D5163E">
        <w:rPr>
          <w:rFonts w:ascii="Times New Roman" w:hAnsi="Times New Roman" w:cs="Times New Roman"/>
        </w:rPr>
        <w:t xml:space="preserve"> e</w:t>
      </w:r>
      <w:r w:rsidRPr="00D5163E">
        <w:rPr>
          <w:rFonts w:ascii="Times New Roman" w:hAnsi="Times New Roman" w:cs="Times New Roman"/>
        </w:rPr>
        <w:t xml:space="preserve"> </w:t>
      </w:r>
      <w:r w:rsidR="008D7168" w:rsidRPr="00D5163E">
        <w:rPr>
          <w:rFonts w:ascii="Times New Roman" w:hAnsi="Times New Roman" w:cs="Times New Roman"/>
        </w:rPr>
        <w:t>d</w:t>
      </w:r>
      <w:r w:rsidRPr="00D5163E">
        <w:rPr>
          <w:rFonts w:ascii="Times New Roman" w:hAnsi="Times New Roman" w:cs="Times New Roman"/>
        </w:rPr>
        <w:t>as dificuldades apresentadas pelo jogo. Posteriormente</w:t>
      </w:r>
      <w:r w:rsidR="008D7168" w:rsidRPr="00D5163E">
        <w:rPr>
          <w:rFonts w:ascii="Times New Roman" w:hAnsi="Times New Roman" w:cs="Times New Roman"/>
        </w:rPr>
        <w:t>,</w:t>
      </w:r>
      <w:r w:rsidRPr="00D5163E">
        <w:rPr>
          <w:rFonts w:ascii="Times New Roman" w:hAnsi="Times New Roman" w:cs="Times New Roman"/>
        </w:rPr>
        <w:t xml:space="preserve"> </w:t>
      </w:r>
      <w:r w:rsidR="00FB3583">
        <w:rPr>
          <w:rFonts w:ascii="Times New Roman" w:hAnsi="Times New Roman" w:cs="Times New Roman"/>
        </w:rPr>
        <w:t>revisamos</w:t>
      </w:r>
      <w:r w:rsidR="00FB3583" w:rsidRPr="00D5163E">
        <w:rPr>
          <w:rFonts w:ascii="Times New Roman" w:hAnsi="Times New Roman" w:cs="Times New Roman"/>
        </w:rPr>
        <w:t xml:space="preserve"> </w:t>
      </w:r>
      <w:r w:rsidRPr="00D5163E">
        <w:rPr>
          <w:rFonts w:ascii="Times New Roman" w:hAnsi="Times New Roman" w:cs="Times New Roman"/>
        </w:rPr>
        <w:t>os principais estudos na literatura sobre</w:t>
      </w:r>
      <w:r w:rsidR="00FB3583">
        <w:rPr>
          <w:rFonts w:ascii="Times New Roman" w:hAnsi="Times New Roman" w:cs="Times New Roman"/>
        </w:rPr>
        <w:t xml:space="preserve"> o uso de métodos quantitativos no basquetebol, com exemplos em metodologias </w:t>
      </w:r>
      <w:r w:rsidR="00932E99">
        <w:rPr>
          <w:rFonts w:ascii="Times New Roman" w:hAnsi="Times New Roman" w:cs="Times New Roman"/>
        </w:rPr>
        <w:t>estatísticas para</w:t>
      </w:r>
      <w:r w:rsidRPr="00D5163E">
        <w:rPr>
          <w:rFonts w:ascii="Times New Roman" w:hAnsi="Times New Roman" w:cs="Times New Roman"/>
        </w:rPr>
        <w:t xml:space="preserve"> estimação </w:t>
      </w:r>
      <w:r w:rsidR="008D7168" w:rsidRPr="00D5163E">
        <w:rPr>
          <w:rFonts w:ascii="Times New Roman" w:hAnsi="Times New Roman" w:cs="Times New Roman"/>
        </w:rPr>
        <w:t>d</w:t>
      </w:r>
      <w:r w:rsidRPr="00D5163E">
        <w:rPr>
          <w:rFonts w:ascii="Times New Roman" w:hAnsi="Times New Roman" w:cs="Times New Roman"/>
        </w:rPr>
        <w:t>a vitória e</w:t>
      </w:r>
      <w:r w:rsidR="00FB3583">
        <w:rPr>
          <w:rFonts w:ascii="Times New Roman" w:hAnsi="Times New Roman" w:cs="Times New Roman"/>
        </w:rPr>
        <w:t xml:space="preserve"> em</w:t>
      </w:r>
      <w:r w:rsidRPr="00D5163E">
        <w:rPr>
          <w:rFonts w:ascii="Times New Roman" w:hAnsi="Times New Roman" w:cs="Times New Roman"/>
        </w:rPr>
        <w:t xml:space="preserve"> modelos para classificação de jogadores. Nessa revisão, também apresentamos algumas lacunas que encontramos nos estudos </w:t>
      </w:r>
      <w:r w:rsidR="008D7168" w:rsidRPr="00D5163E">
        <w:rPr>
          <w:rFonts w:ascii="Times New Roman" w:hAnsi="Times New Roman" w:cs="Times New Roman"/>
        </w:rPr>
        <w:t xml:space="preserve">sobre o </w:t>
      </w:r>
      <w:r w:rsidRPr="00D5163E">
        <w:rPr>
          <w:rFonts w:ascii="Times New Roman" w:hAnsi="Times New Roman" w:cs="Times New Roman"/>
        </w:rPr>
        <w:t>basquetebol.</w:t>
      </w:r>
    </w:p>
    <w:p w14:paraId="131DCA73" w14:textId="22A2B4AC" w:rsidR="0054146D" w:rsidRPr="00D5163E" w:rsidRDefault="00034FDA" w:rsidP="0054146D">
      <w:pPr>
        <w:pStyle w:val="Ttulo2"/>
        <w:rPr>
          <w:rFonts w:ascii="Times New Roman" w:hAnsi="Times New Roman" w:cs="Times New Roman"/>
        </w:rPr>
      </w:pPr>
      <w:bookmarkStart w:id="18" w:name="_Toc174427655"/>
      <w:r w:rsidRPr="00D5163E">
        <w:rPr>
          <w:rFonts w:ascii="Times New Roman" w:hAnsi="Times New Roman" w:cs="Times New Roman"/>
        </w:rPr>
        <w:t>Basquetebol</w:t>
      </w:r>
      <w:bookmarkEnd w:id="18"/>
    </w:p>
    <w:p w14:paraId="5A60FAF0" w14:textId="7030457E" w:rsidR="00E62BB9" w:rsidRPr="00D5163E" w:rsidRDefault="00E62BB9" w:rsidP="00E62BB9">
      <w:pPr>
        <w:spacing w:before="240"/>
        <w:ind w:firstLine="1134"/>
        <w:rPr>
          <w:rFonts w:ascii="Times New Roman" w:hAnsi="Times New Roman" w:cs="Times New Roman"/>
        </w:rPr>
      </w:pPr>
      <w:r w:rsidRPr="00D5163E">
        <w:rPr>
          <w:rFonts w:ascii="Times New Roman" w:hAnsi="Times New Roman" w:cs="Times New Roman"/>
        </w:rPr>
        <w:t>O basquetebol é um esporte coletivo jogado entre duas equipes de 12 jogadores, com 5 jogadores de cada equipe em quadra e os outros 7 no banco de reserva, preparados para entrar. O objetivo do jogo é marcar mais pontos do que a equipe adversária, respeitando as regras impostas pelo campeonato</w:t>
      </w:r>
      <w:r w:rsidR="00D639E3">
        <w:rPr>
          <w:rFonts w:ascii="Times New Roman" w:hAnsi="Times New Roman" w:cs="Times New Roman"/>
        </w:rPr>
        <w:t>.</w:t>
      </w:r>
      <w:r w:rsidRPr="00D5163E">
        <w:rPr>
          <w:rFonts w:ascii="Times New Roman" w:hAnsi="Times New Roman" w:cs="Times New Roman"/>
        </w:rPr>
        <w:t xml:space="preserve"> A partida</w:t>
      </w:r>
      <w:r w:rsidR="008D7168" w:rsidRPr="00D5163E">
        <w:rPr>
          <w:rFonts w:ascii="Times New Roman" w:hAnsi="Times New Roman" w:cs="Times New Roman"/>
        </w:rPr>
        <w:t xml:space="preserve"> regida pela </w:t>
      </w:r>
      <w:r w:rsidR="00A2559C" w:rsidRPr="00D5163E">
        <w:rPr>
          <w:rFonts w:ascii="Times New Roman" w:hAnsi="Times New Roman" w:cs="Times New Roman"/>
        </w:rPr>
        <w:t>Federação Internacional de Basquetebol (</w:t>
      </w:r>
      <w:r w:rsidR="008D7168" w:rsidRPr="00D5163E">
        <w:rPr>
          <w:rFonts w:ascii="Times New Roman" w:hAnsi="Times New Roman" w:cs="Times New Roman"/>
        </w:rPr>
        <w:t>FIBA</w:t>
      </w:r>
      <w:r w:rsidR="00A2559C" w:rsidRPr="00D5163E">
        <w:rPr>
          <w:rFonts w:ascii="Times New Roman" w:hAnsi="Times New Roman" w:cs="Times New Roman"/>
        </w:rPr>
        <w:t>)</w:t>
      </w:r>
      <w:r w:rsidRPr="00D5163E">
        <w:rPr>
          <w:rFonts w:ascii="Times New Roman" w:hAnsi="Times New Roman" w:cs="Times New Roman"/>
        </w:rPr>
        <w:t xml:space="preserve"> dura quatro tempos de 10 minutos, enquanto na </w:t>
      </w:r>
      <w:r w:rsidR="00D639E3">
        <w:rPr>
          <w:rFonts w:ascii="Times New Roman" w:hAnsi="Times New Roman" w:cs="Times New Roman"/>
        </w:rPr>
        <w:t>liga norte-americana de basquete (NBA)</w:t>
      </w:r>
      <w:r w:rsidR="00D639E3" w:rsidRPr="00D5163E">
        <w:rPr>
          <w:rFonts w:ascii="Times New Roman" w:hAnsi="Times New Roman" w:cs="Times New Roman"/>
        </w:rPr>
        <w:t xml:space="preserve"> </w:t>
      </w:r>
      <w:r w:rsidRPr="00D5163E">
        <w:rPr>
          <w:rFonts w:ascii="Times New Roman" w:hAnsi="Times New Roman" w:cs="Times New Roman"/>
        </w:rPr>
        <w:t xml:space="preserve">é de 12 minutos. Além disso, é importante notar que o basquetebol exige habilidades físicas e mentais, incluindo agilidade, resistência, coordenação, tomada de decisão rápida e trabalho em equipe (BEN ABDELKRIM </w:t>
      </w:r>
      <w:r w:rsidRPr="00D5163E">
        <w:rPr>
          <w:rFonts w:ascii="Times New Roman" w:hAnsi="Times New Roman" w:cs="Times New Roman"/>
          <w:i/>
          <w:iCs/>
        </w:rPr>
        <w:t>et al.</w:t>
      </w:r>
      <w:r w:rsidRPr="00D5163E">
        <w:rPr>
          <w:rFonts w:ascii="Times New Roman" w:hAnsi="Times New Roman" w:cs="Times New Roman"/>
        </w:rPr>
        <w:t xml:space="preserve">, 2010; CONTE </w:t>
      </w:r>
      <w:r w:rsidRPr="00D5163E">
        <w:rPr>
          <w:rFonts w:ascii="Times New Roman" w:hAnsi="Times New Roman" w:cs="Times New Roman"/>
          <w:i/>
          <w:iCs/>
        </w:rPr>
        <w:t>et al.</w:t>
      </w:r>
      <w:r w:rsidRPr="00D5163E">
        <w:rPr>
          <w:rFonts w:ascii="Times New Roman" w:hAnsi="Times New Roman" w:cs="Times New Roman"/>
        </w:rPr>
        <w:t xml:space="preserve">, 2015 e DELEXTRAT </w:t>
      </w:r>
      <w:r w:rsidRPr="00D5163E">
        <w:rPr>
          <w:rFonts w:ascii="Times New Roman" w:hAnsi="Times New Roman" w:cs="Times New Roman"/>
          <w:i/>
          <w:iCs/>
        </w:rPr>
        <w:t>et al.</w:t>
      </w:r>
      <w:r w:rsidRPr="00D5163E">
        <w:rPr>
          <w:rFonts w:ascii="Times New Roman" w:hAnsi="Times New Roman" w:cs="Times New Roman"/>
        </w:rPr>
        <w:t>, 2015)</w:t>
      </w:r>
      <w:r w:rsidR="00C96C7B" w:rsidRPr="00D5163E">
        <w:rPr>
          <w:rFonts w:ascii="Times New Roman" w:hAnsi="Times New Roman" w:cs="Times New Roman"/>
        </w:rPr>
        <w:t>.</w:t>
      </w:r>
    </w:p>
    <w:p w14:paraId="55879D55" w14:textId="0E1DD153" w:rsidR="00E62BB9" w:rsidRPr="00D5163E" w:rsidRDefault="00932E99" w:rsidP="00E62BB9">
      <w:pPr>
        <w:spacing w:before="240"/>
        <w:ind w:firstLine="1134"/>
        <w:rPr>
          <w:rFonts w:ascii="Times New Roman" w:hAnsi="Times New Roman" w:cs="Times New Roman"/>
        </w:rPr>
      </w:pPr>
      <w:r>
        <w:rPr>
          <w:rFonts w:ascii="Times New Roman" w:hAnsi="Times New Roman" w:cs="Times New Roman"/>
        </w:rPr>
        <w:t>B</w:t>
      </w:r>
      <w:r w:rsidR="00D639E3">
        <w:rPr>
          <w:rFonts w:ascii="Times New Roman" w:hAnsi="Times New Roman" w:cs="Times New Roman"/>
        </w:rPr>
        <w:t>asquetebol</w:t>
      </w:r>
      <w:r w:rsidR="00D639E3" w:rsidRPr="00D5163E">
        <w:rPr>
          <w:rFonts w:ascii="Times New Roman" w:hAnsi="Times New Roman" w:cs="Times New Roman"/>
        </w:rPr>
        <w:t xml:space="preserve"> </w:t>
      </w:r>
      <w:r w:rsidR="00E62BB9" w:rsidRPr="00D5163E">
        <w:rPr>
          <w:rFonts w:ascii="Times New Roman" w:hAnsi="Times New Roman" w:cs="Times New Roman"/>
        </w:rPr>
        <w:t>está repleto de ações motoras,</w:t>
      </w:r>
      <w:r w:rsidR="00D639E3">
        <w:rPr>
          <w:rFonts w:ascii="Times New Roman" w:hAnsi="Times New Roman" w:cs="Times New Roman"/>
        </w:rPr>
        <w:t xml:space="preserve"> sendo que algumas delas são geralmente </w:t>
      </w:r>
      <w:r>
        <w:rPr>
          <w:rFonts w:ascii="Times New Roman" w:hAnsi="Times New Roman" w:cs="Times New Roman"/>
        </w:rPr>
        <w:t>medidas a</w:t>
      </w:r>
      <w:r w:rsidR="00D639E3">
        <w:rPr>
          <w:rFonts w:ascii="Times New Roman" w:hAnsi="Times New Roman" w:cs="Times New Roman"/>
        </w:rPr>
        <w:t xml:space="preserve"> partir da definição de</w:t>
      </w:r>
      <w:r w:rsidR="00E62BB9" w:rsidRPr="00D5163E">
        <w:rPr>
          <w:rFonts w:ascii="Times New Roman" w:hAnsi="Times New Roman" w:cs="Times New Roman"/>
        </w:rPr>
        <w:t xml:space="preserve"> indicadores </w:t>
      </w:r>
      <w:r w:rsidR="00D639E3" w:rsidRPr="00D5163E">
        <w:rPr>
          <w:rFonts w:ascii="Times New Roman" w:hAnsi="Times New Roman" w:cs="Times New Roman"/>
        </w:rPr>
        <w:t>técnic</w:t>
      </w:r>
      <w:r w:rsidR="00D639E3">
        <w:rPr>
          <w:rFonts w:ascii="Times New Roman" w:hAnsi="Times New Roman" w:cs="Times New Roman"/>
        </w:rPr>
        <w:t>o</w:t>
      </w:r>
      <w:r w:rsidR="00D639E3" w:rsidRPr="00D5163E">
        <w:rPr>
          <w:rFonts w:ascii="Times New Roman" w:hAnsi="Times New Roman" w:cs="Times New Roman"/>
        </w:rPr>
        <w:t xml:space="preserve">s </w:t>
      </w:r>
      <w:r w:rsidR="00E62BB9" w:rsidRPr="00D5163E">
        <w:rPr>
          <w:rFonts w:ascii="Times New Roman" w:hAnsi="Times New Roman" w:cs="Times New Roman"/>
        </w:rPr>
        <w:t xml:space="preserve">de desempenho. Entre essas ações realizadas no jogo, algumas são mais evidentes, como os arremesso, fundamentais para marcar pontos, e o drible, que permite a progressão do jogador </w:t>
      </w:r>
      <w:r w:rsidR="008D7168" w:rsidRPr="00D5163E">
        <w:rPr>
          <w:rFonts w:ascii="Times New Roman" w:hAnsi="Times New Roman" w:cs="Times New Roman"/>
        </w:rPr>
        <w:t xml:space="preserve">com bola </w:t>
      </w:r>
      <w:r w:rsidR="00E62BB9" w:rsidRPr="00D5163E">
        <w:rPr>
          <w:rFonts w:ascii="Times New Roman" w:hAnsi="Times New Roman" w:cs="Times New Roman"/>
        </w:rPr>
        <w:t xml:space="preserve">em direção à cesta. No entanto, existem várias outras ações igualmente importantes, mas que passam despercebidas pelo público menos familiarizado com a modalidade. O bloqueio e a marcação, por exemplo, são ações essenciais para uma defesa eficaz, pois não </w:t>
      </w:r>
      <w:r w:rsidR="00D639E3">
        <w:rPr>
          <w:rFonts w:ascii="Times New Roman" w:hAnsi="Times New Roman" w:cs="Times New Roman"/>
        </w:rPr>
        <w:t>permitem</w:t>
      </w:r>
      <w:r w:rsidR="00D639E3" w:rsidRPr="00D5163E">
        <w:rPr>
          <w:rFonts w:ascii="Times New Roman" w:hAnsi="Times New Roman" w:cs="Times New Roman"/>
        </w:rPr>
        <w:t xml:space="preserve"> </w:t>
      </w:r>
      <w:r w:rsidR="00E62BB9" w:rsidRPr="00D5163E">
        <w:rPr>
          <w:rFonts w:ascii="Times New Roman" w:hAnsi="Times New Roman" w:cs="Times New Roman"/>
        </w:rPr>
        <w:t xml:space="preserve">que a equipe adversária tenha </w:t>
      </w:r>
      <w:r w:rsidR="00E62BB9" w:rsidRPr="00D5163E">
        <w:rPr>
          <w:rFonts w:ascii="Times New Roman" w:hAnsi="Times New Roman" w:cs="Times New Roman"/>
        </w:rPr>
        <w:lastRenderedPageBreak/>
        <w:t xml:space="preserve">oportunidades de realizar arremessos (SAMPAIO J., &amp; JANEIRA M., 2003; GÓMEZ </w:t>
      </w:r>
      <w:r w:rsidR="00E62BB9" w:rsidRPr="00D5163E">
        <w:rPr>
          <w:rFonts w:ascii="Times New Roman" w:hAnsi="Times New Roman" w:cs="Times New Roman"/>
          <w:i/>
          <w:iCs/>
        </w:rPr>
        <w:t>et al.</w:t>
      </w:r>
      <w:r w:rsidR="00E62BB9" w:rsidRPr="00D5163E">
        <w:rPr>
          <w:rFonts w:ascii="Times New Roman" w:hAnsi="Times New Roman" w:cs="Times New Roman"/>
        </w:rPr>
        <w:t xml:space="preserve"> 2008). Outra ação de destaque é a finta, termo utilizado para mudança de direção de um jogador para se desmarcar do adversário, gerando oportunidades de realizar arremessos com mais facilidade. Cada uma dessas ações tem o potencial de influenciar significativamente o resultado de um jogo de basquete</w:t>
      </w:r>
      <w:r w:rsidR="008D7168" w:rsidRPr="00D5163E">
        <w:rPr>
          <w:rFonts w:ascii="Times New Roman" w:hAnsi="Times New Roman" w:cs="Times New Roman"/>
        </w:rPr>
        <w:t>bol</w:t>
      </w:r>
      <w:r w:rsidR="00E62BB9" w:rsidRPr="00D5163E">
        <w:rPr>
          <w:rFonts w:ascii="Times New Roman" w:hAnsi="Times New Roman" w:cs="Times New Roman"/>
        </w:rPr>
        <w:t xml:space="preserve"> (TRNINIĆ, DIZDAR &amp; LUKSIĆ, 2002; GARCÍA J., </w:t>
      </w:r>
      <w:r w:rsidR="00E62BB9" w:rsidRPr="00D5163E">
        <w:rPr>
          <w:rFonts w:ascii="Times New Roman" w:hAnsi="Times New Roman" w:cs="Times New Roman"/>
          <w:i/>
          <w:iCs/>
        </w:rPr>
        <w:t>et al.</w:t>
      </w:r>
      <w:r w:rsidR="00E62BB9" w:rsidRPr="00D5163E">
        <w:rPr>
          <w:rFonts w:ascii="Times New Roman" w:hAnsi="Times New Roman" w:cs="Times New Roman"/>
        </w:rPr>
        <w:t xml:space="preserve">, 2014; GARCÍA J., </w:t>
      </w:r>
      <w:r w:rsidR="00E62BB9" w:rsidRPr="00D5163E">
        <w:rPr>
          <w:rFonts w:ascii="Times New Roman" w:hAnsi="Times New Roman" w:cs="Times New Roman"/>
          <w:i/>
          <w:iCs/>
        </w:rPr>
        <w:t>et al.</w:t>
      </w:r>
      <w:r w:rsidR="00E62BB9" w:rsidRPr="00D5163E">
        <w:rPr>
          <w:rFonts w:ascii="Times New Roman" w:hAnsi="Times New Roman" w:cs="Times New Roman"/>
        </w:rPr>
        <w:t>, 2013).</w:t>
      </w:r>
    </w:p>
    <w:p w14:paraId="4EAB9F0B" w14:textId="1BBA8E44" w:rsidR="00E62BB9" w:rsidRPr="00D5163E" w:rsidRDefault="00E62BB9" w:rsidP="00E62BB9">
      <w:pPr>
        <w:spacing w:before="240"/>
        <w:ind w:firstLine="1134"/>
        <w:rPr>
          <w:rFonts w:ascii="Times New Roman" w:hAnsi="Times New Roman" w:cs="Times New Roman"/>
        </w:rPr>
      </w:pPr>
      <w:r w:rsidRPr="00D5163E">
        <w:rPr>
          <w:rFonts w:ascii="Times New Roman" w:hAnsi="Times New Roman" w:cs="Times New Roman"/>
        </w:rPr>
        <w:t>Mercadante</w:t>
      </w:r>
      <w:r w:rsidR="008D7168" w:rsidRPr="00D5163E">
        <w:rPr>
          <w:rFonts w:ascii="Times New Roman" w:hAnsi="Times New Roman" w:cs="Times New Roman"/>
        </w:rPr>
        <w:t xml:space="preserve"> (</w:t>
      </w:r>
      <w:r w:rsidRPr="00D5163E">
        <w:rPr>
          <w:rFonts w:ascii="Times New Roman" w:hAnsi="Times New Roman" w:cs="Times New Roman"/>
        </w:rPr>
        <w:t>2021) relata a importância da mensuração dos indicadores técnicos, além da importância da disponibilização dos dados de forma rápida e precisa para gerar informações pertinentes para a comissão técnica e proporcionar tomada de decisão no momento do jogo.</w:t>
      </w:r>
      <w:r w:rsidR="00D639E3">
        <w:rPr>
          <w:rFonts w:ascii="Times New Roman" w:hAnsi="Times New Roman" w:cs="Times New Roman"/>
        </w:rPr>
        <w:t xml:space="preserve"> Além disso, </w:t>
      </w:r>
      <w:r w:rsidRPr="00D5163E">
        <w:rPr>
          <w:rFonts w:ascii="Times New Roman" w:hAnsi="Times New Roman" w:cs="Times New Roman"/>
        </w:rPr>
        <w:t>Mercadante</w:t>
      </w:r>
      <w:r w:rsidR="00D639E3">
        <w:rPr>
          <w:rFonts w:ascii="Times New Roman" w:hAnsi="Times New Roman" w:cs="Times New Roman"/>
        </w:rPr>
        <w:t xml:space="preserve"> (</w:t>
      </w:r>
      <w:r w:rsidRPr="00D5163E">
        <w:rPr>
          <w:rFonts w:ascii="Times New Roman" w:hAnsi="Times New Roman" w:cs="Times New Roman"/>
        </w:rPr>
        <w:t>2021) sugere que a comissão técnica deva ser usuária ativa das informações geradas</w:t>
      </w:r>
      <w:r w:rsidR="00D639E3">
        <w:rPr>
          <w:rFonts w:ascii="Times New Roman" w:hAnsi="Times New Roman" w:cs="Times New Roman"/>
        </w:rPr>
        <w:t>, visando</w:t>
      </w:r>
      <w:r w:rsidRPr="00D5163E">
        <w:rPr>
          <w:rFonts w:ascii="Times New Roman" w:hAnsi="Times New Roman" w:cs="Times New Roman"/>
        </w:rPr>
        <w:t xml:space="preserve"> </w:t>
      </w:r>
      <w:r w:rsidR="00D639E3">
        <w:rPr>
          <w:rFonts w:ascii="Times New Roman" w:hAnsi="Times New Roman" w:cs="Times New Roman"/>
        </w:rPr>
        <w:t xml:space="preserve">a </w:t>
      </w:r>
      <w:r w:rsidR="00D639E3" w:rsidRPr="00D5163E">
        <w:rPr>
          <w:rFonts w:ascii="Times New Roman" w:hAnsi="Times New Roman" w:cs="Times New Roman"/>
        </w:rPr>
        <w:t>constru</w:t>
      </w:r>
      <w:r w:rsidR="00D639E3">
        <w:rPr>
          <w:rFonts w:ascii="Times New Roman" w:hAnsi="Times New Roman" w:cs="Times New Roman"/>
        </w:rPr>
        <w:t>ção de</w:t>
      </w:r>
      <w:r w:rsidR="00D639E3" w:rsidRPr="00D5163E">
        <w:rPr>
          <w:rFonts w:ascii="Times New Roman" w:hAnsi="Times New Roman" w:cs="Times New Roman"/>
        </w:rPr>
        <w:t xml:space="preserve"> </w:t>
      </w:r>
      <w:r w:rsidRPr="00D5163E">
        <w:rPr>
          <w:rFonts w:ascii="Times New Roman" w:hAnsi="Times New Roman" w:cs="Times New Roman"/>
        </w:rPr>
        <w:t xml:space="preserve">decisões solidas em conjunto com os atletas. </w:t>
      </w:r>
    </w:p>
    <w:p w14:paraId="77D8A394" w14:textId="6E78E921" w:rsidR="00D639E3" w:rsidRPr="00D5163E" w:rsidRDefault="00E62BB9" w:rsidP="00D639E3">
      <w:pPr>
        <w:spacing w:before="240"/>
        <w:ind w:firstLine="1134"/>
        <w:rPr>
          <w:rFonts w:ascii="Times New Roman" w:hAnsi="Times New Roman" w:cs="Times New Roman"/>
        </w:rPr>
      </w:pPr>
      <w:r w:rsidRPr="00D5163E">
        <w:rPr>
          <w:rFonts w:ascii="Times New Roman" w:hAnsi="Times New Roman" w:cs="Times New Roman"/>
        </w:rPr>
        <w:t>O papel do treinador de basquete</w:t>
      </w:r>
      <w:r w:rsidR="008D7168" w:rsidRPr="00D5163E">
        <w:rPr>
          <w:rFonts w:ascii="Times New Roman" w:hAnsi="Times New Roman" w:cs="Times New Roman"/>
        </w:rPr>
        <w:t>bol</w:t>
      </w:r>
      <w:r w:rsidRPr="00D5163E">
        <w:rPr>
          <w:rFonts w:ascii="Times New Roman" w:hAnsi="Times New Roman" w:cs="Times New Roman"/>
        </w:rPr>
        <w:t xml:space="preserve"> é fundamental não só no desenvolvimento das habilidades técnicas e táticas dos jogadores durante os treinamentos, mas também na liderança da equipe frente aos desafios impostos pelo jogo. Cada treinador possui características que incluem comportamento, visão estratégica, capacidade de liderança e habilidades de relacionamento. (ALAMAR, B. C. 2013). </w:t>
      </w:r>
      <w:r w:rsidR="008D7168" w:rsidRPr="00D5163E">
        <w:rPr>
          <w:rFonts w:ascii="Times New Roman" w:hAnsi="Times New Roman" w:cs="Times New Roman"/>
        </w:rPr>
        <w:t xml:space="preserve">Durante as </w:t>
      </w:r>
      <w:r w:rsidRPr="00D5163E">
        <w:rPr>
          <w:rFonts w:ascii="Times New Roman" w:hAnsi="Times New Roman" w:cs="Times New Roman"/>
        </w:rPr>
        <w:t xml:space="preserve">partidas, o técnico tem a possibilidade de influenciar o jogo por meio de duas ações principais, as substituições e </w:t>
      </w:r>
      <w:r w:rsidR="00D639E3">
        <w:rPr>
          <w:rFonts w:ascii="Times New Roman" w:hAnsi="Times New Roman" w:cs="Times New Roman"/>
        </w:rPr>
        <w:t>t</w:t>
      </w:r>
      <w:r w:rsidR="00D639E3" w:rsidRPr="00D5163E">
        <w:rPr>
          <w:rFonts w:ascii="Times New Roman" w:hAnsi="Times New Roman" w:cs="Times New Roman"/>
        </w:rPr>
        <w:t xml:space="preserve">empo </w:t>
      </w:r>
      <w:r w:rsidR="00D639E3">
        <w:rPr>
          <w:rFonts w:ascii="Times New Roman" w:hAnsi="Times New Roman" w:cs="Times New Roman"/>
        </w:rPr>
        <w:t>t</w:t>
      </w:r>
      <w:r w:rsidR="00D639E3" w:rsidRPr="00D5163E">
        <w:rPr>
          <w:rFonts w:ascii="Times New Roman" w:hAnsi="Times New Roman" w:cs="Times New Roman"/>
        </w:rPr>
        <w:t>écnico</w:t>
      </w:r>
      <w:r w:rsidRPr="00D5163E">
        <w:rPr>
          <w:rFonts w:ascii="Times New Roman" w:hAnsi="Times New Roman" w:cs="Times New Roman"/>
        </w:rPr>
        <w:t>.</w:t>
      </w:r>
      <w:r w:rsidR="00D639E3">
        <w:rPr>
          <w:rFonts w:ascii="Times New Roman" w:hAnsi="Times New Roman" w:cs="Times New Roman"/>
        </w:rPr>
        <w:t xml:space="preserve"> Uma substituição é a </w:t>
      </w:r>
      <w:r w:rsidR="00D639E3" w:rsidRPr="00D5163E">
        <w:rPr>
          <w:rFonts w:ascii="Times New Roman" w:hAnsi="Times New Roman" w:cs="Times New Roman"/>
        </w:rPr>
        <w:t>troca de jogadores em quadra por aqueles no banco de reservas, e não apresentam limites entre os jogadores, a regra apenas interfere quando pode ser realizada a substituição. Essa ação faz com que a equipe tenha outras características de jogo que atendem as necessidades do momento.</w:t>
      </w:r>
      <w:r w:rsidR="00D639E3">
        <w:rPr>
          <w:rFonts w:ascii="Times New Roman" w:hAnsi="Times New Roman" w:cs="Times New Roman"/>
        </w:rPr>
        <w:t xml:space="preserve"> </w:t>
      </w:r>
      <w:commentRangeStart w:id="19"/>
      <w:r w:rsidR="00D639E3">
        <w:rPr>
          <w:rFonts w:ascii="Times New Roman" w:hAnsi="Times New Roman" w:cs="Times New Roman"/>
        </w:rPr>
        <w:t xml:space="preserve">Quanto aos tempos técnicos, </w:t>
      </w:r>
      <w:ins w:id="20" w:author="RAFAEL ANDREOLLI PROCHNOW" w:date="2024-08-13T07:04:00Z">
        <w:r w:rsidR="00F334E3">
          <w:rPr>
            <w:rFonts w:ascii="Times New Roman" w:hAnsi="Times New Roman" w:cs="Times New Roman"/>
          </w:rPr>
          <w:t>na re</w:t>
        </w:r>
      </w:ins>
      <w:ins w:id="21" w:author="RAFAEL ANDREOLLI PROCHNOW" w:date="2024-08-13T07:05:00Z">
        <w:r w:rsidR="00F334E3">
          <w:rPr>
            <w:rFonts w:ascii="Times New Roman" w:hAnsi="Times New Roman" w:cs="Times New Roman"/>
          </w:rPr>
          <w:t xml:space="preserve">gra da FIBA, </w:t>
        </w:r>
      </w:ins>
      <w:r w:rsidR="00D639E3">
        <w:rPr>
          <w:rFonts w:ascii="Times New Roman" w:hAnsi="Times New Roman" w:cs="Times New Roman"/>
        </w:rPr>
        <w:t>os treinadores podem solicitar</w:t>
      </w:r>
      <w:r w:rsidR="00D639E3" w:rsidRPr="00D5163E">
        <w:rPr>
          <w:rFonts w:ascii="Times New Roman" w:hAnsi="Times New Roman" w:cs="Times New Roman"/>
        </w:rPr>
        <w:t xml:space="preserve"> cinco tempos técnicos por partida</w:t>
      </w:r>
      <w:commentRangeEnd w:id="19"/>
      <w:r w:rsidR="00D639E3">
        <w:rPr>
          <w:rStyle w:val="Refdecomentrio"/>
        </w:rPr>
        <w:commentReference w:id="19"/>
      </w:r>
      <w:r w:rsidR="00D639E3" w:rsidRPr="00D5163E">
        <w:rPr>
          <w:rFonts w:ascii="Times New Roman" w:hAnsi="Times New Roman" w:cs="Times New Roman"/>
        </w:rPr>
        <w:t xml:space="preserve"> limitados a dois no primeiro tempo e três no segundo. Cada tempo técnico tem a duração de um minuto, proporcionando uma oportunidade para o treinador discutir estratégias privadamente com a equipe e fazer ajustes táticos necessários.</w:t>
      </w:r>
    </w:p>
    <w:p w14:paraId="20745F49" w14:textId="1EE98749" w:rsidR="00914BFF" w:rsidRPr="00D5163E" w:rsidRDefault="00E62BB9" w:rsidP="00914BFF">
      <w:pPr>
        <w:spacing w:before="240"/>
        <w:ind w:firstLine="1134"/>
        <w:rPr>
          <w:rFonts w:ascii="Times New Roman" w:hAnsi="Times New Roman" w:cs="Times New Roman"/>
        </w:rPr>
      </w:pPr>
      <w:r w:rsidRPr="00D5163E">
        <w:rPr>
          <w:rFonts w:ascii="Times New Roman" w:hAnsi="Times New Roman" w:cs="Times New Roman"/>
        </w:rPr>
        <w:t xml:space="preserve"> As substituições são intervenções essenciais para o gerenciamento do time e podem ser decisivas para o sucesso </w:t>
      </w:r>
      <w:r w:rsidR="00323724">
        <w:rPr>
          <w:rFonts w:ascii="Times New Roman" w:hAnsi="Times New Roman" w:cs="Times New Roman"/>
        </w:rPr>
        <w:t>em uma partida, ou mesmo em uma competição</w:t>
      </w:r>
      <w:r w:rsidRPr="00D5163E">
        <w:rPr>
          <w:rFonts w:ascii="Times New Roman" w:hAnsi="Times New Roman" w:cs="Times New Roman"/>
        </w:rPr>
        <w:t xml:space="preserve">. </w:t>
      </w:r>
      <w:r w:rsidR="00323724">
        <w:rPr>
          <w:rFonts w:ascii="Times New Roman" w:hAnsi="Times New Roman" w:cs="Times New Roman"/>
        </w:rPr>
        <w:t>A partir do cálculo de</w:t>
      </w:r>
      <w:r w:rsidRPr="00D5163E">
        <w:rPr>
          <w:rFonts w:ascii="Times New Roman" w:hAnsi="Times New Roman" w:cs="Times New Roman"/>
        </w:rPr>
        <w:t xml:space="preserve"> combinações</w:t>
      </w:r>
      <w:r w:rsidR="00323724">
        <w:rPr>
          <w:rFonts w:ascii="Times New Roman" w:hAnsi="Times New Roman" w:cs="Times New Roman"/>
        </w:rPr>
        <w:t xml:space="preserve"> possíveis</w:t>
      </w:r>
      <w:r w:rsidRPr="00D5163E">
        <w:rPr>
          <w:rFonts w:ascii="Times New Roman" w:hAnsi="Times New Roman" w:cs="Times New Roman"/>
        </w:rPr>
        <w:t xml:space="preserve">, um treinador pode explorar até 792 combinações diferentes de quintetos, o que evidencia a complexidade envolvida na escolha dos jogadores para alcançar o resultado desejado em </w:t>
      </w:r>
      <w:r w:rsidR="00323724">
        <w:rPr>
          <w:rFonts w:ascii="Times New Roman" w:hAnsi="Times New Roman" w:cs="Times New Roman"/>
        </w:rPr>
        <w:t>quadra</w:t>
      </w:r>
      <w:r w:rsidRPr="00D5163E">
        <w:rPr>
          <w:rFonts w:ascii="Times New Roman" w:hAnsi="Times New Roman" w:cs="Times New Roman"/>
        </w:rPr>
        <w:t>.</w:t>
      </w:r>
      <w:r w:rsidR="008F49D3" w:rsidRPr="00D5163E">
        <w:rPr>
          <w:rFonts w:ascii="Times New Roman" w:hAnsi="Times New Roman" w:cs="Times New Roman"/>
        </w:rPr>
        <w:t xml:space="preserve"> </w:t>
      </w:r>
      <w:r w:rsidR="00096CC8" w:rsidRPr="00D5163E">
        <w:rPr>
          <w:rFonts w:ascii="Times New Roman" w:hAnsi="Times New Roman" w:cs="Times New Roman"/>
        </w:rPr>
        <w:t>No entanto, é importante lembrar que os jogadores</w:t>
      </w:r>
      <w:r w:rsidR="00683AA0" w:rsidRPr="00D5163E">
        <w:rPr>
          <w:rFonts w:ascii="Times New Roman" w:hAnsi="Times New Roman" w:cs="Times New Roman"/>
        </w:rPr>
        <w:t xml:space="preserve"> </w:t>
      </w:r>
      <w:r w:rsidR="00096CC8" w:rsidRPr="00D5163E">
        <w:rPr>
          <w:rFonts w:ascii="Times New Roman" w:hAnsi="Times New Roman" w:cs="Times New Roman"/>
        </w:rPr>
        <w:t>possu</w:t>
      </w:r>
      <w:r w:rsidR="00683AA0" w:rsidRPr="00D5163E">
        <w:rPr>
          <w:rFonts w:ascii="Times New Roman" w:hAnsi="Times New Roman" w:cs="Times New Roman"/>
        </w:rPr>
        <w:t>em</w:t>
      </w:r>
      <w:r w:rsidR="00096CC8" w:rsidRPr="00D5163E">
        <w:rPr>
          <w:rFonts w:ascii="Times New Roman" w:hAnsi="Times New Roman" w:cs="Times New Roman"/>
        </w:rPr>
        <w:t xml:space="preserve"> características fisiológicas, habilidades técnicas e táticas únicas que definem seu perfil como jogador</w:t>
      </w:r>
      <w:r w:rsidR="000558DB" w:rsidRPr="00D5163E">
        <w:rPr>
          <w:rFonts w:ascii="Times New Roman" w:hAnsi="Times New Roman" w:cs="Times New Roman"/>
        </w:rPr>
        <w:t xml:space="preserve"> (BLANCO, V., </w:t>
      </w:r>
      <w:r w:rsidR="000558DB" w:rsidRPr="00D5163E">
        <w:rPr>
          <w:rFonts w:ascii="Times New Roman" w:hAnsi="Times New Roman" w:cs="Times New Roman"/>
          <w:i/>
          <w:iCs/>
        </w:rPr>
        <w:t>et al</w:t>
      </w:r>
      <w:r w:rsidR="000558DB" w:rsidRPr="00D5163E">
        <w:rPr>
          <w:rFonts w:ascii="Times New Roman" w:hAnsi="Times New Roman" w:cs="Times New Roman"/>
        </w:rPr>
        <w:t>. 2018).</w:t>
      </w:r>
      <w:r w:rsidR="00323724">
        <w:rPr>
          <w:rFonts w:ascii="Times New Roman" w:hAnsi="Times New Roman" w:cs="Times New Roman"/>
        </w:rPr>
        <w:t xml:space="preserve"> De fato, o</w:t>
      </w:r>
      <w:r w:rsidR="00323724" w:rsidRPr="00D5163E">
        <w:rPr>
          <w:rFonts w:ascii="Times New Roman" w:hAnsi="Times New Roman" w:cs="Times New Roman"/>
        </w:rPr>
        <w:t xml:space="preserve"> perfil individual de cada jogador influência na </w:t>
      </w:r>
      <w:r w:rsidR="00323724" w:rsidRPr="00D5163E">
        <w:rPr>
          <w:rFonts w:ascii="Times New Roman" w:hAnsi="Times New Roman" w:cs="Times New Roman"/>
        </w:rPr>
        <w:lastRenderedPageBreak/>
        <w:t xml:space="preserve">tomada de decisão do treinador em partidas de basquetebol. No entanto, é importante notar que este perfil também impõe ao treinador restrições, tanto </w:t>
      </w:r>
      <w:r w:rsidR="00323724">
        <w:rPr>
          <w:rFonts w:ascii="Times New Roman" w:hAnsi="Times New Roman" w:cs="Times New Roman"/>
        </w:rPr>
        <w:t>no desempenho</w:t>
      </w:r>
      <w:r w:rsidR="00323724" w:rsidRPr="00D5163E">
        <w:rPr>
          <w:rFonts w:ascii="Times New Roman" w:hAnsi="Times New Roman" w:cs="Times New Roman"/>
        </w:rPr>
        <w:t xml:space="preserve"> individual do atleta, </w:t>
      </w:r>
      <w:r w:rsidR="00323724">
        <w:rPr>
          <w:rFonts w:ascii="Times New Roman" w:hAnsi="Times New Roman" w:cs="Times New Roman"/>
        </w:rPr>
        <w:t>quanto no</w:t>
      </w:r>
      <w:r w:rsidR="00323724" w:rsidRPr="00D5163E">
        <w:rPr>
          <w:rFonts w:ascii="Times New Roman" w:hAnsi="Times New Roman" w:cs="Times New Roman"/>
        </w:rPr>
        <w:t xml:space="preserve"> desempenho tático em conjunto com os companheiros em quadra. Se a interação entre eles não funcionar, pode resultar na derrota da equipe.</w:t>
      </w:r>
    </w:p>
    <w:p w14:paraId="01B8FF63" w14:textId="1BB11196" w:rsidR="00BF47FC" w:rsidRPr="00D5163E" w:rsidRDefault="00BF47FC" w:rsidP="00F601BA">
      <w:pPr>
        <w:spacing w:before="240"/>
        <w:ind w:firstLine="1134"/>
        <w:rPr>
          <w:rFonts w:ascii="Times New Roman" w:hAnsi="Times New Roman" w:cs="Times New Roman"/>
        </w:rPr>
      </w:pPr>
    </w:p>
    <w:p w14:paraId="54907C39" w14:textId="28014CD0" w:rsidR="00CB5593" w:rsidRPr="00D5163E" w:rsidRDefault="009E4AAA" w:rsidP="00CB5593">
      <w:pPr>
        <w:pStyle w:val="Ttulo2"/>
        <w:rPr>
          <w:rFonts w:ascii="Times New Roman" w:hAnsi="Times New Roman" w:cs="Times New Roman"/>
        </w:rPr>
      </w:pPr>
      <w:bookmarkStart w:id="22" w:name="_Toc174427656"/>
      <w:r w:rsidRPr="00D5163E">
        <w:rPr>
          <w:rFonts w:ascii="Times New Roman" w:hAnsi="Times New Roman" w:cs="Times New Roman"/>
        </w:rPr>
        <w:t>Métodos quantitativos no basquetebol</w:t>
      </w:r>
      <w:bookmarkEnd w:id="22"/>
    </w:p>
    <w:p w14:paraId="35FE428A" w14:textId="0A71A34A" w:rsidR="00CB5593" w:rsidRPr="00D5163E" w:rsidRDefault="00323724" w:rsidP="000E345F">
      <w:pPr>
        <w:spacing w:before="240"/>
        <w:ind w:firstLine="1134"/>
        <w:rPr>
          <w:rFonts w:ascii="Times New Roman" w:hAnsi="Times New Roman" w:cs="Times New Roman"/>
        </w:rPr>
      </w:pPr>
      <w:r>
        <w:rPr>
          <w:rFonts w:ascii="Times New Roman" w:hAnsi="Times New Roman" w:cs="Times New Roman"/>
        </w:rPr>
        <w:t>Nesta seção</w:t>
      </w:r>
      <w:r w:rsidR="00AB75E4" w:rsidRPr="00D5163E">
        <w:rPr>
          <w:rFonts w:ascii="Times New Roman" w:hAnsi="Times New Roman" w:cs="Times New Roman"/>
        </w:rPr>
        <w:t>, apresentamos os principais estudos nas literaturas relacionadas à análise estatística no basquetebol para estimação da vitória. Inicialmente, discutimos</w:t>
      </w:r>
      <w:r>
        <w:rPr>
          <w:rFonts w:ascii="Times New Roman" w:hAnsi="Times New Roman" w:cs="Times New Roman"/>
        </w:rPr>
        <w:t xml:space="preserve"> abordagens que investigam</w:t>
      </w:r>
      <w:r w:rsidR="00AB75E4" w:rsidRPr="00D5163E">
        <w:rPr>
          <w:rFonts w:ascii="Times New Roman" w:hAnsi="Times New Roman" w:cs="Times New Roman"/>
        </w:rPr>
        <w:t xml:space="preserve"> </w:t>
      </w:r>
      <w:r>
        <w:rPr>
          <w:rFonts w:ascii="Times New Roman" w:hAnsi="Times New Roman" w:cs="Times New Roman"/>
        </w:rPr>
        <w:t>a relação</w:t>
      </w:r>
      <w:r w:rsidR="00AB75E4" w:rsidRPr="00D5163E">
        <w:rPr>
          <w:rFonts w:ascii="Times New Roman" w:hAnsi="Times New Roman" w:cs="Times New Roman"/>
        </w:rPr>
        <w:t xml:space="preserve"> dos indicadores técnicos nos jogos de basquetebol </w:t>
      </w:r>
      <w:r>
        <w:rPr>
          <w:rFonts w:ascii="Times New Roman" w:hAnsi="Times New Roman" w:cs="Times New Roman"/>
        </w:rPr>
        <w:t xml:space="preserve">com o </w:t>
      </w:r>
      <w:r w:rsidRPr="00D5163E">
        <w:rPr>
          <w:rFonts w:ascii="Times New Roman" w:hAnsi="Times New Roman" w:cs="Times New Roman"/>
        </w:rPr>
        <w:t>desempenho</w:t>
      </w:r>
      <w:r w:rsidR="00AB75E4" w:rsidRPr="00D5163E">
        <w:rPr>
          <w:rFonts w:ascii="Times New Roman" w:hAnsi="Times New Roman" w:cs="Times New Roman"/>
        </w:rPr>
        <w:t xml:space="preserve"> das equipes para a vitória ou derrota no campeonato. Na sequência, é </w:t>
      </w:r>
      <w:r w:rsidRPr="00D5163E">
        <w:rPr>
          <w:rFonts w:ascii="Times New Roman" w:hAnsi="Times New Roman" w:cs="Times New Roman"/>
        </w:rPr>
        <w:t>apresentad</w:t>
      </w:r>
      <w:r>
        <w:rPr>
          <w:rFonts w:ascii="Times New Roman" w:hAnsi="Times New Roman" w:cs="Times New Roman"/>
        </w:rPr>
        <w:t>a</w:t>
      </w:r>
      <w:r w:rsidRPr="00D5163E">
        <w:rPr>
          <w:rFonts w:ascii="Times New Roman" w:hAnsi="Times New Roman" w:cs="Times New Roman"/>
        </w:rPr>
        <w:t xml:space="preserve"> </w:t>
      </w:r>
      <w:r w:rsidR="00AB75E4" w:rsidRPr="00D5163E">
        <w:rPr>
          <w:rFonts w:ascii="Times New Roman" w:hAnsi="Times New Roman" w:cs="Times New Roman"/>
        </w:rPr>
        <w:t xml:space="preserve">uma visão geral sobre análise de agrupamento de jogadores no basquetebol e a utilização dos modelos preditivos para </w:t>
      </w:r>
      <w:r w:rsidR="00B7621F" w:rsidRPr="00D5163E">
        <w:rPr>
          <w:rFonts w:ascii="Times New Roman" w:hAnsi="Times New Roman" w:cs="Times New Roman"/>
        </w:rPr>
        <w:t xml:space="preserve">os resultados </w:t>
      </w:r>
      <w:r w:rsidR="00AB75E4" w:rsidRPr="00D5163E">
        <w:rPr>
          <w:rFonts w:ascii="Times New Roman" w:hAnsi="Times New Roman" w:cs="Times New Roman"/>
        </w:rPr>
        <w:t>das partidas.</w:t>
      </w:r>
    </w:p>
    <w:p w14:paraId="07A2951A" w14:textId="7DFB6F33" w:rsidR="003B3CC7" w:rsidRPr="00D5163E" w:rsidRDefault="002A07EE" w:rsidP="003B3CC7">
      <w:pPr>
        <w:pStyle w:val="Ttulo3"/>
        <w:rPr>
          <w:rFonts w:ascii="Times New Roman" w:hAnsi="Times New Roman" w:cs="Times New Roman"/>
        </w:rPr>
      </w:pPr>
      <w:bookmarkStart w:id="23" w:name="_Toc174427657"/>
      <w:r w:rsidRPr="00D5163E">
        <w:rPr>
          <w:rFonts w:ascii="Times New Roman" w:hAnsi="Times New Roman" w:cs="Times New Roman"/>
        </w:rPr>
        <w:t>Análise</w:t>
      </w:r>
      <w:r w:rsidR="000F1952" w:rsidRPr="00D5163E">
        <w:rPr>
          <w:rFonts w:ascii="Times New Roman" w:hAnsi="Times New Roman" w:cs="Times New Roman"/>
        </w:rPr>
        <w:t>s</w:t>
      </w:r>
      <w:r w:rsidRPr="00D5163E">
        <w:rPr>
          <w:rFonts w:ascii="Times New Roman" w:hAnsi="Times New Roman" w:cs="Times New Roman"/>
        </w:rPr>
        <w:t xml:space="preserve"> estatística</w:t>
      </w:r>
      <w:r w:rsidR="000F1952" w:rsidRPr="00D5163E">
        <w:rPr>
          <w:rFonts w:ascii="Times New Roman" w:hAnsi="Times New Roman" w:cs="Times New Roman"/>
        </w:rPr>
        <w:t>s</w:t>
      </w:r>
      <w:r w:rsidRPr="00D5163E">
        <w:rPr>
          <w:rFonts w:ascii="Times New Roman" w:hAnsi="Times New Roman" w:cs="Times New Roman"/>
        </w:rPr>
        <w:t xml:space="preserve"> para </w:t>
      </w:r>
      <w:r w:rsidR="000F1952" w:rsidRPr="00D5163E">
        <w:rPr>
          <w:rFonts w:ascii="Times New Roman" w:hAnsi="Times New Roman" w:cs="Times New Roman"/>
        </w:rPr>
        <w:t>estimativa d</w:t>
      </w:r>
      <w:r w:rsidRPr="00D5163E">
        <w:rPr>
          <w:rFonts w:ascii="Times New Roman" w:hAnsi="Times New Roman" w:cs="Times New Roman"/>
        </w:rPr>
        <w:t>a vitória</w:t>
      </w:r>
      <w:bookmarkEnd w:id="23"/>
    </w:p>
    <w:p w14:paraId="67E7DA6C" w14:textId="65E9CBD4" w:rsidR="005E0493"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Para compreender o desempenho das equipes no basquetebol, os pesquisadores têm utilizado os indicadores técnicos para </w:t>
      </w:r>
      <w:r w:rsidR="00B7621F" w:rsidRPr="00D5163E">
        <w:rPr>
          <w:rFonts w:ascii="Times New Roman" w:hAnsi="Times New Roman" w:cs="Times New Roman"/>
        </w:rPr>
        <w:t>verificar</w:t>
      </w:r>
      <w:r w:rsidRPr="00D5163E">
        <w:rPr>
          <w:rFonts w:ascii="Times New Roman" w:hAnsi="Times New Roman" w:cs="Times New Roman"/>
        </w:rPr>
        <w:t xml:space="preserve"> quais ações técnicas apresentam maior impacto no resultado da partida. </w:t>
      </w:r>
      <w:r w:rsidR="00323724">
        <w:rPr>
          <w:rFonts w:ascii="Times New Roman" w:hAnsi="Times New Roman" w:cs="Times New Roman"/>
        </w:rPr>
        <w:t>Nesse sentido, uma alternativa interessante é o método</w:t>
      </w:r>
      <w:r w:rsidR="00323724" w:rsidRPr="00D5163E">
        <w:rPr>
          <w:rFonts w:ascii="Times New Roman" w:hAnsi="Times New Roman" w:cs="Times New Roman"/>
        </w:rPr>
        <w:t xml:space="preserve"> de </w:t>
      </w:r>
      <w:r w:rsidR="00323724">
        <w:rPr>
          <w:rFonts w:ascii="Times New Roman" w:hAnsi="Times New Roman" w:cs="Times New Roman"/>
        </w:rPr>
        <w:t>a</w:t>
      </w:r>
      <w:r w:rsidR="00323724" w:rsidRPr="00D5163E">
        <w:rPr>
          <w:rFonts w:ascii="Times New Roman" w:hAnsi="Times New Roman" w:cs="Times New Roman"/>
        </w:rPr>
        <w:t xml:space="preserve">nálise </w:t>
      </w:r>
      <w:r w:rsidR="00323724">
        <w:rPr>
          <w:rFonts w:ascii="Times New Roman" w:hAnsi="Times New Roman" w:cs="Times New Roman"/>
        </w:rPr>
        <w:t>d</w:t>
      </w:r>
      <w:r w:rsidR="00323724" w:rsidRPr="00D5163E">
        <w:rPr>
          <w:rFonts w:ascii="Times New Roman" w:hAnsi="Times New Roman" w:cs="Times New Roman"/>
        </w:rPr>
        <w:t>iscriminante, uma técnica estatística multivariada que permite determinar quais variáveis (neste caso, indicadores técnicos no basquetebol) que contribuem para a distinção entre grupos predefinidos (equipes vencedoras e perdedoras</w:t>
      </w:r>
      <w:r w:rsidR="00323724">
        <w:rPr>
          <w:rFonts w:ascii="Times New Roman" w:hAnsi="Times New Roman" w:cs="Times New Roman"/>
        </w:rPr>
        <w:t>, por exemplo</w:t>
      </w:r>
      <w:r w:rsidR="00323724" w:rsidRPr="00D5163E">
        <w:rPr>
          <w:rFonts w:ascii="Times New Roman" w:hAnsi="Times New Roman" w:cs="Times New Roman"/>
        </w:rPr>
        <w:t xml:space="preserve">). (GARCÍA J., </w:t>
      </w:r>
      <w:r w:rsidR="00323724" w:rsidRPr="00D5163E">
        <w:rPr>
          <w:rFonts w:ascii="Times New Roman" w:hAnsi="Times New Roman" w:cs="Times New Roman"/>
          <w:i/>
          <w:iCs/>
        </w:rPr>
        <w:t>et al.</w:t>
      </w:r>
      <w:r w:rsidR="00323724" w:rsidRPr="00D5163E">
        <w:rPr>
          <w:rFonts w:ascii="Times New Roman" w:hAnsi="Times New Roman" w:cs="Times New Roman"/>
        </w:rPr>
        <w:t xml:space="preserve"> 2013) utilizou esse método para investigar as estatísticas relacionadas ao jogo de basquetebol que discriminam as equipes vencedoras e perdedoras, com base na localização do jogo e nas diferenças de pontuação final. Ele utilizou uma amostra composta por 306 jogos da temporada regular de 2007-2008 da</w:t>
      </w:r>
      <w:r w:rsidR="00323724">
        <w:rPr>
          <w:rFonts w:ascii="Times New Roman" w:hAnsi="Times New Roman" w:cs="Times New Roman"/>
        </w:rPr>
        <w:t xml:space="preserve"> liga nacional espanhola</w:t>
      </w:r>
      <w:r w:rsidR="00323724" w:rsidRPr="00D5163E">
        <w:rPr>
          <w:rFonts w:ascii="Times New Roman" w:hAnsi="Times New Roman" w:cs="Times New Roman"/>
        </w:rPr>
        <w:t xml:space="preserve"> ACB (</w:t>
      </w:r>
      <w:r w:rsidR="00323724" w:rsidRPr="00D5163E">
        <w:rPr>
          <w:rFonts w:ascii="Times New Roman" w:hAnsi="Times New Roman" w:cs="Times New Roman"/>
          <w:i/>
          <w:iCs/>
        </w:rPr>
        <w:t xml:space="preserve">Asociación de Clubs de </w:t>
      </w:r>
      <w:proofErr w:type="spellStart"/>
      <w:r w:rsidR="00323724" w:rsidRPr="00D5163E">
        <w:rPr>
          <w:rFonts w:ascii="Times New Roman" w:hAnsi="Times New Roman" w:cs="Times New Roman"/>
          <w:i/>
          <w:iCs/>
        </w:rPr>
        <w:t>Baloncesto</w:t>
      </w:r>
      <w:proofErr w:type="spellEnd"/>
      <w:r w:rsidR="00323724" w:rsidRPr="00D5163E">
        <w:rPr>
          <w:rFonts w:ascii="Times New Roman" w:hAnsi="Times New Roman" w:cs="Times New Roman"/>
        </w:rPr>
        <w:t xml:space="preserve">) separando em jogos balanceados e desbalanceados. No estudo, (GARCÍA J., </w:t>
      </w:r>
      <w:r w:rsidR="00323724" w:rsidRPr="00D5163E">
        <w:rPr>
          <w:rFonts w:ascii="Times New Roman" w:hAnsi="Times New Roman" w:cs="Times New Roman"/>
          <w:i/>
          <w:iCs/>
        </w:rPr>
        <w:t>et al</w:t>
      </w:r>
      <w:r w:rsidR="00323724" w:rsidRPr="00D5163E">
        <w:rPr>
          <w:rFonts w:ascii="Times New Roman" w:hAnsi="Times New Roman" w:cs="Times New Roman"/>
        </w:rPr>
        <w:t>. 2013) identificou que</w:t>
      </w:r>
      <w:r w:rsidR="00323724">
        <w:rPr>
          <w:rFonts w:ascii="Times New Roman" w:hAnsi="Times New Roman" w:cs="Times New Roman"/>
        </w:rPr>
        <w:t>,</w:t>
      </w:r>
      <w:r w:rsidR="00323724" w:rsidRPr="00D5163E">
        <w:rPr>
          <w:rFonts w:ascii="Times New Roman" w:hAnsi="Times New Roman" w:cs="Times New Roman"/>
        </w:rPr>
        <w:t xml:space="preserve"> </w:t>
      </w:r>
      <w:r w:rsidR="00323724">
        <w:rPr>
          <w:rFonts w:ascii="Times New Roman" w:hAnsi="Times New Roman" w:cs="Times New Roman"/>
        </w:rPr>
        <w:t>n</w:t>
      </w:r>
      <w:r w:rsidR="00323724" w:rsidRPr="00D5163E">
        <w:rPr>
          <w:rFonts w:ascii="Times New Roman" w:hAnsi="Times New Roman" w:cs="Times New Roman"/>
        </w:rPr>
        <w:t xml:space="preserve">os jogos balanceados, as assistências, as cestas de 2 pontos bem-sucedidas e os rebotes defensivos desempenham um papel crucial na discriminação entre as equipes da casa e as equipes visitantes. Também constatou que, em jogos equilibrados </w:t>
      </w:r>
      <w:r w:rsidR="00323724">
        <w:rPr>
          <w:rFonts w:ascii="Times New Roman" w:hAnsi="Times New Roman" w:cs="Times New Roman"/>
        </w:rPr>
        <w:t>nos quais as</w:t>
      </w:r>
      <w:r w:rsidR="00323724" w:rsidRPr="00D5163E">
        <w:rPr>
          <w:rFonts w:ascii="Times New Roman" w:hAnsi="Times New Roman" w:cs="Times New Roman"/>
        </w:rPr>
        <w:t xml:space="preserve"> equipes da casa saíram </w:t>
      </w:r>
      <w:r w:rsidR="00323724" w:rsidRPr="00D5163E">
        <w:rPr>
          <w:rFonts w:ascii="Times New Roman" w:hAnsi="Times New Roman" w:cs="Times New Roman"/>
        </w:rPr>
        <w:lastRenderedPageBreak/>
        <w:t xml:space="preserve">vitoriosas, esses indicadores de desempenho foram significativos na distinção </w:t>
      </w:r>
      <w:r w:rsidR="00323724">
        <w:rPr>
          <w:rFonts w:ascii="Times New Roman" w:hAnsi="Times New Roman" w:cs="Times New Roman"/>
        </w:rPr>
        <w:t xml:space="preserve">do </w:t>
      </w:r>
      <w:proofErr w:type="gramStart"/>
      <w:r w:rsidR="00323724">
        <w:rPr>
          <w:rFonts w:ascii="Times New Roman" w:hAnsi="Times New Roman" w:cs="Times New Roman"/>
        </w:rPr>
        <w:t>resultado final</w:t>
      </w:r>
      <w:proofErr w:type="gramEnd"/>
      <w:r w:rsidR="00323724">
        <w:rPr>
          <w:rFonts w:ascii="Times New Roman" w:hAnsi="Times New Roman" w:cs="Times New Roman"/>
        </w:rPr>
        <w:t xml:space="preserve"> das </w:t>
      </w:r>
      <w:r w:rsidR="00323724" w:rsidRPr="00D5163E">
        <w:rPr>
          <w:rFonts w:ascii="Times New Roman" w:hAnsi="Times New Roman" w:cs="Times New Roman"/>
        </w:rPr>
        <w:t>duas equipes.</w:t>
      </w:r>
    </w:p>
    <w:p w14:paraId="184ADAEC" w14:textId="6C505705" w:rsidR="005E0493"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A utilização da análise discriminante também foi utilizada no estudo feito por (IBÁÑEZ, S. J. </w:t>
      </w:r>
      <w:r w:rsidRPr="00D5163E">
        <w:rPr>
          <w:rFonts w:ascii="Times New Roman" w:hAnsi="Times New Roman" w:cs="Times New Roman"/>
          <w:i/>
          <w:iCs/>
        </w:rPr>
        <w:t>et al.</w:t>
      </w:r>
      <w:r w:rsidRPr="00D5163E">
        <w:rPr>
          <w:rFonts w:ascii="Times New Roman" w:hAnsi="Times New Roman" w:cs="Times New Roman"/>
        </w:rPr>
        <w:t xml:space="preserve"> 2008), envolvendo a coleta de um grande volume de dados, com 870 partidas disputadas entre as temporadas regulares de 2000-2001 e 2005-2006 da Liga Espanhola de Basquetebol (LEB1). As estatísticas </w:t>
      </w:r>
      <w:r w:rsidR="00B7621F" w:rsidRPr="00D5163E">
        <w:rPr>
          <w:rFonts w:ascii="Times New Roman" w:hAnsi="Times New Roman" w:cs="Times New Roman"/>
        </w:rPr>
        <w:t xml:space="preserve">coletadas </w:t>
      </w:r>
      <w:r w:rsidRPr="00D5163E">
        <w:rPr>
          <w:rFonts w:ascii="Times New Roman" w:hAnsi="Times New Roman" w:cs="Times New Roman"/>
        </w:rPr>
        <w:t xml:space="preserve">relacionadas ao jogo incluíram tentativas de arremessos de </w:t>
      </w:r>
      <w:r w:rsidR="00CD08F9">
        <w:rPr>
          <w:rFonts w:ascii="Times New Roman" w:hAnsi="Times New Roman" w:cs="Times New Roman"/>
        </w:rPr>
        <w:t>dois</w:t>
      </w:r>
      <w:r w:rsidR="00CD08F9" w:rsidRPr="00D5163E">
        <w:rPr>
          <w:rFonts w:ascii="Times New Roman" w:hAnsi="Times New Roman" w:cs="Times New Roman"/>
        </w:rPr>
        <w:t xml:space="preserve"> </w:t>
      </w:r>
      <w:r w:rsidRPr="00D5163E">
        <w:rPr>
          <w:rFonts w:ascii="Times New Roman" w:hAnsi="Times New Roman" w:cs="Times New Roman"/>
        </w:rPr>
        <w:t xml:space="preserve">e </w:t>
      </w:r>
      <w:r w:rsidR="00CD08F9">
        <w:rPr>
          <w:rFonts w:ascii="Times New Roman" w:hAnsi="Times New Roman" w:cs="Times New Roman"/>
        </w:rPr>
        <w:t>três</w:t>
      </w:r>
      <w:r w:rsidR="00CD08F9" w:rsidRPr="00D5163E">
        <w:rPr>
          <w:rFonts w:ascii="Times New Roman" w:hAnsi="Times New Roman" w:cs="Times New Roman"/>
        </w:rPr>
        <w:t xml:space="preserve"> </w:t>
      </w:r>
      <w:r w:rsidRPr="00D5163E">
        <w:rPr>
          <w:rFonts w:ascii="Times New Roman" w:hAnsi="Times New Roman" w:cs="Times New Roman"/>
        </w:rPr>
        <w:t xml:space="preserve">pontos (bem-sucedidas e malsucedidas), lances livres (bem-sucedidos e malsucedidos), rebotes defensivos e ofensivos, assistências, roubos de bola, </w:t>
      </w:r>
      <w:r w:rsidRPr="00D5163E">
        <w:rPr>
          <w:rFonts w:ascii="Times New Roman" w:hAnsi="Times New Roman" w:cs="Times New Roman"/>
          <w:i/>
          <w:iCs/>
        </w:rPr>
        <w:t>turnovers</w:t>
      </w:r>
      <w:r w:rsidRPr="00D5163E">
        <w:rPr>
          <w:rFonts w:ascii="Times New Roman" w:hAnsi="Times New Roman" w:cs="Times New Roman"/>
        </w:rPr>
        <w:t>, bloqueios (realizados e recebidos) e faltas (cometidas e recebidas).</w:t>
      </w:r>
      <w:r w:rsidR="00B7621F" w:rsidRPr="00D5163E">
        <w:rPr>
          <w:rFonts w:ascii="Times New Roman" w:hAnsi="Times New Roman" w:cs="Times New Roman"/>
        </w:rPr>
        <w:t xml:space="preserve"> </w:t>
      </w:r>
      <w:r w:rsidRPr="00D5163E">
        <w:rPr>
          <w:rFonts w:ascii="Times New Roman" w:hAnsi="Times New Roman" w:cs="Times New Roman"/>
        </w:rPr>
        <w:t xml:space="preserve">Após o processo de coleta dos dados, (IBÁÑEZ S.J. </w:t>
      </w:r>
      <w:r w:rsidRPr="00D5163E">
        <w:rPr>
          <w:rFonts w:ascii="Times New Roman" w:hAnsi="Times New Roman" w:cs="Times New Roman"/>
          <w:i/>
          <w:iCs/>
        </w:rPr>
        <w:t>et al.</w:t>
      </w:r>
      <w:r w:rsidRPr="00D5163E">
        <w:rPr>
          <w:rFonts w:ascii="Times New Roman" w:hAnsi="Times New Roman" w:cs="Times New Roman"/>
        </w:rPr>
        <w:t xml:space="preserve"> 2008) realizou tratamento de normalização dos dados para comparar o desempenho das equipes. As variáveis foram normalizadas de acordo com as posses de bola do jogo, definida como (tentativas de arremessos de quadra – rebotes ofensivos +</w:t>
      </w:r>
      <w:r w:rsidR="00B36CA7" w:rsidRPr="00D5163E">
        <w:rPr>
          <w:rFonts w:ascii="Times New Roman" w:hAnsi="Times New Roman" w:cs="Times New Roman"/>
        </w:rPr>
        <w:t xml:space="preserve"> </w:t>
      </w:r>
      <w:r w:rsidRPr="00D5163E">
        <w:rPr>
          <w:rFonts w:ascii="Times New Roman" w:hAnsi="Times New Roman" w:cs="Times New Roman"/>
          <w:i/>
          <w:iCs/>
        </w:rPr>
        <w:t>turnovers</w:t>
      </w:r>
      <w:r w:rsidRPr="00D5163E">
        <w:rPr>
          <w:rFonts w:ascii="Times New Roman" w:hAnsi="Times New Roman" w:cs="Times New Roman"/>
        </w:rPr>
        <w:t xml:space="preserve"> + 0.4 x tentativas de lances livres), e multiplicadas por 100. Quanto a valores discrepantes, </w:t>
      </w:r>
      <w:r w:rsidRPr="00D5163E">
        <w:rPr>
          <w:rFonts w:ascii="Times New Roman" w:hAnsi="Times New Roman" w:cs="Times New Roman"/>
          <w:i/>
          <w:iCs/>
        </w:rPr>
        <w:t>outliers</w:t>
      </w:r>
      <w:r w:rsidRPr="00D5163E">
        <w:rPr>
          <w:rFonts w:ascii="Times New Roman" w:hAnsi="Times New Roman" w:cs="Times New Roman"/>
        </w:rPr>
        <w:t>, eles foram retirados da amostra. Por fim, as variáveis foram normalizadas de acordo com os minutos jogados na temporada correspondente</w:t>
      </w:r>
      <w:r w:rsidR="00B7621F" w:rsidRPr="00D5163E">
        <w:rPr>
          <w:rFonts w:ascii="Times New Roman" w:hAnsi="Times New Roman" w:cs="Times New Roman"/>
        </w:rPr>
        <w:t>,</w:t>
      </w:r>
      <w:r w:rsidRPr="00D5163E">
        <w:rPr>
          <w:rFonts w:ascii="Times New Roman" w:hAnsi="Times New Roman" w:cs="Times New Roman"/>
        </w:rPr>
        <w:t xml:space="preserve"> para fornecer uma medida normativa que comparasse melhor as performances das equipes.</w:t>
      </w:r>
      <w:r w:rsidR="00B7621F" w:rsidRPr="00D5163E">
        <w:rPr>
          <w:rFonts w:ascii="Times New Roman" w:hAnsi="Times New Roman" w:cs="Times New Roman"/>
        </w:rPr>
        <w:t xml:space="preserve"> </w:t>
      </w:r>
      <w:r w:rsidRPr="00D5163E">
        <w:rPr>
          <w:rFonts w:ascii="Times New Roman" w:hAnsi="Times New Roman" w:cs="Times New Roman"/>
        </w:rPr>
        <w:t xml:space="preserve">Os principais resultados encontrados no estudo de (IBÁÑEZ S.J., </w:t>
      </w:r>
      <w:r w:rsidRPr="00D5163E">
        <w:rPr>
          <w:rFonts w:ascii="Times New Roman" w:hAnsi="Times New Roman" w:cs="Times New Roman"/>
          <w:i/>
          <w:iCs/>
        </w:rPr>
        <w:t>et al.</w:t>
      </w:r>
      <w:r w:rsidRPr="00D5163E">
        <w:rPr>
          <w:rFonts w:ascii="Times New Roman" w:hAnsi="Times New Roman" w:cs="Times New Roman"/>
        </w:rPr>
        <w:t xml:space="preserve"> 2008) foram os indicadores de assistências, roubos de bola e bloqueios que mais diferenciaram </w:t>
      </w:r>
      <w:r w:rsidR="00CD08F9">
        <w:rPr>
          <w:rFonts w:ascii="Times New Roman" w:hAnsi="Times New Roman" w:cs="Times New Roman"/>
        </w:rPr>
        <w:t>os desempenhos</w:t>
      </w:r>
      <w:r w:rsidRPr="00D5163E">
        <w:rPr>
          <w:rFonts w:ascii="Times New Roman" w:hAnsi="Times New Roman" w:cs="Times New Roman"/>
        </w:rPr>
        <w:t xml:space="preserve"> das equipes de basquetebol</w:t>
      </w:r>
      <w:r w:rsidR="00CD08F9">
        <w:rPr>
          <w:rFonts w:ascii="Times New Roman" w:hAnsi="Times New Roman" w:cs="Times New Roman"/>
        </w:rPr>
        <w:t>, no que diz respeito ao</w:t>
      </w:r>
      <w:r w:rsidR="00CD08F9" w:rsidRPr="00D5163E">
        <w:rPr>
          <w:rFonts w:ascii="Times New Roman" w:hAnsi="Times New Roman" w:cs="Times New Roman"/>
        </w:rPr>
        <w:t xml:space="preserve"> </w:t>
      </w:r>
      <w:r w:rsidRPr="00D5163E">
        <w:rPr>
          <w:rFonts w:ascii="Times New Roman" w:hAnsi="Times New Roman" w:cs="Times New Roman"/>
        </w:rPr>
        <w:t xml:space="preserve">sucesso ao longo da temporada. A </w:t>
      </w:r>
      <w:r w:rsidR="00CD08F9">
        <w:rPr>
          <w:rFonts w:ascii="Times New Roman" w:hAnsi="Times New Roman" w:cs="Times New Roman"/>
        </w:rPr>
        <w:t>análise realizada foi capaz de predizer corretamente</w:t>
      </w:r>
      <w:r w:rsidRPr="00D5163E">
        <w:rPr>
          <w:rFonts w:ascii="Times New Roman" w:hAnsi="Times New Roman" w:cs="Times New Roman"/>
        </w:rPr>
        <w:t xml:space="preserve"> 82,4% dos </w:t>
      </w:r>
      <w:ins w:id="24" w:author="RAFAEL ANDREOLLI PROCHNOW" w:date="2024-08-13T07:11:00Z">
        <w:r w:rsidR="00DB0955">
          <w:rPr>
            <w:rFonts w:ascii="Times New Roman" w:hAnsi="Times New Roman" w:cs="Times New Roman"/>
          </w:rPr>
          <w:t>jogos</w:t>
        </w:r>
      </w:ins>
      <w:commentRangeStart w:id="25"/>
      <w:commentRangeStart w:id="26"/>
      <w:del w:id="27" w:author="RAFAEL ANDREOLLI PROCHNOW" w:date="2024-08-13T07:10:00Z">
        <w:r w:rsidRPr="00D5163E" w:rsidDel="00DB0955">
          <w:rPr>
            <w:rFonts w:ascii="Times New Roman" w:hAnsi="Times New Roman" w:cs="Times New Roman"/>
          </w:rPr>
          <w:delText>casos</w:delText>
        </w:r>
      </w:del>
      <w:commentRangeEnd w:id="25"/>
      <w:r w:rsidR="00CD08F9">
        <w:rPr>
          <w:rStyle w:val="Refdecomentrio"/>
        </w:rPr>
        <w:commentReference w:id="25"/>
      </w:r>
      <w:commentRangeEnd w:id="26"/>
      <w:r w:rsidR="00DB0955">
        <w:rPr>
          <w:rStyle w:val="Refdecomentrio"/>
        </w:rPr>
        <w:commentReference w:id="26"/>
      </w:r>
      <w:r w:rsidRPr="00D5163E">
        <w:rPr>
          <w:rFonts w:ascii="Times New Roman" w:hAnsi="Times New Roman" w:cs="Times New Roman"/>
        </w:rPr>
        <w:t xml:space="preserve">, demonstrando a capacidade desses indicadores em discriminar </w:t>
      </w:r>
      <w:r w:rsidR="00CD08F9">
        <w:rPr>
          <w:rFonts w:ascii="Times New Roman" w:hAnsi="Times New Roman" w:cs="Times New Roman"/>
        </w:rPr>
        <w:t>o desempenho</w:t>
      </w:r>
      <w:r w:rsidRPr="00D5163E">
        <w:rPr>
          <w:rFonts w:ascii="Times New Roman" w:hAnsi="Times New Roman" w:cs="Times New Roman"/>
        </w:rPr>
        <w:t xml:space="preserve"> das equipes. Isso sugere que o desempenho ao longo da temporada pode ser apoiado pelas habilidades de passe dos jogadores e pela preparação defensiva das equipes.</w:t>
      </w:r>
    </w:p>
    <w:p w14:paraId="32A6B2EF" w14:textId="26DCCE2C" w:rsidR="003B3CC7" w:rsidRPr="00D5163E" w:rsidRDefault="005E0493" w:rsidP="005E0493">
      <w:pPr>
        <w:spacing w:before="240"/>
        <w:ind w:firstLine="1134"/>
        <w:rPr>
          <w:rFonts w:ascii="Times New Roman" w:hAnsi="Times New Roman" w:cs="Times New Roman"/>
        </w:rPr>
      </w:pPr>
      <w:r w:rsidRPr="00D5163E">
        <w:rPr>
          <w:rFonts w:ascii="Times New Roman" w:hAnsi="Times New Roman" w:cs="Times New Roman"/>
        </w:rPr>
        <w:t xml:space="preserve">No contexto brasileiro, (ALMAS </w:t>
      </w:r>
      <w:r w:rsidRPr="00D5163E">
        <w:rPr>
          <w:rFonts w:ascii="Times New Roman" w:hAnsi="Times New Roman" w:cs="Times New Roman"/>
          <w:i/>
          <w:iCs/>
        </w:rPr>
        <w:t>et al.</w:t>
      </w:r>
      <w:r w:rsidRPr="00D5163E">
        <w:rPr>
          <w:rFonts w:ascii="Times New Roman" w:hAnsi="Times New Roman" w:cs="Times New Roman"/>
        </w:rPr>
        <w:t xml:space="preserve"> 2015) realizou um estudo com base em 316 jogos da temporada 2013/2014 do principal campeonato de basquete</w:t>
      </w:r>
      <w:r w:rsidR="00B7621F" w:rsidRPr="00D5163E">
        <w:rPr>
          <w:rFonts w:ascii="Times New Roman" w:hAnsi="Times New Roman" w:cs="Times New Roman"/>
        </w:rPr>
        <w:t>bol</w:t>
      </w:r>
      <w:r w:rsidRPr="00D5163E">
        <w:rPr>
          <w:rFonts w:ascii="Times New Roman" w:hAnsi="Times New Roman" w:cs="Times New Roman"/>
        </w:rPr>
        <w:t xml:space="preserve"> profissional masculino no Brasil, o NBB, para determinar quais indicadores técnicos são significativos para diferenciar entre vitórias e derrotas. Esse estudo segue a mesma linha de pensamento de (GÓMEZ </w:t>
      </w:r>
      <w:r w:rsidRPr="00D5163E">
        <w:rPr>
          <w:rFonts w:ascii="Times New Roman" w:hAnsi="Times New Roman" w:cs="Times New Roman"/>
          <w:i/>
          <w:iCs/>
        </w:rPr>
        <w:t>et al.</w:t>
      </w:r>
      <w:r w:rsidRPr="00D5163E">
        <w:rPr>
          <w:rFonts w:ascii="Times New Roman" w:hAnsi="Times New Roman" w:cs="Times New Roman"/>
        </w:rPr>
        <w:t xml:space="preserve"> 2008) e (GARCIA </w:t>
      </w:r>
      <w:r w:rsidRPr="00D5163E">
        <w:rPr>
          <w:rFonts w:ascii="Times New Roman" w:hAnsi="Times New Roman" w:cs="Times New Roman"/>
          <w:i/>
          <w:iCs/>
        </w:rPr>
        <w:t>et al.</w:t>
      </w:r>
      <w:r w:rsidRPr="00D5163E">
        <w:rPr>
          <w:rFonts w:ascii="Times New Roman" w:hAnsi="Times New Roman" w:cs="Times New Roman"/>
        </w:rPr>
        <w:t xml:space="preserve"> 2014). A análise apontou que os arremessos convertidos de três pontos e rebotes defensivos são capazes de discriminar os vencedores nos jogos equilibrados e não equilibrados da temporada regular e nos jogos equilibrados dos </w:t>
      </w:r>
      <w:r w:rsidRPr="00DB0955">
        <w:rPr>
          <w:rFonts w:ascii="Times New Roman" w:hAnsi="Times New Roman" w:cs="Times New Roman"/>
          <w:i/>
          <w:iCs/>
        </w:rPr>
        <w:t>playoffs</w:t>
      </w:r>
      <w:r w:rsidR="00CD08F9">
        <w:rPr>
          <w:rFonts w:ascii="Times New Roman" w:hAnsi="Times New Roman" w:cs="Times New Roman"/>
        </w:rPr>
        <w:t xml:space="preserve"> (fase final do campeonato)</w:t>
      </w:r>
      <w:r w:rsidRPr="00D5163E">
        <w:rPr>
          <w:rFonts w:ascii="Times New Roman" w:hAnsi="Times New Roman" w:cs="Times New Roman"/>
        </w:rPr>
        <w:t>.</w:t>
      </w:r>
    </w:p>
    <w:p w14:paraId="0B857E44" w14:textId="774919B2" w:rsidR="002A07EE" w:rsidRPr="00D5163E" w:rsidRDefault="002A07EE" w:rsidP="002A07EE">
      <w:pPr>
        <w:pStyle w:val="Ttulo3"/>
        <w:rPr>
          <w:rFonts w:ascii="Times New Roman" w:hAnsi="Times New Roman" w:cs="Times New Roman"/>
        </w:rPr>
      </w:pPr>
      <w:bookmarkStart w:id="28" w:name="_Toc174427658"/>
      <w:r w:rsidRPr="00D5163E">
        <w:rPr>
          <w:rFonts w:ascii="Times New Roman" w:hAnsi="Times New Roman" w:cs="Times New Roman"/>
        </w:rPr>
        <w:lastRenderedPageBreak/>
        <w:t xml:space="preserve">Métodos </w:t>
      </w:r>
      <w:r w:rsidR="00285C20" w:rsidRPr="00D5163E">
        <w:rPr>
          <w:rFonts w:ascii="Times New Roman" w:hAnsi="Times New Roman" w:cs="Times New Roman"/>
        </w:rPr>
        <w:t xml:space="preserve">de </w:t>
      </w:r>
      <w:r w:rsidR="00CD08F9">
        <w:rPr>
          <w:rFonts w:ascii="Times New Roman" w:hAnsi="Times New Roman" w:cs="Times New Roman"/>
        </w:rPr>
        <w:t>c</w:t>
      </w:r>
      <w:r w:rsidR="00CD08F9" w:rsidRPr="00D5163E">
        <w:rPr>
          <w:rFonts w:ascii="Times New Roman" w:hAnsi="Times New Roman" w:cs="Times New Roman"/>
        </w:rPr>
        <w:t>lassificação</w:t>
      </w:r>
      <w:r w:rsidR="00CD08F9">
        <w:rPr>
          <w:rFonts w:ascii="Times New Roman" w:hAnsi="Times New Roman" w:cs="Times New Roman"/>
        </w:rPr>
        <w:t xml:space="preserve"> no basquetebol</w:t>
      </w:r>
      <w:bookmarkEnd w:id="28"/>
    </w:p>
    <w:p w14:paraId="48719976" w14:textId="62601478"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Os métodos de classificação são essenciais no basquete</w:t>
      </w:r>
      <w:r w:rsidR="00B7621F" w:rsidRPr="00D5163E">
        <w:rPr>
          <w:rFonts w:ascii="Times New Roman" w:hAnsi="Times New Roman" w:cs="Times New Roman"/>
        </w:rPr>
        <w:t>bol</w:t>
      </w:r>
      <w:r w:rsidRPr="00D5163E">
        <w:rPr>
          <w:rFonts w:ascii="Times New Roman" w:hAnsi="Times New Roman" w:cs="Times New Roman"/>
        </w:rPr>
        <w:t xml:space="preserve">, tanto para identificar os estilos de jogo dos jogadores quanto para analisar o desempenho coletivo ao formar grupos de jogadores eficazes. </w:t>
      </w:r>
      <w:r w:rsidR="005A26B8" w:rsidRPr="00D5163E">
        <w:rPr>
          <w:rFonts w:ascii="Times New Roman" w:hAnsi="Times New Roman" w:cs="Times New Roman"/>
        </w:rPr>
        <w:t>(</w:t>
      </w:r>
      <w:r w:rsidR="009E673C" w:rsidRPr="00D5163E">
        <w:rPr>
          <w:rFonts w:ascii="Times New Roman" w:hAnsi="Times New Roman" w:cs="Times New Roman"/>
        </w:rPr>
        <w:t>LUTZ</w:t>
      </w:r>
      <w:r w:rsidR="00504467" w:rsidRPr="00D5163E">
        <w:rPr>
          <w:rFonts w:ascii="Times New Roman" w:hAnsi="Times New Roman" w:cs="Times New Roman"/>
        </w:rPr>
        <w:t xml:space="preserve"> </w:t>
      </w:r>
      <w:r w:rsidRPr="00D5163E">
        <w:rPr>
          <w:rFonts w:ascii="Times New Roman" w:hAnsi="Times New Roman" w:cs="Times New Roman"/>
        </w:rPr>
        <w:t>2012</w:t>
      </w:r>
      <w:r w:rsidR="005A26B8" w:rsidRPr="00D5163E">
        <w:rPr>
          <w:rFonts w:ascii="Times New Roman" w:hAnsi="Times New Roman" w:cs="Times New Roman"/>
        </w:rPr>
        <w:t>)</w:t>
      </w:r>
      <w:r w:rsidRPr="00D5163E">
        <w:rPr>
          <w:rFonts w:ascii="Times New Roman" w:hAnsi="Times New Roman" w:cs="Times New Roman"/>
        </w:rPr>
        <w:t xml:space="preserve"> implementou técnicas de clusterização nos dados dos jogadores da NBA, visando caracterizar as posições individuais e seu impacto</w:t>
      </w:r>
      <w:r w:rsidR="00CD08F9">
        <w:rPr>
          <w:rFonts w:ascii="Times New Roman" w:hAnsi="Times New Roman" w:cs="Times New Roman"/>
        </w:rPr>
        <w:t>,</w:t>
      </w:r>
      <w:r w:rsidRPr="00D5163E">
        <w:rPr>
          <w:rFonts w:ascii="Times New Roman" w:hAnsi="Times New Roman" w:cs="Times New Roman"/>
        </w:rPr>
        <w:t xml:space="preserve"> primeiramente </w:t>
      </w:r>
      <w:r w:rsidR="00CD08F9">
        <w:rPr>
          <w:rFonts w:ascii="Times New Roman" w:hAnsi="Times New Roman" w:cs="Times New Roman"/>
        </w:rPr>
        <w:t>com relação à</w:t>
      </w:r>
      <w:r w:rsidR="00CD08F9" w:rsidRPr="00D5163E">
        <w:rPr>
          <w:rFonts w:ascii="Times New Roman" w:hAnsi="Times New Roman" w:cs="Times New Roman"/>
        </w:rPr>
        <w:t xml:space="preserve"> </w:t>
      </w:r>
      <w:r w:rsidRPr="00D5163E">
        <w:rPr>
          <w:rFonts w:ascii="Times New Roman" w:hAnsi="Times New Roman" w:cs="Times New Roman"/>
        </w:rPr>
        <w:t>diferença de pontuação das equipes nas partidas</w:t>
      </w:r>
      <w:r w:rsidR="00CD08F9">
        <w:rPr>
          <w:rFonts w:ascii="Times New Roman" w:hAnsi="Times New Roman" w:cs="Times New Roman"/>
        </w:rPr>
        <w:t>,</w:t>
      </w:r>
      <w:r w:rsidRPr="00D5163E">
        <w:rPr>
          <w:rFonts w:ascii="Times New Roman" w:hAnsi="Times New Roman" w:cs="Times New Roman"/>
        </w:rPr>
        <w:t xml:space="preserve"> e depois </w:t>
      </w:r>
      <w:r w:rsidR="00CD08F9">
        <w:rPr>
          <w:rFonts w:ascii="Times New Roman" w:hAnsi="Times New Roman" w:cs="Times New Roman"/>
        </w:rPr>
        <w:t>referente ao</w:t>
      </w:r>
      <w:r w:rsidR="00CD08F9" w:rsidRPr="00D5163E">
        <w:rPr>
          <w:rFonts w:ascii="Times New Roman" w:hAnsi="Times New Roman" w:cs="Times New Roman"/>
        </w:rPr>
        <w:t xml:space="preserve"> </w:t>
      </w:r>
      <w:r w:rsidRPr="00D5163E">
        <w:rPr>
          <w:rFonts w:ascii="Times New Roman" w:hAnsi="Times New Roman" w:cs="Times New Roman"/>
        </w:rPr>
        <w:t>impacto da vitória das equipes. Além disso, buscou</w:t>
      </w:r>
      <w:r w:rsidR="00CD08F9">
        <w:rPr>
          <w:rFonts w:ascii="Times New Roman" w:hAnsi="Times New Roman" w:cs="Times New Roman"/>
        </w:rPr>
        <w:t>-se</w:t>
      </w:r>
      <w:r w:rsidRPr="00D5163E">
        <w:rPr>
          <w:rFonts w:ascii="Times New Roman" w:hAnsi="Times New Roman" w:cs="Times New Roman"/>
        </w:rPr>
        <w:t xml:space="preserve"> criar combinações estratégicas entre as posições para avaliar </w:t>
      </w:r>
      <w:r w:rsidR="00CD08F9">
        <w:rPr>
          <w:rFonts w:ascii="Times New Roman" w:hAnsi="Times New Roman" w:cs="Times New Roman"/>
        </w:rPr>
        <w:t>o desempenho</w:t>
      </w:r>
      <w:r w:rsidRPr="00D5163E">
        <w:rPr>
          <w:rFonts w:ascii="Times New Roman" w:hAnsi="Times New Roman" w:cs="Times New Roman"/>
        </w:rPr>
        <w:t xml:space="preserve"> resultante.</w:t>
      </w:r>
      <w:r w:rsidR="00B7621F" w:rsidRPr="00D5163E">
        <w:rPr>
          <w:rFonts w:ascii="Times New Roman" w:hAnsi="Times New Roman" w:cs="Times New Roman"/>
        </w:rPr>
        <w:t xml:space="preserve"> </w:t>
      </w:r>
      <w:r w:rsidRPr="00D5163E">
        <w:rPr>
          <w:rFonts w:ascii="Times New Roman" w:hAnsi="Times New Roman" w:cs="Times New Roman"/>
        </w:rPr>
        <w:t xml:space="preserve">A partir dos dados da temporada 2010-2011 da NBA, foram testados diferentes algoritmos de </w:t>
      </w:r>
      <w:r w:rsidR="00CD08F9" w:rsidRPr="00DB0955">
        <w:rPr>
          <w:rFonts w:ascii="Times New Roman" w:hAnsi="Times New Roman" w:cs="Times New Roman"/>
        </w:rPr>
        <w:t>clusterização</w:t>
      </w:r>
      <w:r w:rsidRPr="00D5163E">
        <w:rPr>
          <w:rFonts w:ascii="Times New Roman" w:hAnsi="Times New Roman" w:cs="Times New Roman"/>
        </w:rPr>
        <w:t>, sendo escolhido o algoritmo EM (</w:t>
      </w:r>
      <w:proofErr w:type="spellStart"/>
      <w:r w:rsidRPr="00D5163E">
        <w:rPr>
          <w:rFonts w:ascii="Times New Roman" w:hAnsi="Times New Roman" w:cs="Times New Roman"/>
          <w:i/>
          <w:iCs/>
        </w:rPr>
        <w:t>Expectation-Maximization</w:t>
      </w:r>
      <w:proofErr w:type="spellEnd"/>
      <w:r w:rsidRPr="00D5163E">
        <w:rPr>
          <w:rFonts w:ascii="Times New Roman" w:hAnsi="Times New Roman" w:cs="Times New Roman"/>
        </w:rPr>
        <w:t xml:space="preserve">). O estudo classificou 10 posições baseadas em seu impacto na diferença de pontuação dos jogos de cada equipe, sendo que duas posições apresentam maior impacto. Os </w:t>
      </w:r>
      <w:proofErr w:type="spellStart"/>
      <w:r w:rsidRPr="00D5163E">
        <w:rPr>
          <w:rFonts w:ascii="Times New Roman" w:hAnsi="Times New Roman" w:cs="Times New Roman"/>
          <w:i/>
          <w:iCs/>
        </w:rPr>
        <w:t>Durable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Shooters</w:t>
      </w:r>
      <w:proofErr w:type="spellEnd"/>
      <w:r w:rsidRPr="00D5163E">
        <w:rPr>
          <w:rFonts w:ascii="Times New Roman" w:hAnsi="Times New Roman" w:cs="Times New Roman"/>
        </w:rPr>
        <w:t xml:space="preserve">, jogadores que apresentam características de ficarem muito tempo em quadra, roubam muitas bolas do adversário e são bons arremessadores de três pontos. Os </w:t>
      </w:r>
      <w:r w:rsidRPr="00D5163E">
        <w:rPr>
          <w:rFonts w:ascii="Times New Roman" w:hAnsi="Times New Roman" w:cs="Times New Roman"/>
          <w:i/>
          <w:iCs/>
        </w:rPr>
        <w:t xml:space="preserve">Combo </w:t>
      </w:r>
      <w:proofErr w:type="spellStart"/>
      <w:r w:rsidRPr="00D5163E">
        <w:rPr>
          <w:rFonts w:ascii="Times New Roman" w:hAnsi="Times New Roman" w:cs="Times New Roman"/>
          <w:i/>
          <w:iCs/>
        </w:rPr>
        <w:t>Guards</w:t>
      </w:r>
      <w:proofErr w:type="spellEnd"/>
      <w:r w:rsidRPr="00D5163E">
        <w:rPr>
          <w:rFonts w:ascii="Times New Roman" w:hAnsi="Times New Roman" w:cs="Times New Roman"/>
        </w:rPr>
        <w:t xml:space="preserve">, são parecidos com o </w:t>
      </w:r>
      <w:proofErr w:type="spellStart"/>
      <w:r w:rsidRPr="00D5163E">
        <w:rPr>
          <w:rFonts w:ascii="Times New Roman" w:hAnsi="Times New Roman" w:cs="Times New Roman"/>
          <w:i/>
          <w:iCs/>
        </w:rPr>
        <w:t>Durable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Shooters</w:t>
      </w:r>
      <w:proofErr w:type="spellEnd"/>
      <w:r w:rsidRPr="00D5163E">
        <w:rPr>
          <w:rFonts w:ascii="Times New Roman" w:hAnsi="Times New Roman" w:cs="Times New Roman"/>
        </w:rPr>
        <w:t xml:space="preserve">, mas eles têm mais características de ficarem com a bola por mais tempo, apresentando muitas assistências e muitos </w:t>
      </w:r>
      <w:r w:rsidRPr="00D5163E">
        <w:rPr>
          <w:rFonts w:ascii="Times New Roman" w:hAnsi="Times New Roman" w:cs="Times New Roman"/>
          <w:i/>
          <w:iCs/>
        </w:rPr>
        <w:t>turnover</w:t>
      </w:r>
      <w:r w:rsidR="00EC57A6" w:rsidRPr="00D5163E">
        <w:rPr>
          <w:rFonts w:ascii="Times New Roman" w:hAnsi="Times New Roman" w:cs="Times New Roman"/>
          <w:i/>
          <w:iCs/>
        </w:rPr>
        <w:t>s</w:t>
      </w:r>
      <w:r w:rsidRPr="00D5163E">
        <w:rPr>
          <w:rFonts w:ascii="Times New Roman" w:hAnsi="Times New Roman" w:cs="Times New Roman"/>
        </w:rPr>
        <w:t>.</w:t>
      </w:r>
    </w:p>
    <w:p w14:paraId="49191D8E" w14:textId="3FB051D0" w:rsidR="00366CA3" w:rsidRPr="00D5163E" w:rsidRDefault="00366CA3" w:rsidP="00366CA3">
      <w:pPr>
        <w:spacing w:before="240"/>
        <w:ind w:firstLine="1134"/>
        <w:rPr>
          <w:rFonts w:ascii="Times New Roman" w:hAnsi="Times New Roman" w:cs="Times New Roman"/>
        </w:rPr>
      </w:pPr>
      <w:commentRangeStart w:id="29"/>
      <w:r w:rsidRPr="00D5163E">
        <w:rPr>
          <w:rFonts w:ascii="Times New Roman" w:hAnsi="Times New Roman" w:cs="Times New Roman"/>
        </w:rPr>
        <w:t xml:space="preserve">À medida que o campo da análise esportiva evolui, a literatura tem apresentado uma variedade de aplicações metodológicas alinhadas com a dinâmica do basquetebol, permitindo ajustes personalizados nos modelos estatísticos. Esses ajustes são fundamentados no conhecimento aprofundado da comissão técnica, refletindo uma compreensão tática do esporte que transcende os dados brutos. (BLANCO, V., </w:t>
      </w:r>
      <w:r w:rsidRPr="00D5163E">
        <w:rPr>
          <w:rFonts w:ascii="Times New Roman" w:hAnsi="Times New Roman" w:cs="Times New Roman"/>
          <w:i/>
          <w:iCs/>
        </w:rPr>
        <w:t>et al</w:t>
      </w:r>
      <w:r w:rsidRPr="00D5163E">
        <w:rPr>
          <w:rFonts w:ascii="Times New Roman" w:hAnsi="Times New Roman" w:cs="Times New Roman"/>
        </w:rPr>
        <w:t>. 2018), encontrou oportunidade para aplicação dos métodos de MCDA</w:t>
      </w:r>
      <w:r w:rsidR="0017354E">
        <w:rPr>
          <w:rFonts w:ascii="Times New Roman" w:hAnsi="Times New Roman" w:cs="Times New Roman"/>
        </w:rPr>
        <w:t xml:space="preserve">, em um contexto no qual o objetivo é uma obter </w:t>
      </w:r>
      <w:r w:rsidR="00493444">
        <w:rPr>
          <w:rFonts w:ascii="Times New Roman" w:hAnsi="Times New Roman" w:cs="Times New Roman"/>
        </w:rPr>
        <w:t>uma ferramenta</w:t>
      </w:r>
      <w:r w:rsidR="0017354E">
        <w:rPr>
          <w:rFonts w:ascii="Times New Roman" w:hAnsi="Times New Roman" w:cs="Times New Roman"/>
        </w:rPr>
        <w:t xml:space="preserve"> </w:t>
      </w:r>
      <w:r w:rsidRPr="00D5163E">
        <w:rPr>
          <w:rFonts w:ascii="Times New Roman" w:hAnsi="Times New Roman" w:cs="Times New Roman"/>
        </w:rPr>
        <w:t xml:space="preserve">que considera opiniões do técnico, se adapta </w:t>
      </w:r>
      <w:r w:rsidR="00B7621F" w:rsidRPr="00D5163E">
        <w:rPr>
          <w:rFonts w:ascii="Times New Roman" w:hAnsi="Times New Roman" w:cs="Times New Roman"/>
        </w:rPr>
        <w:t xml:space="preserve">à </w:t>
      </w:r>
      <w:r w:rsidRPr="00D5163E">
        <w:rPr>
          <w:rFonts w:ascii="Times New Roman" w:hAnsi="Times New Roman" w:cs="Times New Roman"/>
        </w:rPr>
        <w:t>mudança de cenários do jogo de basquetebol e</w:t>
      </w:r>
      <w:r w:rsidR="0017354E">
        <w:rPr>
          <w:rFonts w:ascii="Times New Roman" w:hAnsi="Times New Roman" w:cs="Times New Roman"/>
        </w:rPr>
        <w:t xml:space="preserve"> que permite uma certa</w:t>
      </w:r>
      <w:r w:rsidRPr="00D5163E">
        <w:rPr>
          <w:rFonts w:ascii="Times New Roman" w:hAnsi="Times New Roman" w:cs="Times New Roman"/>
        </w:rPr>
        <w:t xml:space="preserve"> facilidade </w:t>
      </w:r>
      <w:r w:rsidR="0017354E">
        <w:rPr>
          <w:rFonts w:ascii="Times New Roman" w:hAnsi="Times New Roman" w:cs="Times New Roman"/>
        </w:rPr>
        <w:t>na</w:t>
      </w:r>
      <w:r w:rsidR="0017354E" w:rsidRPr="00D5163E">
        <w:rPr>
          <w:rFonts w:ascii="Times New Roman" w:hAnsi="Times New Roman" w:cs="Times New Roman"/>
        </w:rPr>
        <w:t xml:space="preserve"> </w:t>
      </w:r>
      <w:r w:rsidRPr="00D5163E">
        <w:rPr>
          <w:rFonts w:ascii="Times New Roman" w:hAnsi="Times New Roman" w:cs="Times New Roman"/>
        </w:rPr>
        <w:t>avaliação dos resultados.</w:t>
      </w:r>
      <w:commentRangeEnd w:id="29"/>
      <w:r w:rsidR="0017354E">
        <w:rPr>
          <w:rStyle w:val="Refdecomentrio"/>
        </w:rPr>
        <w:commentReference w:id="29"/>
      </w:r>
    </w:p>
    <w:p w14:paraId="638FBAAF" w14:textId="77E16813"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 xml:space="preserve">(BLANCO, V., </w:t>
      </w:r>
      <w:r w:rsidRPr="00D5163E">
        <w:rPr>
          <w:rFonts w:ascii="Times New Roman" w:hAnsi="Times New Roman" w:cs="Times New Roman"/>
          <w:i/>
          <w:iCs/>
        </w:rPr>
        <w:t>et al</w:t>
      </w:r>
      <w:r w:rsidRPr="00D5163E">
        <w:rPr>
          <w:rFonts w:ascii="Times New Roman" w:hAnsi="Times New Roman" w:cs="Times New Roman"/>
        </w:rPr>
        <w:t xml:space="preserve">. 2018) </w:t>
      </w:r>
      <w:r w:rsidR="0017354E">
        <w:rPr>
          <w:rFonts w:ascii="Times New Roman" w:hAnsi="Times New Roman" w:cs="Times New Roman"/>
        </w:rPr>
        <w:t>considera a problemática de</w:t>
      </w:r>
      <w:r w:rsidRPr="00D5163E">
        <w:rPr>
          <w:rFonts w:ascii="Times New Roman" w:hAnsi="Times New Roman" w:cs="Times New Roman"/>
        </w:rPr>
        <w:t xml:space="preserve"> seleção multicritério,</w:t>
      </w:r>
      <w:r w:rsidR="0017354E">
        <w:rPr>
          <w:rFonts w:ascii="Times New Roman" w:hAnsi="Times New Roman" w:cs="Times New Roman"/>
        </w:rPr>
        <w:t xml:space="preserve"> que, em seu trabalho, é abordada por uma metodologia da família</w:t>
      </w:r>
      <w:r w:rsidRPr="00D5163E">
        <w:rPr>
          <w:rFonts w:ascii="Times New Roman" w:hAnsi="Times New Roman" w:cs="Times New Roman"/>
        </w:rPr>
        <w:t xml:space="preserve"> PROMETHEE (</w:t>
      </w:r>
      <w:proofErr w:type="spellStart"/>
      <w:r w:rsidRPr="00D5163E">
        <w:rPr>
          <w:rFonts w:ascii="Times New Roman" w:hAnsi="Times New Roman" w:cs="Times New Roman"/>
          <w:i/>
          <w:iCs/>
        </w:rPr>
        <w:t>Preference</w:t>
      </w:r>
      <w:proofErr w:type="spellEnd"/>
      <w:r w:rsidRPr="00D5163E">
        <w:rPr>
          <w:rFonts w:ascii="Times New Roman" w:hAnsi="Times New Roman" w:cs="Times New Roman"/>
          <w:i/>
          <w:iCs/>
        </w:rPr>
        <w:t xml:space="preserve"> Ranking </w:t>
      </w:r>
      <w:proofErr w:type="spellStart"/>
      <w:r w:rsidRPr="00D5163E">
        <w:rPr>
          <w:rFonts w:ascii="Times New Roman" w:hAnsi="Times New Roman" w:cs="Times New Roman"/>
          <w:i/>
          <w:iCs/>
        </w:rPr>
        <w:t>Organization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Method</w:t>
      </w:r>
      <w:proofErr w:type="spellEnd"/>
      <w:r w:rsidRPr="00D5163E">
        <w:rPr>
          <w:rFonts w:ascii="Times New Roman" w:hAnsi="Times New Roman" w:cs="Times New Roman"/>
          <w:i/>
          <w:iCs/>
        </w:rPr>
        <w:t xml:space="preserve"> for </w:t>
      </w:r>
      <w:proofErr w:type="spellStart"/>
      <w:r w:rsidRPr="00D5163E">
        <w:rPr>
          <w:rFonts w:ascii="Times New Roman" w:hAnsi="Times New Roman" w:cs="Times New Roman"/>
          <w:i/>
          <w:iCs/>
        </w:rPr>
        <w:t>Enrichment</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Evaluations</w:t>
      </w:r>
      <w:proofErr w:type="spellEnd"/>
      <w:r w:rsidRPr="00D5163E">
        <w:rPr>
          <w:rFonts w:ascii="Times New Roman" w:hAnsi="Times New Roman" w:cs="Times New Roman"/>
        </w:rPr>
        <w:t xml:space="preserve">). O </w:t>
      </w:r>
      <w:r w:rsidR="00DB0955" w:rsidRPr="00D5163E">
        <w:rPr>
          <w:rFonts w:ascii="Times New Roman" w:hAnsi="Times New Roman" w:cs="Times New Roman"/>
        </w:rPr>
        <w:t xml:space="preserve">PROMETHEE </w:t>
      </w:r>
      <w:r w:rsidR="00DB0955">
        <w:rPr>
          <w:rFonts w:ascii="Times New Roman" w:hAnsi="Times New Roman" w:cs="Times New Roman"/>
        </w:rPr>
        <w:t>pode</w:t>
      </w:r>
      <w:r w:rsidR="0017354E">
        <w:rPr>
          <w:rFonts w:ascii="Times New Roman" w:hAnsi="Times New Roman" w:cs="Times New Roman"/>
        </w:rPr>
        <w:t xml:space="preserve"> ser visto como um conjunto de </w:t>
      </w:r>
      <w:proofErr w:type="spellStart"/>
      <w:r w:rsidR="0017354E">
        <w:rPr>
          <w:rFonts w:ascii="Times New Roman" w:hAnsi="Times New Roman" w:cs="Times New Roman"/>
        </w:rPr>
        <w:t>técnias</w:t>
      </w:r>
      <w:proofErr w:type="spellEnd"/>
      <w:r w:rsidR="0017354E">
        <w:rPr>
          <w:rFonts w:ascii="Times New Roman" w:hAnsi="Times New Roman" w:cs="Times New Roman"/>
        </w:rPr>
        <w:t xml:space="preserve"> em MCDA que</w:t>
      </w:r>
      <w:r w:rsidRPr="00D5163E">
        <w:rPr>
          <w:rFonts w:ascii="Times New Roman" w:hAnsi="Times New Roman" w:cs="Times New Roman"/>
        </w:rPr>
        <w:t xml:space="preserve"> possibilita a classificação</w:t>
      </w:r>
      <w:r w:rsidR="0017354E">
        <w:rPr>
          <w:rFonts w:ascii="Times New Roman" w:hAnsi="Times New Roman" w:cs="Times New Roman"/>
        </w:rPr>
        <w:t xml:space="preserve"> (ou ordenamento)</w:t>
      </w:r>
      <w:r w:rsidRPr="00D5163E">
        <w:rPr>
          <w:rFonts w:ascii="Times New Roman" w:hAnsi="Times New Roman" w:cs="Times New Roman"/>
        </w:rPr>
        <w:t xml:space="preserve"> de um conjunto finito de alternativas, baseando-se em múltiplos critérios que podem ser conflitantes.</w:t>
      </w:r>
      <w:r w:rsidR="0017354E">
        <w:rPr>
          <w:rFonts w:ascii="Times New Roman" w:hAnsi="Times New Roman" w:cs="Times New Roman"/>
        </w:rPr>
        <w:t xml:space="preserve"> Diferentemente dos métodos de MCDA baseados em operadores de agregação e na teoria de valor </w:t>
      </w:r>
      <w:proofErr w:type="spellStart"/>
      <w:r w:rsidR="0017354E">
        <w:rPr>
          <w:rFonts w:ascii="Times New Roman" w:hAnsi="Times New Roman" w:cs="Times New Roman"/>
        </w:rPr>
        <w:t>multiatributo</w:t>
      </w:r>
      <w:proofErr w:type="spellEnd"/>
      <w:r w:rsidR="0017354E">
        <w:rPr>
          <w:rFonts w:ascii="Times New Roman" w:hAnsi="Times New Roman" w:cs="Times New Roman"/>
        </w:rPr>
        <w:t>, o PROMETHEE opera evitando relações (diretas) compensatórias entre os diferentes critérios.</w:t>
      </w:r>
      <w:r w:rsidRPr="00D5163E">
        <w:rPr>
          <w:rFonts w:ascii="Times New Roman" w:hAnsi="Times New Roman" w:cs="Times New Roman"/>
        </w:rPr>
        <w:t xml:space="preserve"> Criado por </w:t>
      </w:r>
      <w:proofErr w:type="spellStart"/>
      <w:r w:rsidRPr="00D5163E">
        <w:rPr>
          <w:rFonts w:ascii="Times New Roman" w:hAnsi="Times New Roman" w:cs="Times New Roman"/>
        </w:rPr>
        <w:t>Brans</w:t>
      </w:r>
      <w:proofErr w:type="spellEnd"/>
      <w:r w:rsidRPr="00D5163E">
        <w:rPr>
          <w:rFonts w:ascii="Times New Roman" w:hAnsi="Times New Roman" w:cs="Times New Roman"/>
        </w:rPr>
        <w:t xml:space="preserve">, JP </w:t>
      </w:r>
      <w:proofErr w:type="spellStart"/>
      <w:r w:rsidRPr="00D5163E">
        <w:rPr>
          <w:rFonts w:ascii="Times New Roman" w:hAnsi="Times New Roman" w:cs="Times New Roman"/>
        </w:rPr>
        <w:t>and</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Vincke</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Ph</w:t>
      </w:r>
      <w:proofErr w:type="spellEnd"/>
      <w:r w:rsidRPr="00D5163E">
        <w:rPr>
          <w:rFonts w:ascii="Times New Roman" w:hAnsi="Times New Roman" w:cs="Times New Roman"/>
        </w:rPr>
        <w:t xml:space="preserve"> (1985), o </w:t>
      </w:r>
      <w:r w:rsidR="0017354E">
        <w:rPr>
          <w:rFonts w:ascii="Times New Roman" w:hAnsi="Times New Roman" w:cs="Times New Roman"/>
        </w:rPr>
        <w:t xml:space="preserve">a </w:t>
      </w:r>
      <w:r w:rsidR="0017354E">
        <w:rPr>
          <w:rFonts w:ascii="Times New Roman" w:hAnsi="Times New Roman" w:cs="Times New Roman"/>
        </w:rPr>
        <w:lastRenderedPageBreak/>
        <w:t>família de métodos PROMETHEE</w:t>
      </w:r>
      <w:r w:rsidR="0017354E" w:rsidRPr="00D5163E">
        <w:rPr>
          <w:rFonts w:ascii="Times New Roman" w:hAnsi="Times New Roman" w:cs="Times New Roman"/>
        </w:rPr>
        <w:t xml:space="preserve"> </w:t>
      </w:r>
      <w:r w:rsidRPr="00D5163E">
        <w:rPr>
          <w:rFonts w:ascii="Times New Roman" w:hAnsi="Times New Roman" w:cs="Times New Roman"/>
        </w:rPr>
        <w:t xml:space="preserve">possui diversas variantes, como PROMETHEE I e II, e extensões como PROMETHEE III e CLUSTER, que se adaptam a diferentes </w:t>
      </w:r>
      <w:r w:rsidR="0017354E">
        <w:rPr>
          <w:rFonts w:ascii="Times New Roman" w:hAnsi="Times New Roman" w:cs="Times New Roman"/>
        </w:rPr>
        <w:t>problemas</w:t>
      </w:r>
      <w:r w:rsidR="0017354E" w:rsidRPr="00D5163E">
        <w:rPr>
          <w:rFonts w:ascii="Times New Roman" w:hAnsi="Times New Roman" w:cs="Times New Roman"/>
        </w:rPr>
        <w:t xml:space="preserve"> </w:t>
      </w:r>
      <w:r w:rsidRPr="00D5163E">
        <w:rPr>
          <w:rFonts w:ascii="Times New Roman" w:hAnsi="Times New Roman" w:cs="Times New Roman"/>
        </w:rPr>
        <w:t>de classificações.</w:t>
      </w:r>
    </w:p>
    <w:p w14:paraId="1BF9AD35" w14:textId="65F3D089" w:rsidR="00366CA3" w:rsidRPr="00D5163E" w:rsidRDefault="0017354E" w:rsidP="00366CA3">
      <w:pPr>
        <w:spacing w:before="240"/>
        <w:ind w:firstLine="1134"/>
        <w:rPr>
          <w:rFonts w:ascii="Times New Roman" w:hAnsi="Times New Roman" w:cs="Times New Roman"/>
        </w:rPr>
      </w:pPr>
      <w:r>
        <w:rPr>
          <w:rFonts w:ascii="Times New Roman" w:hAnsi="Times New Roman" w:cs="Times New Roman"/>
        </w:rPr>
        <w:t xml:space="preserve">Um aspecto interessante do </w:t>
      </w:r>
      <w:r w:rsidR="00366CA3" w:rsidRPr="00D5163E">
        <w:rPr>
          <w:rFonts w:ascii="Times New Roman" w:hAnsi="Times New Roman" w:cs="Times New Roman"/>
        </w:rPr>
        <w:t>PROMETHEE</w:t>
      </w:r>
      <w:r>
        <w:rPr>
          <w:rFonts w:ascii="Times New Roman" w:hAnsi="Times New Roman" w:cs="Times New Roman"/>
        </w:rPr>
        <w:t xml:space="preserve"> é que considera uma análise que</w:t>
      </w:r>
      <w:r w:rsidR="00366CA3" w:rsidRPr="00D5163E">
        <w:rPr>
          <w:rFonts w:ascii="Times New Roman" w:hAnsi="Times New Roman" w:cs="Times New Roman"/>
        </w:rPr>
        <w:t xml:space="preserve"> vai além das informações individuais, considerando o papel de cada jogador no contexto mais amplo, por meio da comparação das diferenças nos resultados entre cada par de jogadores, em vez de se limitar aos valores absolutos dos critérios. </w:t>
      </w:r>
      <w:r>
        <w:rPr>
          <w:rFonts w:ascii="Times New Roman" w:hAnsi="Times New Roman" w:cs="Times New Roman"/>
        </w:rPr>
        <w:t>Ou seja, o método permite uma</w:t>
      </w:r>
      <w:r w:rsidR="00366CA3" w:rsidRPr="00D5163E">
        <w:rPr>
          <w:rFonts w:ascii="Times New Roman" w:hAnsi="Times New Roman" w:cs="Times New Roman"/>
        </w:rPr>
        <w:t xml:space="preserve"> análise comparativa e uma avaliação mais completa do desempenho dos jogadores, ponderando como cada um se destaca em relação aos demais, conforme os critérios predefinidos. A interação dos resultados é essencial para a classificação final, enfatizando não só o desempenho individual, mas também a eficácia comparativa entre os jogadores.</w:t>
      </w:r>
    </w:p>
    <w:p w14:paraId="547697BB" w14:textId="3250CD04" w:rsidR="00366CA3" w:rsidRPr="00D5163E" w:rsidRDefault="0017354E" w:rsidP="00366CA3">
      <w:pPr>
        <w:spacing w:before="240"/>
        <w:ind w:firstLine="1134"/>
        <w:rPr>
          <w:rFonts w:ascii="Times New Roman" w:hAnsi="Times New Roman" w:cs="Times New Roman"/>
        </w:rPr>
      </w:pPr>
      <w:r>
        <w:rPr>
          <w:rFonts w:ascii="Times New Roman" w:hAnsi="Times New Roman" w:cs="Times New Roman"/>
        </w:rPr>
        <w:t xml:space="preserve">No contexto da aplicação do PROMETHEE em </w:t>
      </w:r>
      <w:r w:rsidRPr="00D5163E">
        <w:rPr>
          <w:rFonts w:ascii="Times New Roman" w:hAnsi="Times New Roman" w:cs="Times New Roman"/>
        </w:rPr>
        <w:t xml:space="preserve">(BLANCO, V., </w:t>
      </w:r>
      <w:r w:rsidRPr="00D5163E">
        <w:rPr>
          <w:rFonts w:ascii="Times New Roman" w:hAnsi="Times New Roman" w:cs="Times New Roman"/>
          <w:i/>
          <w:iCs/>
        </w:rPr>
        <w:t>et al</w:t>
      </w:r>
      <w:r w:rsidRPr="00D5163E">
        <w:rPr>
          <w:rFonts w:ascii="Times New Roman" w:hAnsi="Times New Roman" w:cs="Times New Roman"/>
        </w:rPr>
        <w:t>. 2018</w:t>
      </w:r>
      <w:r w:rsidR="00DB0955" w:rsidRPr="00D5163E">
        <w:rPr>
          <w:rFonts w:ascii="Times New Roman" w:hAnsi="Times New Roman" w:cs="Times New Roman"/>
        </w:rPr>
        <w:t>),</w:t>
      </w:r>
      <w:r>
        <w:rPr>
          <w:rFonts w:ascii="Times New Roman" w:hAnsi="Times New Roman" w:cs="Times New Roman"/>
        </w:rPr>
        <w:t xml:space="preserve"> o</w:t>
      </w:r>
      <w:r w:rsidR="00366CA3" w:rsidRPr="00D5163E">
        <w:rPr>
          <w:rFonts w:ascii="Times New Roman" w:hAnsi="Times New Roman" w:cs="Times New Roman"/>
        </w:rPr>
        <w:t>s dados analisados origina</w:t>
      </w:r>
      <w:r w:rsidR="000F1952" w:rsidRPr="00D5163E">
        <w:rPr>
          <w:rFonts w:ascii="Times New Roman" w:hAnsi="Times New Roman" w:cs="Times New Roman"/>
        </w:rPr>
        <w:t>ra</w:t>
      </w:r>
      <w:r w:rsidR="00366CA3" w:rsidRPr="00D5163E">
        <w:rPr>
          <w:rFonts w:ascii="Times New Roman" w:hAnsi="Times New Roman" w:cs="Times New Roman"/>
        </w:rPr>
        <w:t>m de 191 jogadores que competiram na Liga ACB na temporada de 2014-2015. A metodologia incluiu a definição de alternativas (jogadores), critérios de avaliação (pontos marcados, minutos jogados, entre outros), atribuição de pesos aos critérios e estabelecimento de funções de preferência. Com essas informações, o método PROMETHEE foi aplicado para gerar uma classificação parcial (PROMETHEE I) ou completa (PROMETHEE II) dos jogadores.</w:t>
      </w:r>
    </w:p>
    <w:p w14:paraId="64A7B3BA" w14:textId="324971E7" w:rsidR="00366CA3" w:rsidRPr="00D5163E" w:rsidRDefault="00366CA3" w:rsidP="00366CA3">
      <w:pPr>
        <w:spacing w:before="240"/>
        <w:ind w:firstLine="1134"/>
        <w:rPr>
          <w:rFonts w:ascii="Times New Roman" w:hAnsi="Times New Roman" w:cs="Times New Roman"/>
        </w:rPr>
      </w:pPr>
      <w:r w:rsidRPr="00D5163E">
        <w:rPr>
          <w:rFonts w:ascii="Times New Roman" w:hAnsi="Times New Roman" w:cs="Times New Roman"/>
        </w:rPr>
        <w:t xml:space="preserve">Os resultados </w:t>
      </w:r>
      <w:r w:rsidR="0017354E">
        <w:rPr>
          <w:rFonts w:ascii="Times New Roman" w:hAnsi="Times New Roman" w:cs="Times New Roman"/>
        </w:rPr>
        <w:t xml:space="preserve">apresentados em </w:t>
      </w:r>
      <w:r w:rsidR="0017354E" w:rsidRPr="00D5163E">
        <w:rPr>
          <w:rFonts w:ascii="Times New Roman" w:hAnsi="Times New Roman" w:cs="Times New Roman"/>
        </w:rPr>
        <w:t xml:space="preserve">(BLANCO, V., </w:t>
      </w:r>
      <w:r w:rsidR="0017354E" w:rsidRPr="00D5163E">
        <w:rPr>
          <w:rFonts w:ascii="Times New Roman" w:hAnsi="Times New Roman" w:cs="Times New Roman"/>
          <w:i/>
          <w:iCs/>
        </w:rPr>
        <w:t>et al</w:t>
      </w:r>
      <w:r w:rsidR="0017354E" w:rsidRPr="00D5163E">
        <w:rPr>
          <w:rFonts w:ascii="Times New Roman" w:hAnsi="Times New Roman" w:cs="Times New Roman"/>
        </w:rPr>
        <w:t>. 2018</w:t>
      </w:r>
      <w:r w:rsidR="00DB0955" w:rsidRPr="00D5163E">
        <w:rPr>
          <w:rFonts w:ascii="Times New Roman" w:hAnsi="Times New Roman" w:cs="Times New Roman"/>
        </w:rPr>
        <w:t>) incluem</w:t>
      </w:r>
      <w:r w:rsidRPr="00D5163E">
        <w:rPr>
          <w:rFonts w:ascii="Times New Roman" w:hAnsi="Times New Roman" w:cs="Times New Roman"/>
        </w:rPr>
        <w:t xml:space="preserve"> a classificação dos jogadores em diferentes perfis (classificação posicional) e a análise de dois cenários distintos para cada perfil. Os jogadores foram classificados em cinco perfis diferentes com base em critérios de desempenho específicos, Armadores (</w:t>
      </w:r>
      <w:r w:rsidRPr="00D5163E">
        <w:rPr>
          <w:rFonts w:ascii="Times New Roman" w:hAnsi="Times New Roman" w:cs="Times New Roman"/>
          <w:i/>
          <w:iCs/>
        </w:rPr>
        <w:t xml:space="preserve">Point </w:t>
      </w:r>
      <w:proofErr w:type="spellStart"/>
      <w:r w:rsidRPr="00D5163E">
        <w:rPr>
          <w:rFonts w:ascii="Times New Roman" w:hAnsi="Times New Roman" w:cs="Times New Roman"/>
          <w:i/>
          <w:iCs/>
        </w:rPr>
        <w:t>Guards</w:t>
      </w:r>
      <w:proofErr w:type="spellEnd"/>
      <w:r w:rsidRPr="00D5163E">
        <w:rPr>
          <w:rFonts w:ascii="Times New Roman" w:hAnsi="Times New Roman" w:cs="Times New Roman"/>
        </w:rPr>
        <w:t>); Alas-armadores (</w:t>
      </w:r>
      <w:proofErr w:type="spellStart"/>
      <w:r w:rsidRPr="00D5163E">
        <w:rPr>
          <w:rFonts w:ascii="Times New Roman" w:hAnsi="Times New Roman" w:cs="Times New Roman"/>
          <w:i/>
          <w:iCs/>
        </w:rPr>
        <w:t>Shooting</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Guards</w:t>
      </w:r>
      <w:proofErr w:type="spellEnd"/>
      <w:r w:rsidRPr="00D5163E">
        <w:rPr>
          <w:rFonts w:ascii="Times New Roman" w:hAnsi="Times New Roman" w:cs="Times New Roman"/>
        </w:rPr>
        <w:t>); Alas (</w:t>
      </w:r>
      <w:proofErr w:type="spellStart"/>
      <w:r w:rsidRPr="00D5163E">
        <w:rPr>
          <w:rFonts w:ascii="Times New Roman" w:hAnsi="Times New Roman" w:cs="Times New Roman"/>
          <w:i/>
          <w:iCs/>
        </w:rPr>
        <w:t>Small</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Forwards</w:t>
      </w:r>
      <w:proofErr w:type="spellEnd"/>
      <w:r w:rsidRPr="00D5163E">
        <w:rPr>
          <w:rFonts w:ascii="Times New Roman" w:hAnsi="Times New Roman" w:cs="Times New Roman"/>
        </w:rPr>
        <w:t>); Ala-pivôs (</w:t>
      </w:r>
      <w:r w:rsidRPr="00D5163E">
        <w:rPr>
          <w:rFonts w:ascii="Times New Roman" w:hAnsi="Times New Roman" w:cs="Times New Roman"/>
          <w:i/>
          <w:iCs/>
        </w:rPr>
        <w:t xml:space="preserve">Power </w:t>
      </w:r>
      <w:proofErr w:type="spellStart"/>
      <w:r w:rsidRPr="00D5163E">
        <w:rPr>
          <w:rFonts w:ascii="Times New Roman" w:hAnsi="Times New Roman" w:cs="Times New Roman"/>
          <w:i/>
          <w:iCs/>
        </w:rPr>
        <w:t>Forwards</w:t>
      </w:r>
      <w:proofErr w:type="spellEnd"/>
      <w:r w:rsidRPr="00D5163E">
        <w:rPr>
          <w:rFonts w:ascii="Times New Roman" w:hAnsi="Times New Roman" w:cs="Times New Roman"/>
        </w:rPr>
        <w:t>); Pivôs (</w:t>
      </w:r>
      <w:r w:rsidRPr="00D5163E">
        <w:rPr>
          <w:rFonts w:ascii="Times New Roman" w:hAnsi="Times New Roman" w:cs="Times New Roman"/>
          <w:i/>
          <w:iCs/>
        </w:rPr>
        <w:t>Centers</w:t>
      </w:r>
      <w:r w:rsidRPr="00D5163E">
        <w:rPr>
          <w:rFonts w:ascii="Times New Roman" w:hAnsi="Times New Roman" w:cs="Times New Roman"/>
        </w:rPr>
        <w:t xml:space="preserve">). Além disso, foram criados cenários comparativos entre jogadores que estavam classificados na mesma posição, </w:t>
      </w:r>
      <w:r w:rsidR="0017354E">
        <w:rPr>
          <w:rFonts w:ascii="Times New Roman" w:hAnsi="Times New Roman" w:cs="Times New Roman"/>
        </w:rPr>
        <w:t xml:space="preserve">como por </w:t>
      </w:r>
      <w:r w:rsidRPr="00D5163E">
        <w:rPr>
          <w:rFonts w:ascii="Times New Roman" w:hAnsi="Times New Roman" w:cs="Times New Roman"/>
        </w:rPr>
        <w:t xml:space="preserve">exemplo os Armadores, </w:t>
      </w:r>
      <w:r w:rsidR="0017354E">
        <w:rPr>
          <w:rFonts w:ascii="Times New Roman" w:hAnsi="Times New Roman" w:cs="Times New Roman"/>
        </w:rPr>
        <w:t xml:space="preserve">de modo que </w:t>
      </w:r>
      <w:r w:rsidRPr="00D5163E">
        <w:rPr>
          <w:rFonts w:ascii="Times New Roman" w:hAnsi="Times New Roman" w:cs="Times New Roman"/>
        </w:rPr>
        <w:t xml:space="preserve">também </w:t>
      </w:r>
      <w:r w:rsidR="0017354E">
        <w:rPr>
          <w:rFonts w:ascii="Times New Roman" w:hAnsi="Times New Roman" w:cs="Times New Roman"/>
        </w:rPr>
        <w:t>foram</w:t>
      </w:r>
      <w:r w:rsidR="0017354E" w:rsidRPr="00D5163E">
        <w:rPr>
          <w:rFonts w:ascii="Times New Roman" w:hAnsi="Times New Roman" w:cs="Times New Roman"/>
        </w:rPr>
        <w:t xml:space="preserve"> </w:t>
      </w:r>
      <w:r w:rsidRPr="00D5163E">
        <w:rPr>
          <w:rFonts w:ascii="Times New Roman" w:hAnsi="Times New Roman" w:cs="Times New Roman"/>
        </w:rPr>
        <w:t xml:space="preserve">classificados quais eram os melhores jogadores entre </w:t>
      </w:r>
      <w:r w:rsidR="0017354E">
        <w:rPr>
          <w:rFonts w:ascii="Times New Roman" w:hAnsi="Times New Roman" w:cs="Times New Roman"/>
        </w:rPr>
        <w:t>uma determinada posição</w:t>
      </w:r>
      <w:r w:rsidRPr="00D5163E">
        <w:rPr>
          <w:rFonts w:ascii="Times New Roman" w:hAnsi="Times New Roman" w:cs="Times New Roman"/>
        </w:rPr>
        <w:t xml:space="preserve">. </w:t>
      </w:r>
      <w:r w:rsidR="0017354E" w:rsidRPr="00D5163E">
        <w:rPr>
          <w:rFonts w:ascii="Times New Roman" w:hAnsi="Times New Roman" w:cs="Times New Roman"/>
        </w:rPr>
        <w:t xml:space="preserve">A metodologia demonstrou ser uma ferramenta flexível e quantitativa para avaliar as habilidades dos jogadores de basquete, fornecendo </w:t>
      </w:r>
      <w:r w:rsidR="0017354E">
        <w:rPr>
          <w:rFonts w:ascii="Times New Roman" w:hAnsi="Times New Roman" w:cs="Times New Roman"/>
        </w:rPr>
        <w:t>análises</w:t>
      </w:r>
      <w:r w:rsidR="0017354E" w:rsidRPr="00D5163E">
        <w:rPr>
          <w:rFonts w:ascii="Times New Roman" w:hAnsi="Times New Roman" w:cs="Times New Roman"/>
        </w:rPr>
        <w:t xml:space="preserve"> valiosos para agentes, gerentes e treinadores na tomada de decisões relacionadas à seleção de jogadores, estratégias de equipe e melhorias de desempenho.</w:t>
      </w:r>
    </w:p>
    <w:p w14:paraId="3D7EAEB1" w14:textId="3EFEC782" w:rsidR="00107E90" w:rsidRPr="00D5163E" w:rsidRDefault="00107E90" w:rsidP="00366CA3">
      <w:pPr>
        <w:spacing w:before="240"/>
        <w:ind w:firstLine="1134"/>
        <w:rPr>
          <w:rFonts w:ascii="Times New Roman" w:hAnsi="Times New Roman" w:cs="Times New Roman"/>
        </w:rPr>
      </w:pPr>
      <w:r w:rsidRPr="00D5163E">
        <w:rPr>
          <w:rFonts w:ascii="Times New Roman" w:hAnsi="Times New Roman" w:cs="Times New Roman"/>
        </w:rPr>
        <w:br w:type="page"/>
      </w:r>
    </w:p>
    <w:p w14:paraId="3E3D3D5B" w14:textId="08DD399C" w:rsidR="00107E90" w:rsidRPr="00D5163E" w:rsidRDefault="00107E90" w:rsidP="00107E90">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Capítulo 3</w:t>
      </w:r>
    </w:p>
    <w:p w14:paraId="7017058F" w14:textId="77777777" w:rsidR="00107E90" w:rsidRPr="00D5163E" w:rsidRDefault="00107E90" w:rsidP="00107E90">
      <w:pPr>
        <w:rPr>
          <w:rFonts w:ascii="Times New Roman" w:hAnsi="Times New Roman" w:cs="Times New Roman"/>
        </w:rPr>
      </w:pPr>
    </w:p>
    <w:p w14:paraId="55A9C427" w14:textId="1F96726A" w:rsidR="00AB2674" w:rsidRPr="00D5163E" w:rsidRDefault="002A07EE" w:rsidP="00AB2674">
      <w:pPr>
        <w:pStyle w:val="Ttulo1"/>
        <w:rPr>
          <w:rFonts w:ascii="Times New Roman" w:hAnsi="Times New Roman" w:cs="Times New Roman"/>
        </w:rPr>
      </w:pPr>
      <w:bookmarkStart w:id="30" w:name="_Toc174427659"/>
      <w:r w:rsidRPr="00D5163E">
        <w:rPr>
          <w:rFonts w:ascii="Times New Roman" w:hAnsi="Times New Roman" w:cs="Times New Roman"/>
        </w:rPr>
        <w:t>Metodologia</w:t>
      </w:r>
      <w:bookmarkEnd w:id="30"/>
      <w:r w:rsidRPr="00D5163E">
        <w:rPr>
          <w:rFonts w:ascii="Times New Roman" w:hAnsi="Times New Roman" w:cs="Times New Roman"/>
        </w:rPr>
        <w:t xml:space="preserve"> </w:t>
      </w:r>
    </w:p>
    <w:p w14:paraId="22841E27" w14:textId="70DA403B" w:rsidR="003B3CC7" w:rsidRPr="00D5163E" w:rsidRDefault="00D902F9" w:rsidP="00D67A3E">
      <w:pPr>
        <w:spacing w:before="240"/>
        <w:ind w:firstLine="1134"/>
        <w:rPr>
          <w:rFonts w:ascii="Times New Roman" w:hAnsi="Times New Roman" w:cs="Times New Roman"/>
        </w:rPr>
      </w:pPr>
      <w:r w:rsidRPr="00D5163E">
        <w:rPr>
          <w:rFonts w:ascii="Times New Roman" w:hAnsi="Times New Roman" w:cs="Times New Roman"/>
        </w:rPr>
        <w:t xml:space="preserve">No presente capítulo, apresentamos os principais aspectos metodológicos do trabalho. Inicialmente, </w:t>
      </w:r>
      <w:r w:rsidR="00DE2C0E">
        <w:rPr>
          <w:rFonts w:ascii="Times New Roman" w:hAnsi="Times New Roman" w:cs="Times New Roman"/>
        </w:rPr>
        <w:t xml:space="preserve">na </w:t>
      </w:r>
      <w:r w:rsidRPr="00D5163E">
        <w:rPr>
          <w:rFonts w:ascii="Times New Roman" w:hAnsi="Times New Roman" w:cs="Times New Roman"/>
        </w:rPr>
        <w:t>Seção 3.1</w:t>
      </w:r>
      <w:r w:rsidR="00DE2C0E">
        <w:rPr>
          <w:rFonts w:ascii="Times New Roman" w:hAnsi="Times New Roman" w:cs="Times New Roman"/>
        </w:rPr>
        <w:t>,</w:t>
      </w:r>
      <w:r w:rsidRPr="00D5163E">
        <w:rPr>
          <w:rFonts w:ascii="Times New Roman" w:hAnsi="Times New Roman" w:cs="Times New Roman"/>
        </w:rPr>
        <w:t xml:space="preserve"> apresentamos a importância do registro dos indicadores técnicos no basquetebol,</w:t>
      </w:r>
      <w:r w:rsidR="00DE2C0E">
        <w:rPr>
          <w:rFonts w:ascii="Times New Roman" w:hAnsi="Times New Roman" w:cs="Times New Roman"/>
        </w:rPr>
        <w:t xml:space="preserve"> além de discutir</w:t>
      </w:r>
      <w:r w:rsidRPr="00D5163E">
        <w:rPr>
          <w:rFonts w:ascii="Times New Roman" w:hAnsi="Times New Roman" w:cs="Times New Roman"/>
        </w:rPr>
        <w:t xml:space="preserve"> quais indicadores a liga</w:t>
      </w:r>
      <w:r w:rsidR="00DE2C0E">
        <w:rPr>
          <w:rFonts w:ascii="Times New Roman" w:hAnsi="Times New Roman" w:cs="Times New Roman"/>
        </w:rPr>
        <w:t xml:space="preserve"> NBB</w:t>
      </w:r>
      <w:r w:rsidRPr="00D5163E">
        <w:rPr>
          <w:rFonts w:ascii="Times New Roman" w:hAnsi="Times New Roman" w:cs="Times New Roman"/>
        </w:rPr>
        <w:t xml:space="preserve"> disponibiliza e qual o critério de seleção dos indicadores para aplicação do estudo.</w:t>
      </w:r>
      <w:r w:rsidR="00DE2C0E">
        <w:rPr>
          <w:rFonts w:ascii="Times New Roman" w:hAnsi="Times New Roman" w:cs="Times New Roman"/>
        </w:rPr>
        <w:t xml:space="preserve"> Na</w:t>
      </w:r>
      <w:r w:rsidRPr="00D5163E">
        <w:rPr>
          <w:rFonts w:ascii="Times New Roman" w:hAnsi="Times New Roman" w:cs="Times New Roman"/>
        </w:rPr>
        <w:t xml:space="preserve"> Seção 3.2</w:t>
      </w:r>
      <w:r w:rsidR="00DE2C0E">
        <w:rPr>
          <w:rFonts w:ascii="Times New Roman" w:hAnsi="Times New Roman" w:cs="Times New Roman"/>
        </w:rPr>
        <w:t>,</w:t>
      </w:r>
      <w:r w:rsidRPr="00D5163E">
        <w:rPr>
          <w:rFonts w:ascii="Times New Roman" w:hAnsi="Times New Roman" w:cs="Times New Roman"/>
        </w:rPr>
        <w:t xml:space="preserve"> descrevemos as etapas de coleta de dados e estruturação dos dados retirados </w:t>
      </w:r>
      <w:r w:rsidR="00DE2C0E">
        <w:rPr>
          <w:rFonts w:ascii="Times New Roman" w:hAnsi="Times New Roman" w:cs="Times New Roman"/>
        </w:rPr>
        <w:t>da página</w:t>
      </w:r>
      <w:r w:rsidRPr="00D5163E">
        <w:rPr>
          <w:rFonts w:ascii="Times New Roman" w:hAnsi="Times New Roman" w:cs="Times New Roman"/>
        </w:rPr>
        <w:t xml:space="preserve"> do campeonato NBB. Na Seção 3.3, apresentamos a abordagem do MCDA (</w:t>
      </w:r>
      <w:proofErr w:type="spellStart"/>
      <w:r w:rsidRPr="00D5163E">
        <w:rPr>
          <w:rFonts w:ascii="Times New Roman" w:hAnsi="Times New Roman" w:cs="Times New Roman"/>
          <w:i/>
          <w:iCs/>
        </w:rPr>
        <w:t>Multi-Criteria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Decision</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Analysis</w:t>
      </w:r>
      <w:proofErr w:type="spellEnd"/>
      <w:r w:rsidRPr="00D5163E">
        <w:rPr>
          <w:rFonts w:ascii="Times New Roman" w:hAnsi="Times New Roman" w:cs="Times New Roman"/>
        </w:rPr>
        <w:t>)</w:t>
      </w:r>
      <w:r w:rsidR="00DE2C0E">
        <w:rPr>
          <w:rFonts w:ascii="Times New Roman" w:hAnsi="Times New Roman" w:cs="Times New Roman"/>
        </w:rPr>
        <w:t>, com destaque para o método utilizado no presente trabalho, que é uma adaptação</w:t>
      </w:r>
      <w:r w:rsidR="00DB0955">
        <w:rPr>
          <w:rFonts w:ascii="Times New Roman" w:hAnsi="Times New Roman" w:cs="Times New Roman"/>
        </w:rPr>
        <w:t xml:space="preserve"> </w:t>
      </w:r>
      <w:r w:rsidR="00DE2C0E">
        <w:rPr>
          <w:rFonts w:ascii="Times New Roman" w:hAnsi="Times New Roman" w:cs="Times New Roman"/>
        </w:rPr>
        <w:t>do</w:t>
      </w:r>
      <w:r w:rsidRPr="00D5163E">
        <w:rPr>
          <w:rFonts w:ascii="Times New Roman" w:hAnsi="Times New Roman" w:cs="Times New Roman"/>
        </w:rPr>
        <w:t xml:space="preserve"> método TOPSIS (</w:t>
      </w:r>
      <w:proofErr w:type="spellStart"/>
      <w:r w:rsidRPr="00D5163E">
        <w:rPr>
          <w:rFonts w:ascii="Times New Roman" w:hAnsi="Times New Roman" w:cs="Times New Roman"/>
          <w:i/>
          <w:iCs/>
        </w:rPr>
        <w:t>Technique</w:t>
      </w:r>
      <w:proofErr w:type="spellEnd"/>
      <w:r w:rsidRPr="00D5163E">
        <w:rPr>
          <w:rFonts w:ascii="Times New Roman" w:hAnsi="Times New Roman" w:cs="Times New Roman"/>
          <w:i/>
          <w:iCs/>
        </w:rPr>
        <w:t xml:space="preserve"> for </w:t>
      </w:r>
      <w:proofErr w:type="spellStart"/>
      <w:r w:rsidRPr="00D5163E">
        <w:rPr>
          <w:rFonts w:ascii="Times New Roman" w:hAnsi="Times New Roman" w:cs="Times New Roman"/>
          <w:i/>
          <w:iCs/>
        </w:rPr>
        <w:t>Order</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of</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Preference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by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Similarity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to</w:t>
      </w:r>
      <w:proofErr w:type="spellEnd"/>
      <w:r w:rsidRPr="00D5163E">
        <w:rPr>
          <w:rFonts w:ascii="Times New Roman" w:hAnsi="Times New Roman" w:cs="Times New Roman"/>
          <w:i/>
          <w:iCs/>
        </w:rPr>
        <w:t xml:space="preserve"> Ideal </w:t>
      </w:r>
      <w:proofErr w:type="spellStart"/>
      <w:r w:rsidRPr="00D5163E">
        <w:rPr>
          <w:rFonts w:ascii="Times New Roman" w:hAnsi="Times New Roman" w:cs="Times New Roman"/>
          <w:i/>
          <w:iCs/>
        </w:rPr>
        <w:t>Solution</w:t>
      </w:r>
      <w:proofErr w:type="spellEnd"/>
      <w:r w:rsidRPr="00D5163E">
        <w:rPr>
          <w:rFonts w:ascii="Times New Roman" w:hAnsi="Times New Roman" w:cs="Times New Roman"/>
        </w:rPr>
        <w:t>)</w:t>
      </w:r>
      <w:r w:rsidR="00DE2C0E">
        <w:rPr>
          <w:rFonts w:ascii="Times New Roman" w:hAnsi="Times New Roman" w:cs="Times New Roman"/>
        </w:rPr>
        <w:t xml:space="preserve"> levando em conta informações temporais. Tal método foi proposto em </w:t>
      </w:r>
      <w:r w:rsidR="00DE2C0E" w:rsidRPr="00D5163E">
        <w:rPr>
          <w:rFonts w:ascii="Times New Roman" w:hAnsi="Times New Roman" w:cs="Times New Roman"/>
        </w:rPr>
        <w:t xml:space="preserve">(CAMPELO </w:t>
      </w:r>
      <w:r w:rsidR="00DE2C0E" w:rsidRPr="00D5163E">
        <w:rPr>
          <w:rFonts w:ascii="Times New Roman" w:hAnsi="Times New Roman" w:cs="Times New Roman"/>
          <w:i/>
          <w:iCs/>
        </w:rPr>
        <w:t>et al</w:t>
      </w:r>
      <w:r w:rsidR="00DE2C0E" w:rsidRPr="00D5163E">
        <w:rPr>
          <w:rFonts w:ascii="Times New Roman" w:hAnsi="Times New Roman" w:cs="Times New Roman"/>
        </w:rPr>
        <w:t xml:space="preserve">. 2023) </w:t>
      </w:r>
      <w:r w:rsidR="00DE2C0E">
        <w:rPr>
          <w:rFonts w:ascii="Times New Roman" w:hAnsi="Times New Roman" w:cs="Times New Roman"/>
        </w:rPr>
        <w:t xml:space="preserve">e, no presente trabalho, é utilizado </w:t>
      </w:r>
      <w:r w:rsidRPr="00D5163E">
        <w:rPr>
          <w:rFonts w:ascii="Times New Roman" w:hAnsi="Times New Roman" w:cs="Times New Roman"/>
        </w:rPr>
        <w:t>para</w:t>
      </w:r>
      <w:r w:rsidR="00DE2C0E">
        <w:rPr>
          <w:rFonts w:ascii="Times New Roman" w:hAnsi="Times New Roman" w:cs="Times New Roman"/>
        </w:rPr>
        <w:t xml:space="preserve"> abordar o problema de</w:t>
      </w:r>
      <w:r w:rsidRPr="00D5163E">
        <w:rPr>
          <w:rFonts w:ascii="Times New Roman" w:hAnsi="Times New Roman" w:cs="Times New Roman"/>
        </w:rPr>
        <w:t xml:space="preserve"> ordenamento de quintetos</w:t>
      </w:r>
      <w:commentRangeStart w:id="31"/>
      <w:commentRangeEnd w:id="31"/>
      <w:r w:rsidR="00DE2C0E">
        <w:rPr>
          <w:rStyle w:val="Refdecomentrio"/>
        </w:rPr>
        <w:commentReference w:id="31"/>
      </w:r>
      <w:r w:rsidRPr="00D5163E">
        <w:rPr>
          <w:rFonts w:ascii="Times New Roman" w:hAnsi="Times New Roman" w:cs="Times New Roman"/>
        </w:rPr>
        <w:t>.</w:t>
      </w:r>
    </w:p>
    <w:p w14:paraId="6CD6E4BB" w14:textId="77777777" w:rsidR="00AB2674" w:rsidRPr="00D5163E" w:rsidRDefault="00AB2674" w:rsidP="00AB2674">
      <w:pPr>
        <w:pStyle w:val="Ttulo2"/>
        <w:rPr>
          <w:rFonts w:ascii="Times New Roman" w:hAnsi="Times New Roman" w:cs="Times New Roman"/>
        </w:rPr>
      </w:pPr>
      <w:bookmarkStart w:id="32" w:name="_Toc174427660"/>
      <w:r w:rsidRPr="00D5163E">
        <w:rPr>
          <w:rFonts w:ascii="Times New Roman" w:hAnsi="Times New Roman" w:cs="Times New Roman"/>
        </w:rPr>
        <w:t>Escolha dos Indicadores Técnicos</w:t>
      </w:r>
      <w:bookmarkEnd w:id="32"/>
    </w:p>
    <w:p w14:paraId="19854725" w14:textId="140BB29B" w:rsidR="007860FE" w:rsidRPr="00D5163E" w:rsidRDefault="007860FE" w:rsidP="007860FE">
      <w:pPr>
        <w:spacing w:before="240"/>
        <w:ind w:firstLine="1134"/>
        <w:rPr>
          <w:rFonts w:ascii="Times New Roman" w:hAnsi="Times New Roman" w:cs="Times New Roman"/>
        </w:rPr>
      </w:pPr>
      <w:commentRangeStart w:id="33"/>
      <w:commentRangeStart w:id="34"/>
      <w:r w:rsidRPr="00D5163E">
        <w:rPr>
          <w:rFonts w:ascii="Times New Roman" w:hAnsi="Times New Roman" w:cs="Times New Roman"/>
        </w:rPr>
        <w:t xml:space="preserve">A coleta de dados no Novo Basquete Brasil (NBB) é uma tarefa realizada por profissionais que recebem treinamento </w:t>
      </w:r>
      <w:r w:rsidR="00741000" w:rsidRPr="00D5163E">
        <w:rPr>
          <w:rFonts w:ascii="Times New Roman" w:hAnsi="Times New Roman" w:cs="Times New Roman"/>
        </w:rPr>
        <w:t xml:space="preserve">da </w:t>
      </w:r>
      <w:r w:rsidRPr="00D5163E">
        <w:rPr>
          <w:rFonts w:ascii="Times New Roman" w:hAnsi="Times New Roman" w:cs="Times New Roman"/>
        </w:rPr>
        <w:t xml:space="preserve">própria </w:t>
      </w:r>
      <w:r w:rsidR="00741000" w:rsidRPr="00D5163E">
        <w:rPr>
          <w:rFonts w:ascii="Times New Roman" w:hAnsi="Times New Roman" w:cs="Times New Roman"/>
        </w:rPr>
        <w:t>L</w:t>
      </w:r>
      <w:r w:rsidRPr="00D5163E">
        <w:rPr>
          <w:rFonts w:ascii="Times New Roman" w:hAnsi="Times New Roman" w:cs="Times New Roman"/>
        </w:rPr>
        <w:t>iga</w:t>
      </w:r>
      <w:r w:rsidR="00741000" w:rsidRPr="00D5163E">
        <w:rPr>
          <w:rFonts w:ascii="Times New Roman" w:hAnsi="Times New Roman" w:cs="Times New Roman"/>
        </w:rPr>
        <w:t xml:space="preserve"> Nacional de Basquete </w:t>
      </w:r>
      <w:r w:rsidR="00C10F9C" w:rsidRPr="00D5163E">
        <w:rPr>
          <w:rFonts w:ascii="Times New Roman" w:hAnsi="Times New Roman" w:cs="Times New Roman"/>
        </w:rPr>
        <w:t>(</w:t>
      </w:r>
      <w:r w:rsidR="00741000" w:rsidRPr="00D5163E">
        <w:rPr>
          <w:rFonts w:ascii="Times New Roman" w:hAnsi="Times New Roman" w:cs="Times New Roman"/>
        </w:rPr>
        <w:t>LNB</w:t>
      </w:r>
      <w:r w:rsidR="00C10F9C" w:rsidRPr="00D5163E">
        <w:rPr>
          <w:rFonts w:ascii="Times New Roman" w:hAnsi="Times New Roman" w:cs="Times New Roman"/>
        </w:rPr>
        <w:t>)</w:t>
      </w:r>
      <w:commentRangeEnd w:id="33"/>
      <w:r w:rsidR="00A05C7C">
        <w:rPr>
          <w:rStyle w:val="Refdecomentrio"/>
        </w:rPr>
        <w:commentReference w:id="33"/>
      </w:r>
      <w:commentRangeEnd w:id="34"/>
      <w:r w:rsidR="00DB0955">
        <w:rPr>
          <w:rStyle w:val="Refdecomentrio"/>
        </w:rPr>
        <w:commentReference w:id="34"/>
      </w:r>
      <w:r w:rsidRPr="00D5163E">
        <w:rPr>
          <w:rFonts w:ascii="Times New Roman" w:hAnsi="Times New Roman" w:cs="Times New Roman"/>
        </w:rPr>
        <w:t>. Este treinamento é essencial para assegurar a precisão e a confiabilidade dos dados coletados durante os jogos, pois</w:t>
      </w:r>
      <w:r w:rsidR="00A05C7C">
        <w:rPr>
          <w:rFonts w:ascii="Times New Roman" w:hAnsi="Times New Roman" w:cs="Times New Roman"/>
        </w:rPr>
        <w:t xml:space="preserve"> tais dados</w:t>
      </w:r>
      <w:r w:rsidRPr="00D5163E">
        <w:rPr>
          <w:rFonts w:ascii="Times New Roman" w:hAnsi="Times New Roman" w:cs="Times New Roman"/>
        </w:rPr>
        <w:t xml:space="preserve"> são registrados em tempo real.</w:t>
      </w:r>
      <w:r w:rsidR="00A05C7C">
        <w:rPr>
          <w:rFonts w:ascii="Times New Roman" w:hAnsi="Times New Roman" w:cs="Times New Roman"/>
        </w:rPr>
        <w:t xml:space="preserve"> Além disso, a</w:t>
      </w:r>
      <w:r w:rsidRPr="00D5163E">
        <w:rPr>
          <w:rFonts w:ascii="Times New Roman" w:hAnsi="Times New Roman" w:cs="Times New Roman"/>
        </w:rPr>
        <w:t xml:space="preserve"> profissionalização desses especialistas é fundamental para a integridade dos dados, permitindo que análises aprofundadas sejam realizadas pela</w:t>
      </w:r>
      <w:r w:rsidR="00741000" w:rsidRPr="00D5163E">
        <w:rPr>
          <w:rFonts w:ascii="Times New Roman" w:hAnsi="Times New Roman" w:cs="Times New Roman"/>
        </w:rPr>
        <w:t>s</w:t>
      </w:r>
      <w:r w:rsidRPr="00D5163E">
        <w:rPr>
          <w:rFonts w:ascii="Times New Roman" w:hAnsi="Times New Roman" w:cs="Times New Roman"/>
        </w:rPr>
        <w:t xml:space="preserve"> comiss</w:t>
      </w:r>
      <w:r w:rsidR="00741000" w:rsidRPr="00D5163E">
        <w:rPr>
          <w:rFonts w:ascii="Times New Roman" w:hAnsi="Times New Roman" w:cs="Times New Roman"/>
        </w:rPr>
        <w:t>ões</w:t>
      </w:r>
      <w:r w:rsidRPr="00D5163E">
        <w:rPr>
          <w:rFonts w:ascii="Times New Roman" w:hAnsi="Times New Roman" w:cs="Times New Roman"/>
        </w:rPr>
        <w:t xml:space="preserve"> técnica</w:t>
      </w:r>
      <w:r w:rsidR="00741000" w:rsidRPr="00D5163E">
        <w:rPr>
          <w:rFonts w:ascii="Times New Roman" w:hAnsi="Times New Roman" w:cs="Times New Roman"/>
        </w:rPr>
        <w:t>s</w:t>
      </w:r>
      <w:r w:rsidRPr="00D5163E">
        <w:rPr>
          <w:rFonts w:ascii="Times New Roman" w:hAnsi="Times New Roman" w:cs="Times New Roman"/>
        </w:rPr>
        <w:t>.</w:t>
      </w:r>
    </w:p>
    <w:p w14:paraId="29072677" w14:textId="178744BB" w:rsidR="007860FE"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 xml:space="preserve">No contexto </w:t>
      </w:r>
      <w:r w:rsidR="00067EB0" w:rsidRPr="00D5163E">
        <w:rPr>
          <w:rFonts w:ascii="Times New Roman" w:hAnsi="Times New Roman" w:cs="Times New Roman"/>
        </w:rPr>
        <w:t>d</w:t>
      </w:r>
      <w:r w:rsidR="00067EB0">
        <w:rPr>
          <w:rFonts w:ascii="Times New Roman" w:hAnsi="Times New Roman" w:cs="Times New Roman"/>
        </w:rPr>
        <w:t>a liga</w:t>
      </w:r>
      <w:r w:rsidR="00067EB0" w:rsidRPr="00D5163E">
        <w:rPr>
          <w:rFonts w:ascii="Times New Roman" w:hAnsi="Times New Roman" w:cs="Times New Roman"/>
        </w:rPr>
        <w:t xml:space="preserve"> </w:t>
      </w:r>
      <w:r w:rsidRPr="00D5163E">
        <w:rPr>
          <w:rFonts w:ascii="Times New Roman" w:hAnsi="Times New Roman" w:cs="Times New Roman"/>
        </w:rPr>
        <w:t xml:space="preserve">NBB, são registrados </w:t>
      </w:r>
      <w:r w:rsidR="008A2ED5" w:rsidRPr="00D5163E">
        <w:rPr>
          <w:rFonts w:ascii="Times New Roman" w:hAnsi="Times New Roman" w:cs="Times New Roman"/>
        </w:rPr>
        <w:t>1</w:t>
      </w:r>
      <w:r w:rsidR="00AD3CA5" w:rsidRPr="00D5163E">
        <w:rPr>
          <w:rFonts w:ascii="Times New Roman" w:hAnsi="Times New Roman" w:cs="Times New Roman"/>
        </w:rPr>
        <w:t>8</w:t>
      </w:r>
      <w:r w:rsidRPr="00D5163E">
        <w:rPr>
          <w:rFonts w:ascii="Times New Roman" w:hAnsi="Times New Roman" w:cs="Times New Roman"/>
        </w:rPr>
        <w:t xml:space="preserve"> indicadores técnicos relacionados ao desempenho no </w:t>
      </w:r>
      <w:r w:rsidR="00741000" w:rsidRPr="00D5163E">
        <w:rPr>
          <w:rFonts w:ascii="Times New Roman" w:hAnsi="Times New Roman" w:cs="Times New Roman"/>
        </w:rPr>
        <w:t xml:space="preserve">jogo de </w:t>
      </w:r>
      <w:r w:rsidRPr="00D5163E">
        <w:rPr>
          <w:rFonts w:ascii="Times New Roman" w:hAnsi="Times New Roman" w:cs="Times New Roman"/>
        </w:rPr>
        <w:t>basquetebol. Dentre esses, 1</w:t>
      </w:r>
      <w:r w:rsidR="009679FE" w:rsidRPr="00D5163E">
        <w:rPr>
          <w:rFonts w:ascii="Times New Roman" w:hAnsi="Times New Roman" w:cs="Times New Roman"/>
        </w:rPr>
        <w:t>2</w:t>
      </w:r>
      <w:r w:rsidRPr="00D5163E">
        <w:rPr>
          <w:rFonts w:ascii="Times New Roman" w:hAnsi="Times New Roman" w:cs="Times New Roman"/>
        </w:rPr>
        <w:t xml:space="preserve"> indicadores são dedicados às ações ofensivas, isto é, movimentos executados pela equipe com a posse de bola e que visam a pontuação contra a equipe adversária. Esses indicadores </w:t>
      </w:r>
      <w:r w:rsidR="00DB0955" w:rsidRPr="00D5163E">
        <w:rPr>
          <w:rFonts w:ascii="Times New Roman" w:hAnsi="Times New Roman" w:cs="Times New Roman"/>
        </w:rPr>
        <w:t>incluem como</w:t>
      </w:r>
      <w:r w:rsidRPr="00D5163E">
        <w:rPr>
          <w:rFonts w:ascii="Times New Roman" w:hAnsi="Times New Roman" w:cs="Times New Roman"/>
        </w:rPr>
        <w:t xml:space="preserve"> assistências, arremessos de dois pontos</w:t>
      </w:r>
      <w:r w:rsidR="00CA392A" w:rsidRPr="00D5163E">
        <w:rPr>
          <w:rFonts w:ascii="Times New Roman" w:hAnsi="Times New Roman" w:cs="Times New Roman"/>
        </w:rPr>
        <w:t xml:space="preserve"> (certo/tentado)</w:t>
      </w:r>
      <w:r w:rsidRPr="00D5163E">
        <w:rPr>
          <w:rFonts w:ascii="Times New Roman" w:hAnsi="Times New Roman" w:cs="Times New Roman"/>
        </w:rPr>
        <w:t xml:space="preserve">, arremessos de três pontos </w:t>
      </w:r>
      <w:r w:rsidR="00CA392A" w:rsidRPr="00D5163E">
        <w:rPr>
          <w:rFonts w:ascii="Times New Roman" w:hAnsi="Times New Roman" w:cs="Times New Roman"/>
        </w:rPr>
        <w:t>(certo/tentado),</w:t>
      </w:r>
      <w:r w:rsidRPr="00D5163E">
        <w:rPr>
          <w:rFonts w:ascii="Times New Roman" w:hAnsi="Times New Roman" w:cs="Times New Roman"/>
        </w:rPr>
        <w:t xml:space="preserve"> arremessos de lances livres</w:t>
      </w:r>
      <w:r w:rsidR="00CA392A" w:rsidRPr="00D5163E">
        <w:rPr>
          <w:rFonts w:ascii="Times New Roman" w:hAnsi="Times New Roman" w:cs="Times New Roman"/>
        </w:rPr>
        <w:t xml:space="preserve"> (certo/tentado)</w:t>
      </w:r>
      <w:r w:rsidRPr="00D5163E">
        <w:rPr>
          <w:rFonts w:ascii="Times New Roman" w:hAnsi="Times New Roman" w:cs="Times New Roman"/>
        </w:rPr>
        <w:t>,</w:t>
      </w:r>
      <w:r w:rsidR="00CA392A" w:rsidRPr="00D5163E">
        <w:rPr>
          <w:rFonts w:ascii="Times New Roman" w:hAnsi="Times New Roman" w:cs="Times New Roman"/>
        </w:rPr>
        <w:t xml:space="preserve"> </w:t>
      </w:r>
      <w:r w:rsidR="00160170" w:rsidRPr="00D5163E">
        <w:rPr>
          <w:rFonts w:ascii="Times New Roman" w:hAnsi="Times New Roman" w:cs="Times New Roman"/>
        </w:rPr>
        <w:t xml:space="preserve">total de pontos (certo/tentado), </w:t>
      </w:r>
      <w:r w:rsidRPr="00D5163E">
        <w:rPr>
          <w:rFonts w:ascii="Times New Roman" w:hAnsi="Times New Roman" w:cs="Times New Roman"/>
        </w:rPr>
        <w:t xml:space="preserve">rebote ofensivo, </w:t>
      </w:r>
      <w:r w:rsidR="005A26B8" w:rsidRPr="00D5163E">
        <w:rPr>
          <w:rFonts w:ascii="Times New Roman" w:hAnsi="Times New Roman" w:cs="Times New Roman"/>
          <w:i/>
          <w:iCs/>
        </w:rPr>
        <w:t>t</w:t>
      </w:r>
      <w:r w:rsidRPr="00D5163E">
        <w:rPr>
          <w:rFonts w:ascii="Times New Roman" w:hAnsi="Times New Roman" w:cs="Times New Roman"/>
          <w:i/>
          <w:iCs/>
        </w:rPr>
        <w:t>urnover</w:t>
      </w:r>
      <w:r w:rsidR="00160170" w:rsidRPr="00D5163E">
        <w:rPr>
          <w:rFonts w:ascii="Times New Roman" w:hAnsi="Times New Roman" w:cs="Times New Roman"/>
        </w:rPr>
        <w:t xml:space="preserve"> </w:t>
      </w:r>
      <w:r w:rsidR="00067EB0">
        <w:rPr>
          <w:rFonts w:ascii="Times New Roman" w:hAnsi="Times New Roman" w:cs="Times New Roman"/>
        </w:rPr>
        <w:t xml:space="preserve">(que corresponde a um erro que implica na perda da posse de bola), </w:t>
      </w:r>
      <w:r w:rsidR="00160170" w:rsidRPr="00D5163E">
        <w:rPr>
          <w:rFonts w:ascii="Times New Roman" w:hAnsi="Times New Roman" w:cs="Times New Roman"/>
        </w:rPr>
        <w:t>e posse de bola</w:t>
      </w:r>
      <w:r w:rsidR="00067EB0">
        <w:rPr>
          <w:rFonts w:ascii="Times New Roman" w:hAnsi="Times New Roman" w:cs="Times New Roman"/>
        </w:rPr>
        <w:t>. Tais indicadores</w:t>
      </w:r>
      <w:r w:rsidRPr="00D5163E">
        <w:rPr>
          <w:rFonts w:ascii="Times New Roman" w:hAnsi="Times New Roman" w:cs="Times New Roman"/>
        </w:rPr>
        <w:t xml:space="preserve"> são </w:t>
      </w:r>
      <w:r w:rsidR="00067EB0">
        <w:rPr>
          <w:rFonts w:ascii="Times New Roman" w:hAnsi="Times New Roman" w:cs="Times New Roman"/>
        </w:rPr>
        <w:t>importantes</w:t>
      </w:r>
      <w:r w:rsidR="00067EB0" w:rsidRPr="00D5163E">
        <w:rPr>
          <w:rFonts w:ascii="Times New Roman" w:hAnsi="Times New Roman" w:cs="Times New Roman"/>
        </w:rPr>
        <w:t xml:space="preserve"> </w:t>
      </w:r>
      <w:r w:rsidRPr="00D5163E">
        <w:rPr>
          <w:rFonts w:ascii="Times New Roman" w:hAnsi="Times New Roman" w:cs="Times New Roman"/>
        </w:rPr>
        <w:t>para entender o desempenho ofensivo das equipes.</w:t>
      </w:r>
    </w:p>
    <w:p w14:paraId="5ED435C9" w14:textId="63473E25" w:rsidR="002A253C"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lastRenderedPageBreak/>
        <w:t>Por outro lado, as ações defensivas, que são medidas</w:t>
      </w:r>
      <w:r w:rsidR="00067EB0">
        <w:rPr>
          <w:rFonts w:ascii="Times New Roman" w:hAnsi="Times New Roman" w:cs="Times New Roman"/>
        </w:rPr>
        <w:t xml:space="preserve"> executadas</w:t>
      </w:r>
      <w:r w:rsidRPr="00D5163E">
        <w:rPr>
          <w:rFonts w:ascii="Times New Roman" w:hAnsi="Times New Roman" w:cs="Times New Roman"/>
        </w:rPr>
        <w:t xml:space="preserve"> quando a equipe está sem a posse de bola e tem o objetivo de impedir a pontuação do adversário, são representadas </w:t>
      </w:r>
      <w:r w:rsidR="00067EB0">
        <w:rPr>
          <w:rFonts w:ascii="Times New Roman" w:hAnsi="Times New Roman" w:cs="Times New Roman"/>
        </w:rPr>
        <w:t>pelas seguintes ações:</w:t>
      </w:r>
      <w:r w:rsidR="00D37D6F" w:rsidRPr="00D5163E">
        <w:rPr>
          <w:rFonts w:ascii="Times New Roman" w:hAnsi="Times New Roman" w:cs="Times New Roman"/>
        </w:rPr>
        <w:t xml:space="preserve"> </w:t>
      </w:r>
      <w:r w:rsidR="009679FE" w:rsidRPr="00D5163E">
        <w:rPr>
          <w:rFonts w:ascii="Times New Roman" w:hAnsi="Times New Roman" w:cs="Times New Roman"/>
        </w:rPr>
        <w:t>r</w:t>
      </w:r>
      <w:r w:rsidR="00D37D6F" w:rsidRPr="00D5163E">
        <w:rPr>
          <w:rFonts w:ascii="Times New Roman" w:hAnsi="Times New Roman" w:cs="Times New Roman"/>
        </w:rPr>
        <w:t xml:space="preserve">ebotes </w:t>
      </w:r>
      <w:r w:rsidR="009679FE" w:rsidRPr="00D5163E">
        <w:rPr>
          <w:rFonts w:ascii="Times New Roman" w:hAnsi="Times New Roman" w:cs="Times New Roman"/>
        </w:rPr>
        <w:t>d</w:t>
      </w:r>
      <w:r w:rsidR="00D37D6F" w:rsidRPr="00D5163E">
        <w:rPr>
          <w:rFonts w:ascii="Times New Roman" w:hAnsi="Times New Roman" w:cs="Times New Roman"/>
        </w:rPr>
        <w:t xml:space="preserve">efensivos, </w:t>
      </w:r>
      <w:r w:rsidR="009679FE" w:rsidRPr="00D5163E">
        <w:rPr>
          <w:rFonts w:ascii="Times New Roman" w:hAnsi="Times New Roman" w:cs="Times New Roman"/>
        </w:rPr>
        <w:t>r</w:t>
      </w:r>
      <w:r w:rsidR="00D37D6F" w:rsidRPr="00D5163E">
        <w:rPr>
          <w:rFonts w:ascii="Times New Roman" w:hAnsi="Times New Roman" w:cs="Times New Roman"/>
        </w:rPr>
        <w:t xml:space="preserve">oubos de </w:t>
      </w:r>
      <w:r w:rsidR="009679FE" w:rsidRPr="00D5163E">
        <w:rPr>
          <w:rFonts w:ascii="Times New Roman" w:hAnsi="Times New Roman" w:cs="Times New Roman"/>
        </w:rPr>
        <w:t>b</w:t>
      </w:r>
      <w:r w:rsidR="00D37D6F" w:rsidRPr="00D5163E">
        <w:rPr>
          <w:rFonts w:ascii="Times New Roman" w:hAnsi="Times New Roman" w:cs="Times New Roman"/>
        </w:rPr>
        <w:t>olas</w:t>
      </w:r>
      <w:r w:rsidR="009679FE" w:rsidRPr="00D5163E">
        <w:rPr>
          <w:rFonts w:ascii="Times New Roman" w:hAnsi="Times New Roman" w:cs="Times New Roman"/>
        </w:rPr>
        <w:t>,</w:t>
      </w:r>
      <w:r w:rsidR="00D37D6F" w:rsidRPr="00D5163E">
        <w:rPr>
          <w:rFonts w:ascii="Times New Roman" w:hAnsi="Times New Roman" w:cs="Times New Roman"/>
        </w:rPr>
        <w:t xml:space="preserve"> </w:t>
      </w:r>
      <w:r w:rsidR="009679FE" w:rsidRPr="00D5163E">
        <w:rPr>
          <w:rFonts w:ascii="Times New Roman" w:hAnsi="Times New Roman" w:cs="Times New Roman"/>
        </w:rPr>
        <w:t>t</w:t>
      </w:r>
      <w:r w:rsidR="00D37D6F" w:rsidRPr="00D5163E">
        <w:rPr>
          <w:rFonts w:ascii="Times New Roman" w:hAnsi="Times New Roman" w:cs="Times New Roman"/>
        </w:rPr>
        <w:t>ocos</w:t>
      </w:r>
      <w:r w:rsidR="009679FE" w:rsidRPr="00D5163E">
        <w:rPr>
          <w:rFonts w:ascii="Times New Roman" w:hAnsi="Times New Roman" w:cs="Times New Roman"/>
        </w:rPr>
        <w:t xml:space="preserve"> e faltas</w:t>
      </w:r>
      <w:r w:rsidR="00D37D6F" w:rsidRPr="00D5163E">
        <w:rPr>
          <w:rFonts w:ascii="Times New Roman" w:hAnsi="Times New Roman" w:cs="Times New Roman"/>
        </w:rPr>
        <w:t>.</w:t>
      </w:r>
      <w:r w:rsidR="002611C9" w:rsidRPr="00D5163E">
        <w:rPr>
          <w:rFonts w:ascii="Times New Roman" w:hAnsi="Times New Roman" w:cs="Times New Roman"/>
        </w:rPr>
        <w:t xml:space="preserve"> </w:t>
      </w:r>
      <w:r w:rsidRPr="00D5163E">
        <w:rPr>
          <w:rFonts w:ascii="Times New Roman" w:hAnsi="Times New Roman" w:cs="Times New Roman"/>
        </w:rPr>
        <w:t xml:space="preserve">Esse desbalanceamento entre os indicadores ofensivos e defensivos evidencia uma tendência </w:t>
      </w:r>
      <w:r w:rsidR="00067EB0">
        <w:rPr>
          <w:rFonts w:ascii="Times New Roman" w:hAnsi="Times New Roman" w:cs="Times New Roman"/>
        </w:rPr>
        <w:t>de construção de indicadores</w:t>
      </w:r>
      <w:r w:rsidRPr="00D5163E">
        <w:rPr>
          <w:rFonts w:ascii="Times New Roman" w:hAnsi="Times New Roman" w:cs="Times New Roman"/>
        </w:rPr>
        <w:t xml:space="preserve"> que</w:t>
      </w:r>
      <w:r w:rsidR="00067EB0">
        <w:rPr>
          <w:rFonts w:ascii="Times New Roman" w:hAnsi="Times New Roman" w:cs="Times New Roman"/>
        </w:rPr>
        <w:t xml:space="preserve"> podem</w:t>
      </w:r>
      <w:r w:rsidRPr="00D5163E">
        <w:rPr>
          <w:rFonts w:ascii="Times New Roman" w:hAnsi="Times New Roman" w:cs="Times New Roman"/>
        </w:rPr>
        <w:t xml:space="preserve"> favorece</w:t>
      </w:r>
      <w:r w:rsidR="00067EB0">
        <w:rPr>
          <w:rFonts w:ascii="Times New Roman" w:hAnsi="Times New Roman" w:cs="Times New Roman"/>
        </w:rPr>
        <w:t>r, em termos de análise,</w:t>
      </w:r>
      <w:r w:rsidRPr="00D5163E">
        <w:rPr>
          <w:rFonts w:ascii="Times New Roman" w:hAnsi="Times New Roman" w:cs="Times New Roman"/>
        </w:rPr>
        <w:t xml:space="preserve"> equipes com um perfil mais ofensivo.</w:t>
      </w:r>
      <w:r w:rsidR="002A253C" w:rsidRPr="00D5163E">
        <w:rPr>
          <w:rFonts w:ascii="Times New Roman" w:hAnsi="Times New Roman" w:cs="Times New Roman"/>
        </w:rPr>
        <w:t xml:space="preserve"> Outros dois indicadores importantes, mas que não são classificados </w:t>
      </w:r>
      <w:r w:rsidR="00067EB0">
        <w:rPr>
          <w:rFonts w:ascii="Times New Roman" w:hAnsi="Times New Roman" w:cs="Times New Roman"/>
        </w:rPr>
        <w:t>nem como</w:t>
      </w:r>
      <w:r w:rsidR="00067EB0" w:rsidRPr="00D5163E">
        <w:rPr>
          <w:rFonts w:ascii="Times New Roman" w:hAnsi="Times New Roman" w:cs="Times New Roman"/>
        </w:rPr>
        <w:t xml:space="preserve"> </w:t>
      </w:r>
      <w:r w:rsidR="002A253C" w:rsidRPr="00D5163E">
        <w:rPr>
          <w:rFonts w:ascii="Times New Roman" w:hAnsi="Times New Roman" w:cs="Times New Roman"/>
        </w:rPr>
        <w:t xml:space="preserve">ofensivos </w:t>
      </w:r>
      <w:r w:rsidR="00067EB0">
        <w:rPr>
          <w:rFonts w:ascii="Times New Roman" w:hAnsi="Times New Roman" w:cs="Times New Roman"/>
        </w:rPr>
        <w:t>nem como</w:t>
      </w:r>
      <w:r w:rsidR="00067EB0" w:rsidRPr="00D5163E">
        <w:rPr>
          <w:rFonts w:ascii="Times New Roman" w:hAnsi="Times New Roman" w:cs="Times New Roman"/>
        </w:rPr>
        <w:t xml:space="preserve"> </w:t>
      </w:r>
      <w:r w:rsidR="002A253C" w:rsidRPr="00D5163E">
        <w:rPr>
          <w:rFonts w:ascii="Times New Roman" w:hAnsi="Times New Roman" w:cs="Times New Roman"/>
        </w:rPr>
        <w:t>defensivos, são os minutos em quadra e a diferença de pontuação (Positiva/Negativa).</w:t>
      </w:r>
    </w:p>
    <w:p w14:paraId="5ACE6DBA" w14:textId="1EED1FC2" w:rsidR="007860FE" w:rsidRPr="00D5163E" w:rsidRDefault="007860FE" w:rsidP="007860FE">
      <w:pPr>
        <w:spacing w:before="240"/>
        <w:ind w:firstLine="1134"/>
        <w:rPr>
          <w:rFonts w:ascii="Times New Roman" w:hAnsi="Times New Roman" w:cs="Times New Roman"/>
        </w:rPr>
      </w:pPr>
      <w:r w:rsidRPr="00D5163E">
        <w:rPr>
          <w:rFonts w:ascii="Times New Roman" w:hAnsi="Times New Roman" w:cs="Times New Roman"/>
        </w:rPr>
        <w:t xml:space="preserve">Além dos aspectos técnicos, há também elementos difíceis de serem mensurados e que contribuem para </w:t>
      </w:r>
      <w:r w:rsidR="007815AC">
        <w:rPr>
          <w:rFonts w:ascii="Times New Roman" w:hAnsi="Times New Roman" w:cs="Times New Roman"/>
        </w:rPr>
        <w:t>o desempenho</w:t>
      </w:r>
      <w:r w:rsidR="007815AC" w:rsidRPr="00D5163E">
        <w:rPr>
          <w:rFonts w:ascii="Times New Roman" w:hAnsi="Times New Roman" w:cs="Times New Roman"/>
        </w:rPr>
        <w:t xml:space="preserve"> </w:t>
      </w:r>
      <w:r w:rsidRPr="00D5163E">
        <w:rPr>
          <w:rFonts w:ascii="Times New Roman" w:hAnsi="Times New Roman" w:cs="Times New Roman"/>
        </w:rPr>
        <w:t xml:space="preserve">de uma equipe, como o entrosamento e o companheirismo entre os jogadores. Essas qualidades, embora desafiadoras de serem quantificadas, são essenciais para a construção de um bom ambiente de equipe e </w:t>
      </w:r>
      <w:r w:rsidR="00741000" w:rsidRPr="00D5163E">
        <w:rPr>
          <w:rFonts w:ascii="Times New Roman" w:hAnsi="Times New Roman" w:cs="Times New Roman"/>
        </w:rPr>
        <w:t xml:space="preserve">para </w:t>
      </w:r>
      <w:r w:rsidRPr="00D5163E">
        <w:rPr>
          <w:rFonts w:ascii="Times New Roman" w:hAnsi="Times New Roman" w:cs="Times New Roman"/>
        </w:rPr>
        <w:t>alcançar resultados positivos em jogos.</w:t>
      </w:r>
      <w:r w:rsidR="007815AC">
        <w:rPr>
          <w:rFonts w:ascii="Times New Roman" w:hAnsi="Times New Roman" w:cs="Times New Roman"/>
        </w:rPr>
        <w:t xml:space="preserve"> Em outras palavras, os indicadores técnicos, apesar de serem ferramentas úteis para entendimento do jogo, não necessariamente conseguem captar todos os aspectos importantes relacionados ao desempenho dos atletas e das equipes.</w:t>
      </w:r>
      <w:r w:rsidRPr="00D5163E">
        <w:rPr>
          <w:rFonts w:ascii="Times New Roman" w:hAnsi="Times New Roman" w:cs="Times New Roman"/>
        </w:rPr>
        <w:t xml:space="preserve"> </w:t>
      </w:r>
    </w:p>
    <w:p w14:paraId="0C517C25" w14:textId="384D2FB2" w:rsidR="007860FE" w:rsidRPr="00D5163E" w:rsidRDefault="00500121" w:rsidP="00434D40">
      <w:pPr>
        <w:spacing w:before="240"/>
        <w:ind w:firstLine="1134"/>
        <w:rPr>
          <w:rFonts w:ascii="Times New Roman" w:hAnsi="Times New Roman" w:cs="Times New Roman"/>
        </w:rPr>
      </w:pPr>
      <w:r w:rsidRPr="00D5163E">
        <w:rPr>
          <w:rFonts w:ascii="Times New Roman" w:hAnsi="Times New Roman" w:cs="Times New Roman"/>
        </w:rPr>
        <w:t>No</w:t>
      </w:r>
      <w:r w:rsidR="007860FE" w:rsidRPr="00D5163E">
        <w:rPr>
          <w:rFonts w:ascii="Times New Roman" w:hAnsi="Times New Roman" w:cs="Times New Roman"/>
        </w:rPr>
        <w:t xml:space="preserve"> presente estudo</w:t>
      </w:r>
      <w:r w:rsidR="007815AC">
        <w:rPr>
          <w:rFonts w:ascii="Times New Roman" w:hAnsi="Times New Roman" w:cs="Times New Roman"/>
        </w:rPr>
        <w:t>,</w:t>
      </w:r>
      <w:r w:rsidR="007860FE" w:rsidRPr="00D5163E">
        <w:rPr>
          <w:rFonts w:ascii="Times New Roman" w:hAnsi="Times New Roman" w:cs="Times New Roman"/>
        </w:rPr>
        <w:t xml:space="preserve"> </w:t>
      </w:r>
      <w:r w:rsidR="007815AC" w:rsidRPr="00D5163E">
        <w:rPr>
          <w:rFonts w:ascii="Times New Roman" w:hAnsi="Times New Roman" w:cs="Times New Roman"/>
        </w:rPr>
        <w:t>fo</w:t>
      </w:r>
      <w:r w:rsidR="007815AC">
        <w:rPr>
          <w:rFonts w:ascii="Times New Roman" w:hAnsi="Times New Roman" w:cs="Times New Roman"/>
        </w:rPr>
        <w:t>ram</w:t>
      </w:r>
      <w:r w:rsidR="007815AC" w:rsidRPr="00D5163E">
        <w:rPr>
          <w:rFonts w:ascii="Times New Roman" w:hAnsi="Times New Roman" w:cs="Times New Roman"/>
        </w:rPr>
        <w:t xml:space="preserve"> </w:t>
      </w:r>
      <w:r w:rsidR="007860FE" w:rsidRPr="00D5163E">
        <w:rPr>
          <w:rFonts w:ascii="Times New Roman" w:hAnsi="Times New Roman" w:cs="Times New Roman"/>
        </w:rPr>
        <w:t>utilizado</w:t>
      </w:r>
      <w:r w:rsidR="007815AC">
        <w:rPr>
          <w:rFonts w:ascii="Times New Roman" w:hAnsi="Times New Roman" w:cs="Times New Roman"/>
        </w:rPr>
        <w:t>s</w:t>
      </w:r>
      <w:r w:rsidR="007860FE" w:rsidRPr="00D5163E">
        <w:rPr>
          <w:rFonts w:ascii="Times New Roman" w:hAnsi="Times New Roman" w:cs="Times New Roman"/>
        </w:rPr>
        <w:t xml:space="preserve"> dez indicadores técnicos</w:t>
      </w:r>
      <w:r w:rsidR="007815AC">
        <w:rPr>
          <w:rFonts w:ascii="Times New Roman" w:hAnsi="Times New Roman" w:cs="Times New Roman"/>
        </w:rPr>
        <w:t xml:space="preserve">. Tal escolha se motiva por análises </w:t>
      </w:r>
      <w:r w:rsidR="007860FE" w:rsidRPr="00D5163E">
        <w:rPr>
          <w:rFonts w:ascii="Times New Roman" w:hAnsi="Times New Roman" w:cs="Times New Roman"/>
        </w:rPr>
        <w:t>na literatura</w:t>
      </w:r>
      <w:r w:rsidR="007815AC">
        <w:rPr>
          <w:rFonts w:ascii="Times New Roman" w:hAnsi="Times New Roman" w:cs="Times New Roman"/>
        </w:rPr>
        <w:t xml:space="preserve"> que colocam os indicadores escolhidos</w:t>
      </w:r>
      <w:r w:rsidR="007860FE" w:rsidRPr="00D5163E">
        <w:rPr>
          <w:rFonts w:ascii="Times New Roman" w:hAnsi="Times New Roman" w:cs="Times New Roman"/>
        </w:rPr>
        <w:t xml:space="preserve"> como discriminantes para vitória ou derrota das equipes nas competições (GÓMEZ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2008; GARCIA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2014; IBÁÑEZ S. J., </w:t>
      </w:r>
      <w:r w:rsidR="007860FE" w:rsidRPr="00D5163E">
        <w:rPr>
          <w:rFonts w:ascii="Times New Roman" w:hAnsi="Times New Roman" w:cs="Times New Roman"/>
          <w:i/>
          <w:iCs/>
        </w:rPr>
        <w:t>et al</w:t>
      </w:r>
      <w:r w:rsidR="007860FE" w:rsidRPr="00D5163E">
        <w:rPr>
          <w:rFonts w:ascii="Times New Roman" w:hAnsi="Times New Roman" w:cs="Times New Roman"/>
        </w:rPr>
        <w:t xml:space="preserve">. 2008). </w:t>
      </w:r>
      <w:r w:rsidR="007815AC">
        <w:rPr>
          <w:rFonts w:ascii="Times New Roman" w:hAnsi="Times New Roman" w:cs="Times New Roman"/>
        </w:rPr>
        <w:t>Na sequência,</w:t>
      </w:r>
      <w:r w:rsidR="007815AC" w:rsidRPr="00D5163E">
        <w:rPr>
          <w:rFonts w:ascii="Times New Roman" w:hAnsi="Times New Roman" w:cs="Times New Roman"/>
        </w:rPr>
        <w:t xml:space="preserve"> </w:t>
      </w:r>
      <w:r w:rsidR="007860FE" w:rsidRPr="00D5163E">
        <w:rPr>
          <w:rFonts w:ascii="Times New Roman" w:hAnsi="Times New Roman" w:cs="Times New Roman"/>
        </w:rPr>
        <w:t>apresentamos os indicadores técnicos utilizados</w:t>
      </w:r>
      <w:r w:rsidR="00D92D00" w:rsidRPr="00D5163E">
        <w:rPr>
          <w:rFonts w:ascii="Times New Roman" w:hAnsi="Times New Roman" w:cs="Times New Roman"/>
        </w:rPr>
        <w:t>,</w:t>
      </w:r>
      <w:r w:rsidR="007815AC">
        <w:rPr>
          <w:rFonts w:ascii="Times New Roman" w:hAnsi="Times New Roman" w:cs="Times New Roman"/>
        </w:rPr>
        <w:t xml:space="preserve"> além de discutir a importância de cada indicador no </w:t>
      </w:r>
      <w:r w:rsidR="007815AC" w:rsidRPr="00D5163E">
        <w:rPr>
          <w:rFonts w:ascii="Times New Roman" w:hAnsi="Times New Roman" w:cs="Times New Roman"/>
        </w:rPr>
        <w:t>jogo de basquetebol</w:t>
      </w:r>
      <w:r w:rsidR="007815AC">
        <w:rPr>
          <w:rFonts w:ascii="Times New Roman" w:hAnsi="Times New Roman" w:cs="Times New Roman"/>
        </w:rPr>
        <w:t>. Mais adiante, veremos que tais indicadores correspondem aos critérios utilizados na metodologia de avaliação baseada em MCDA</w:t>
      </w:r>
      <w:r w:rsidR="0076085E" w:rsidRPr="00D5163E">
        <w:rPr>
          <w:rFonts w:ascii="Times New Roman" w:hAnsi="Times New Roman" w:cs="Times New Roman"/>
        </w:rPr>
        <w:t>.</w:t>
      </w:r>
    </w:p>
    <w:p w14:paraId="7E8AEB0A" w14:textId="6D999198"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t>Diferença de Pontuação (Positiva/Negativa) por minuto</w:t>
      </w:r>
      <w:r w:rsidR="003362B9">
        <w:rPr>
          <w:rFonts w:ascii="Times New Roman" w:hAnsi="Times New Roman" w:cs="Times New Roman"/>
        </w:rPr>
        <w:t>.</w:t>
      </w:r>
      <w:r w:rsidR="00493444">
        <w:rPr>
          <w:rFonts w:ascii="Times New Roman" w:hAnsi="Times New Roman" w:cs="Times New Roman"/>
        </w:rPr>
        <w:t xml:space="preserve"> </w:t>
      </w:r>
      <w:r w:rsidR="003362B9">
        <w:rPr>
          <w:rFonts w:ascii="Times New Roman" w:hAnsi="Times New Roman" w:cs="Times New Roman"/>
        </w:rPr>
        <w:t>A</w:t>
      </w:r>
      <w:r w:rsidR="003362B9" w:rsidRPr="00D5163E">
        <w:rPr>
          <w:rFonts w:ascii="Times New Roman" w:hAnsi="Times New Roman" w:cs="Times New Roman"/>
        </w:rPr>
        <w:t xml:space="preserve"> </w:t>
      </w:r>
      <w:r w:rsidRPr="00D5163E">
        <w:rPr>
          <w:rFonts w:ascii="Times New Roman" w:hAnsi="Times New Roman" w:cs="Times New Roman"/>
        </w:rPr>
        <w:t xml:space="preserve">diferença de pontuação é calculada subtraindo os pontos marcados pela equipe adversária dos pontos marcados pela equipe em uma partida quando o jogador está em quadra. A diferença positiva </w:t>
      </w:r>
      <w:proofErr w:type="spellStart"/>
      <w:r w:rsidR="0076085E" w:rsidRPr="00D5163E">
        <w:rPr>
          <w:rFonts w:ascii="Times New Roman" w:hAnsi="Times New Roman" w:cs="Times New Roman"/>
        </w:rPr>
        <w:t>é</w:t>
      </w:r>
      <w:proofErr w:type="spellEnd"/>
      <w:r w:rsidR="0076085E" w:rsidRPr="00D5163E">
        <w:rPr>
          <w:rFonts w:ascii="Times New Roman" w:hAnsi="Times New Roman" w:cs="Times New Roman"/>
        </w:rPr>
        <w:t xml:space="preserve"> </w:t>
      </w:r>
      <w:r w:rsidR="003362B9">
        <w:rPr>
          <w:rFonts w:ascii="Times New Roman" w:hAnsi="Times New Roman" w:cs="Times New Roman"/>
        </w:rPr>
        <w:t>pode ser entendida como um</w:t>
      </w:r>
      <w:r w:rsidR="003362B9" w:rsidRPr="00D5163E">
        <w:rPr>
          <w:rFonts w:ascii="Times New Roman" w:hAnsi="Times New Roman" w:cs="Times New Roman"/>
        </w:rPr>
        <w:t xml:space="preserve"> </w:t>
      </w:r>
      <w:r w:rsidR="0076085E" w:rsidRPr="00D5163E">
        <w:rPr>
          <w:rFonts w:ascii="Times New Roman" w:hAnsi="Times New Roman" w:cs="Times New Roman"/>
        </w:rPr>
        <w:t xml:space="preserve">critério de maximização, pois </w:t>
      </w:r>
      <w:r w:rsidRPr="00D5163E">
        <w:rPr>
          <w:rFonts w:ascii="Times New Roman" w:hAnsi="Times New Roman" w:cs="Times New Roman"/>
        </w:rPr>
        <w:t>significa que a equipe está à frente, enquanto uma diferença negativa indica que</w:t>
      </w:r>
      <w:r w:rsidR="003362B9">
        <w:rPr>
          <w:rFonts w:ascii="Times New Roman" w:hAnsi="Times New Roman" w:cs="Times New Roman"/>
        </w:rPr>
        <w:t xml:space="preserve"> a equipe</w:t>
      </w:r>
      <w:r w:rsidRPr="00D5163E">
        <w:rPr>
          <w:rFonts w:ascii="Times New Roman" w:hAnsi="Times New Roman" w:cs="Times New Roman"/>
        </w:rPr>
        <w:t xml:space="preserve"> está atrás</w:t>
      </w:r>
      <w:r w:rsidR="003362B9">
        <w:rPr>
          <w:rFonts w:ascii="Times New Roman" w:hAnsi="Times New Roman" w:cs="Times New Roman"/>
        </w:rPr>
        <w:t xml:space="preserve"> no placar</w:t>
      </w:r>
      <w:r w:rsidRPr="00D5163E">
        <w:rPr>
          <w:rFonts w:ascii="Times New Roman" w:hAnsi="Times New Roman" w:cs="Times New Roman"/>
        </w:rPr>
        <w:t>.</w:t>
      </w:r>
    </w:p>
    <w:p w14:paraId="55CB4A44" w14:textId="0E54292E"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t>Posses de Bola por minuto</w:t>
      </w:r>
      <w:r w:rsidR="003362B9">
        <w:rPr>
          <w:rFonts w:ascii="Times New Roman" w:hAnsi="Times New Roman" w:cs="Times New Roman"/>
        </w:rPr>
        <w:t>.</w:t>
      </w:r>
      <w:r w:rsidR="003362B9" w:rsidRPr="00D5163E">
        <w:rPr>
          <w:rFonts w:ascii="Times New Roman" w:hAnsi="Times New Roman" w:cs="Times New Roman"/>
        </w:rPr>
        <w:t xml:space="preserve"> </w:t>
      </w:r>
      <w:r w:rsidRPr="00D5163E">
        <w:rPr>
          <w:rFonts w:ascii="Times New Roman" w:hAnsi="Times New Roman" w:cs="Times New Roman"/>
        </w:rPr>
        <w:t xml:space="preserve">As posses de bola representam o número de vezes que uma equipe tem a posse da bola durante a partida. </w:t>
      </w:r>
      <w:r w:rsidR="003362B9">
        <w:rPr>
          <w:rFonts w:ascii="Times New Roman" w:hAnsi="Times New Roman" w:cs="Times New Roman"/>
        </w:rPr>
        <w:t>Trata-se de um c</w:t>
      </w:r>
      <w:r w:rsidR="003362B9" w:rsidRPr="00D5163E">
        <w:rPr>
          <w:rFonts w:ascii="Times New Roman" w:hAnsi="Times New Roman" w:cs="Times New Roman"/>
        </w:rPr>
        <w:t xml:space="preserve">ritério </w:t>
      </w:r>
      <w:r w:rsidR="00CA3028" w:rsidRPr="00D5163E">
        <w:rPr>
          <w:rFonts w:ascii="Times New Roman" w:hAnsi="Times New Roman" w:cs="Times New Roman"/>
        </w:rPr>
        <w:t xml:space="preserve">de maximização, </w:t>
      </w:r>
      <w:r w:rsidR="00493444" w:rsidRPr="00D5163E">
        <w:rPr>
          <w:rFonts w:ascii="Times New Roman" w:hAnsi="Times New Roman" w:cs="Times New Roman"/>
        </w:rPr>
        <w:t xml:space="preserve">por </w:t>
      </w:r>
      <w:r w:rsidR="00493444">
        <w:rPr>
          <w:rFonts w:ascii="Times New Roman" w:hAnsi="Times New Roman" w:cs="Times New Roman"/>
        </w:rPr>
        <w:t>ser</w:t>
      </w:r>
      <w:r w:rsidR="003362B9">
        <w:rPr>
          <w:rFonts w:ascii="Times New Roman" w:hAnsi="Times New Roman" w:cs="Times New Roman"/>
        </w:rPr>
        <w:t xml:space="preserve"> uma medida de</w:t>
      </w:r>
      <w:r w:rsidR="003362B9" w:rsidRPr="00D5163E">
        <w:rPr>
          <w:rFonts w:ascii="Times New Roman" w:hAnsi="Times New Roman" w:cs="Times New Roman"/>
        </w:rPr>
        <w:t xml:space="preserve"> </w:t>
      </w:r>
      <w:r w:rsidRPr="00D5163E">
        <w:rPr>
          <w:rFonts w:ascii="Times New Roman" w:hAnsi="Times New Roman" w:cs="Times New Roman"/>
        </w:rPr>
        <w:t>todas as tentativas de ataque</w:t>
      </w:r>
      <w:r w:rsidR="003362B9">
        <w:rPr>
          <w:rFonts w:ascii="Times New Roman" w:hAnsi="Times New Roman" w:cs="Times New Roman"/>
        </w:rPr>
        <w:t xml:space="preserve"> da equipe</w:t>
      </w:r>
      <w:r w:rsidRPr="00D5163E">
        <w:rPr>
          <w:rFonts w:ascii="Times New Roman" w:hAnsi="Times New Roman" w:cs="Times New Roman"/>
        </w:rPr>
        <w:t>, independentemente do resultado (pontos marcados ou não).</w:t>
      </w:r>
    </w:p>
    <w:p w14:paraId="052A4E75" w14:textId="47811111"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lastRenderedPageBreak/>
        <w:t>Assistências por minuto</w:t>
      </w:r>
      <w:r w:rsidR="003362B9">
        <w:rPr>
          <w:rFonts w:ascii="Times New Roman" w:hAnsi="Times New Roman" w:cs="Times New Roman"/>
        </w:rPr>
        <w:t>.</w:t>
      </w:r>
      <w:r w:rsidR="003362B9" w:rsidRPr="00D5163E">
        <w:rPr>
          <w:rFonts w:ascii="Times New Roman" w:hAnsi="Times New Roman" w:cs="Times New Roman"/>
        </w:rPr>
        <w:t xml:space="preserve"> </w:t>
      </w:r>
      <w:r w:rsidRPr="00D5163E">
        <w:rPr>
          <w:rFonts w:ascii="Times New Roman" w:hAnsi="Times New Roman" w:cs="Times New Roman"/>
        </w:rPr>
        <w:t>As assistências são passes feitos por um jogador que resultam em cestas de seus companheiros de equipe.</w:t>
      </w:r>
      <w:r w:rsidR="003362B9">
        <w:rPr>
          <w:rFonts w:ascii="Times New Roman" w:hAnsi="Times New Roman" w:cs="Times New Roman"/>
        </w:rPr>
        <w:t xml:space="preserve"> O número de assistências é </w:t>
      </w:r>
      <w:r w:rsidR="00493444">
        <w:rPr>
          <w:rFonts w:ascii="Times New Roman" w:hAnsi="Times New Roman" w:cs="Times New Roman"/>
        </w:rPr>
        <w:t xml:space="preserve">um </w:t>
      </w:r>
      <w:r w:rsidR="00493444" w:rsidRPr="00D5163E">
        <w:rPr>
          <w:rFonts w:ascii="Times New Roman" w:hAnsi="Times New Roman" w:cs="Times New Roman"/>
        </w:rPr>
        <w:t>critério</w:t>
      </w:r>
      <w:r w:rsidR="003362B9" w:rsidRPr="00D5163E">
        <w:rPr>
          <w:rFonts w:ascii="Times New Roman" w:hAnsi="Times New Roman" w:cs="Times New Roman"/>
        </w:rPr>
        <w:t xml:space="preserve"> </w:t>
      </w:r>
      <w:r w:rsidR="00E209AC" w:rsidRPr="00D5163E">
        <w:rPr>
          <w:rFonts w:ascii="Times New Roman" w:hAnsi="Times New Roman" w:cs="Times New Roman"/>
        </w:rPr>
        <w:t>de maximização,</w:t>
      </w:r>
      <w:r w:rsidR="003362B9">
        <w:rPr>
          <w:rFonts w:ascii="Times New Roman" w:hAnsi="Times New Roman" w:cs="Times New Roman"/>
        </w:rPr>
        <w:t xml:space="preserve"> pois representa</w:t>
      </w:r>
      <w:r w:rsidR="00E209AC" w:rsidRPr="00D5163E">
        <w:rPr>
          <w:rFonts w:ascii="Times New Roman" w:hAnsi="Times New Roman" w:cs="Times New Roman"/>
        </w:rPr>
        <w:t xml:space="preserve"> </w:t>
      </w:r>
      <w:r w:rsidRPr="00D5163E">
        <w:rPr>
          <w:rFonts w:ascii="Times New Roman" w:hAnsi="Times New Roman" w:cs="Times New Roman"/>
        </w:rPr>
        <w:t>a habilidade d</w:t>
      </w:r>
      <w:r w:rsidR="001B0EBA" w:rsidRPr="00D5163E">
        <w:rPr>
          <w:rFonts w:ascii="Times New Roman" w:hAnsi="Times New Roman" w:cs="Times New Roman"/>
        </w:rPr>
        <w:t>o</w:t>
      </w:r>
      <w:r w:rsidRPr="00D5163E">
        <w:rPr>
          <w:rFonts w:ascii="Times New Roman" w:hAnsi="Times New Roman" w:cs="Times New Roman"/>
        </w:rPr>
        <w:t xml:space="preserve"> jogador em criar oportunidades para os outros</w:t>
      </w:r>
      <w:r w:rsidR="003362B9">
        <w:rPr>
          <w:rFonts w:ascii="Times New Roman" w:hAnsi="Times New Roman" w:cs="Times New Roman"/>
        </w:rPr>
        <w:t xml:space="preserve"> jogadores da equipe</w:t>
      </w:r>
      <w:r w:rsidRPr="00D5163E">
        <w:rPr>
          <w:rFonts w:ascii="Times New Roman" w:hAnsi="Times New Roman" w:cs="Times New Roman"/>
        </w:rPr>
        <w:t xml:space="preserve"> pontuarem.</w:t>
      </w:r>
    </w:p>
    <w:p w14:paraId="6EDC8EEC" w14:textId="3E472293"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t>Roubos de Bola por minuto</w:t>
      </w:r>
      <w:r w:rsidR="00A26B3F">
        <w:rPr>
          <w:rFonts w:ascii="Times New Roman" w:hAnsi="Times New Roman" w:cs="Times New Roman"/>
        </w:rPr>
        <w:t>.</w:t>
      </w:r>
      <w:r w:rsidR="00A26B3F" w:rsidRPr="00D5163E">
        <w:rPr>
          <w:rFonts w:ascii="Times New Roman" w:hAnsi="Times New Roman" w:cs="Times New Roman"/>
        </w:rPr>
        <w:t xml:space="preserve"> </w:t>
      </w:r>
      <w:r w:rsidRPr="00D5163E">
        <w:rPr>
          <w:rFonts w:ascii="Times New Roman" w:hAnsi="Times New Roman" w:cs="Times New Roman"/>
        </w:rPr>
        <w:t xml:space="preserve">Os roubos de bola ocorrem quando um jogador </w:t>
      </w:r>
      <w:r w:rsidR="00A26B3F">
        <w:rPr>
          <w:rFonts w:ascii="Times New Roman" w:hAnsi="Times New Roman" w:cs="Times New Roman"/>
        </w:rPr>
        <w:t>recupera</w:t>
      </w:r>
      <w:r w:rsidR="00A26B3F" w:rsidRPr="00D5163E">
        <w:rPr>
          <w:rFonts w:ascii="Times New Roman" w:hAnsi="Times New Roman" w:cs="Times New Roman"/>
        </w:rPr>
        <w:t xml:space="preserve"> </w:t>
      </w:r>
      <w:r w:rsidRPr="00D5163E">
        <w:rPr>
          <w:rFonts w:ascii="Times New Roman" w:hAnsi="Times New Roman" w:cs="Times New Roman"/>
        </w:rPr>
        <w:t>a bola do adversário sem cometer falta.</w:t>
      </w:r>
      <w:r w:rsidR="00A26B3F">
        <w:rPr>
          <w:rFonts w:ascii="Times New Roman" w:hAnsi="Times New Roman" w:cs="Times New Roman"/>
        </w:rPr>
        <w:t xml:space="preserve"> É um c</w:t>
      </w:r>
      <w:r w:rsidR="001B0EBA" w:rsidRPr="00D5163E">
        <w:rPr>
          <w:rFonts w:ascii="Times New Roman" w:hAnsi="Times New Roman" w:cs="Times New Roman"/>
        </w:rPr>
        <w:t xml:space="preserve">ritério de maximização, </w:t>
      </w:r>
      <w:r w:rsidR="00A26B3F">
        <w:rPr>
          <w:rFonts w:ascii="Times New Roman" w:hAnsi="Times New Roman" w:cs="Times New Roman"/>
        </w:rPr>
        <w:t>pois o roubo de bola representa uma</w:t>
      </w:r>
      <w:r w:rsidR="001B0EBA" w:rsidRPr="00D5163E">
        <w:rPr>
          <w:rFonts w:ascii="Times New Roman" w:hAnsi="Times New Roman" w:cs="Times New Roman"/>
        </w:rPr>
        <w:t xml:space="preserve"> re</w:t>
      </w:r>
      <w:r w:rsidR="00147234" w:rsidRPr="00D5163E">
        <w:rPr>
          <w:rFonts w:ascii="Times New Roman" w:hAnsi="Times New Roman" w:cs="Times New Roman"/>
        </w:rPr>
        <w:t>tomada da posse de bola</w:t>
      </w:r>
      <w:r w:rsidR="00A26B3F">
        <w:rPr>
          <w:rFonts w:ascii="Times New Roman" w:hAnsi="Times New Roman" w:cs="Times New Roman"/>
        </w:rPr>
        <w:t xml:space="preserve"> e, consequentemente, uma nova chance de ataque</w:t>
      </w:r>
      <w:r w:rsidR="00147234" w:rsidRPr="00D5163E">
        <w:rPr>
          <w:rFonts w:ascii="Times New Roman" w:hAnsi="Times New Roman" w:cs="Times New Roman"/>
        </w:rPr>
        <w:t>.</w:t>
      </w:r>
    </w:p>
    <w:p w14:paraId="773C81DA" w14:textId="2E319429"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t>Eficiência</w:t>
      </w:r>
      <w:r w:rsidR="00500121" w:rsidRPr="00493444">
        <w:rPr>
          <w:rFonts w:ascii="Times New Roman" w:hAnsi="Times New Roman" w:cs="Times New Roman"/>
          <w:b/>
          <w:bCs/>
          <w:color w:val="FF0000"/>
        </w:rPr>
        <w:t xml:space="preserve"> </w:t>
      </w:r>
      <w:r w:rsidRPr="00493444">
        <w:rPr>
          <w:rFonts w:ascii="Times New Roman" w:hAnsi="Times New Roman" w:cs="Times New Roman"/>
          <w:b/>
          <w:bCs/>
        </w:rPr>
        <w:t>de Arremessos de Três Pontos</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É calculada dividindo o número de arremessos de três pontos convertidos pelo número de tentativas.</w:t>
      </w:r>
      <w:r w:rsidR="006D4640" w:rsidRPr="00D5163E">
        <w:rPr>
          <w:rFonts w:ascii="Times New Roman" w:hAnsi="Times New Roman" w:cs="Times New Roman"/>
        </w:rPr>
        <w:t xml:space="preserve"> </w:t>
      </w:r>
      <w:r w:rsidR="00C131D1">
        <w:rPr>
          <w:rFonts w:ascii="Times New Roman" w:hAnsi="Times New Roman" w:cs="Times New Roman"/>
        </w:rPr>
        <w:t>É um cr</w:t>
      </w:r>
      <w:r w:rsidR="006D4640" w:rsidRPr="00D5163E">
        <w:rPr>
          <w:rFonts w:ascii="Times New Roman" w:hAnsi="Times New Roman" w:cs="Times New Roman"/>
        </w:rPr>
        <w:t>itério de maximização, pois</w:t>
      </w:r>
      <w:r w:rsidR="00C131D1">
        <w:rPr>
          <w:rFonts w:ascii="Times New Roman" w:hAnsi="Times New Roman" w:cs="Times New Roman"/>
        </w:rPr>
        <w:t xml:space="preserve"> quanto maior a eficiência, maior a quantidade esperada de arremessos convertidos de três pontos</w:t>
      </w:r>
      <w:r w:rsidR="006D4640" w:rsidRPr="00D5163E">
        <w:rPr>
          <w:rFonts w:ascii="Times New Roman" w:hAnsi="Times New Roman" w:cs="Times New Roman"/>
        </w:rPr>
        <w:t>.</w:t>
      </w:r>
    </w:p>
    <w:p w14:paraId="48B9FAE9" w14:textId="77F12FA2"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t>Eficiência de Arremessos de Dois Pontos</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É calculada dividindo o número de arremessos de dois pontos pelo número de tentativas.</w:t>
      </w:r>
      <w:r w:rsidR="006D4640" w:rsidRPr="00D5163E">
        <w:rPr>
          <w:rFonts w:ascii="Times New Roman" w:hAnsi="Times New Roman" w:cs="Times New Roman"/>
        </w:rPr>
        <w:t xml:space="preserve"> </w:t>
      </w:r>
      <w:r w:rsidR="00C131D1">
        <w:rPr>
          <w:rFonts w:ascii="Times New Roman" w:hAnsi="Times New Roman" w:cs="Times New Roman"/>
        </w:rPr>
        <w:t xml:space="preserve">Assim no caso de três pontos, também </w:t>
      </w:r>
      <w:proofErr w:type="gramStart"/>
      <w:r w:rsidR="00C131D1">
        <w:rPr>
          <w:rFonts w:ascii="Times New Roman" w:hAnsi="Times New Roman" w:cs="Times New Roman"/>
        </w:rPr>
        <w:t>trata-se</w:t>
      </w:r>
      <w:proofErr w:type="gramEnd"/>
      <w:r w:rsidR="00C131D1">
        <w:rPr>
          <w:rFonts w:ascii="Times New Roman" w:hAnsi="Times New Roman" w:cs="Times New Roman"/>
        </w:rPr>
        <w:t xml:space="preserve"> de um critério </w:t>
      </w:r>
      <w:r w:rsidR="00493444">
        <w:rPr>
          <w:rFonts w:ascii="Times New Roman" w:hAnsi="Times New Roman" w:cs="Times New Roman"/>
        </w:rPr>
        <w:t xml:space="preserve">de </w:t>
      </w:r>
      <w:r w:rsidR="00493444" w:rsidRPr="00D5163E">
        <w:rPr>
          <w:rFonts w:ascii="Times New Roman" w:hAnsi="Times New Roman" w:cs="Times New Roman"/>
        </w:rPr>
        <w:t>maximização</w:t>
      </w:r>
      <w:r w:rsidR="006D4640" w:rsidRPr="00D5163E">
        <w:rPr>
          <w:rFonts w:ascii="Times New Roman" w:hAnsi="Times New Roman" w:cs="Times New Roman"/>
        </w:rPr>
        <w:t>.</w:t>
      </w:r>
    </w:p>
    <w:p w14:paraId="0098FFAE" w14:textId="72C28369"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t>Eficiência de Lances Livres</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É calculada da mesma forma que as eficiências de arremessos, mas considerando os lances livres</w:t>
      </w:r>
      <w:r w:rsidR="00C131D1">
        <w:rPr>
          <w:rFonts w:ascii="Times New Roman" w:hAnsi="Times New Roman" w:cs="Times New Roman"/>
        </w:rPr>
        <w:t>, e, logo também corresponde a um c</w:t>
      </w:r>
      <w:r w:rsidR="006D4640" w:rsidRPr="00D5163E">
        <w:rPr>
          <w:rFonts w:ascii="Times New Roman" w:hAnsi="Times New Roman" w:cs="Times New Roman"/>
        </w:rPr>
        <w:t>ritério de maximização</w:t>
      </w:r>
      <w:r w:rsidR="00A85D05" w:rsidRPr="00D5163E">
        <w:rPr>
          <w:rFonts w:ascii="Times New Roman" w:hAnsi="Times New Roman" w:cs="Times New Roman"/>
        </w:rPr>
        <w:t>.</w:t>
      </w:r>
    </w:p>
    <w:p w14:paraId="65DC43EE" w14:textId="4407B016"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t>Rebotes Defensivos por minuto</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Os rebotes defensivos ocorrem quando o jogador recupera a bola após um arremesso errado do adversário.</w:t>
      </w:r>
      <w:r w:rsidR="00C131D1">
        <w:rPr>
          <w:rFonts w:ascii="Times New Roman" w:hAnsi="Times New Roman" w:cs="Times New Roman"/>
        </w:rPr>
        <w:t xml:space="preserve"> É, portanto, um</w:t>
      </w:r>
      <w:r w:rsidR="00A85D05" w:rsidRPr="00D5163E">
        <w:rPr>
          <w:rFonts w:ascii="Times New Roman" w:hAnsi="Times New Roman" w:cs="Times New Roman"/>
        </w:rPr>
        <w:t xml:space="preserve"> </w:t>
      </w:r>
      <w:r w:rsidR="00C131D1">
        <w:rPr>
          <w:rFonts w:ascii="Times New Roman" w:hAnsi="Times New Roman" w:cs="Times New Roman"/>
        </w:rPr>
        <w:t>c</w:t>
      </w:r>
      <w:r w:rsidR="00C131D1" w:rsidRPr="00D5163E">
        <w:rPr>
          <w:rFonts w:ascii="Times New Roman" w:hAnsi="Times New Roman" w:cs="Times New Roman"/>
        </w:rPr>
        <w:t xml:space="preserve">ritério </w:t>
      </w:r>
      <w:r w:rsidR="00A85D05" w:rsidRPr="00D5163E">
        <w:rPr>
          <w:rFonts w:ascii="Times New Roman" w:hAnsi="Times New Roman" w:cs="Times New Roman"/>
        </w:rPr>
        <w:t xml:space="preserve">de maximização, </w:t>
      </w:r>
      <w:r w:rsidR="00C131D1">
        <w:rPr>
          <w:rFonts w:ascii="Times New Roman" w:hAnsi="Times New Roman" w:cs="Times New Roman"/>
        </w:rPr>
        <w:t>pois está associado à</w:t>
      </w:r>
      <w:r w:rsidR="00C131D1" w:rsidRPr="00D5163E">
        <w:rPr>
          <w:rFonts w:ascii="Times New Roman" w:hAnsi="Times New Roman" w:cs="Times New Roman"/>
        </w:rPr>
        <w:t xml:space="preserve"> </w:t>
      </w:r>
      <w:r w:rsidR="00A85D05" w:rsidRPr="00D5163E">
        <w:rPr>
          <w:rFonts w:ascii="Times New Roman" w:hAnsi="Times New Roman" w:cs="Times New Roman"/>
        </w:rPr>
        <w:t xml:space="preserve">importância </w:t>
      </w:r>
      <w:r w:rsidR="001C351F" w:rsidRPr="00D5163E">
        <w:rPr>
          <w:rFonts w:ascii="Times New Roman" w:hAnsi="Times New Roman" w:cs="Times New Roman"/>
        </w:rPr>
        <w:t>em retomar a posse</w:t>
      </w:r>
      <w:r w:rsidR="00037317" w:rsidRPr="00D5163E">
        <w:rPr>
          <w:rFonts w:ascii="Times New Roman" w:hAnsi="Times New Roman" w:cs="Times New Roman"/>
        </w:rPr>
        <w:t xml:space="preserve">. </w:t>
      </w:r>
    </w:p>
    <w:p w14:paraId="45BEC344" w14:textId="033EAB32" w:rsidR="007860FE" w:rsidRPr="00D5163E" w:rsidRDefault="007860FE" w:rsidP="00037317">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t>Rebotes Ofensivos por minuto</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rPr>
        <w:t xml:space="preserve">Os rebotes ofensivos ocorrem quando um jogador </w:t>
      </w:r>
      <w:r w:rsidR="00C131D1">
        <w:rPr>
          <w:rFonts w:ascii="Times New Roman" w:hAnsi="Times New Roman" w:cs="Times New Roman"/>
        </w:rPr>
        <w:t>recupera</w:t>
      </w:r>
      <w:r w:rsidR="00C131D1" w:rsidRPr="00D5163E">
        <w:rPr>
          <w:rFonts w:ascii="Times New Roman" w:hAnsi="Times New Roman" w:cs="Times New Roman"/>
        </w:rPr>
        <w:t xml:space="preserve"> </w:t>
      </w:r>
      <w:r w:rsidRPr="00D5163E">
        <w:rPr>
          <w:rFonts w:ascii="Times New Roman" w:hAnsi="Times New Roman" w:cs="Times New Roman"/>
        </w:rPr>
        <w:t>a bola após um arremesso errado de sua própria equipe.</w:t>
      </w:r>
      <w:r w:rsidR="00C131D1">
        <w:rPr>
          <w:rFonts w:ascii="Times New Roman" w:hAnsi="Times New Roman" w:cs="Times New Roman"/>
        </w:rPr>
        <w:t xml:space="preserve"> Também é um c</w:t>
      </w:r>
      <w:r w:rsidR="00037317" w:rsidRPr="00D5163E">
        <w:rPr>
          <w:rFonts w:ascii="Times New Roman" w:hAnsi="Times New Roman" w:cs="Times New Roman"/>
        </w:rPr>
        <w:t>ritério de maximização,</w:t>
      </w:r>
      <w:r w:rsidR="00C131D1">
        <w:rPr>
          <w:rFonts w:ascii="Times New Roman" w:hAnsi="Times New Roman" w:cs="Times New Roman"/>
        </w:rPr>
        <w:t xml:space="preserve"> pois representa a oportunidade de uma nova ação ofensiva da equipe</w:t>
      </w:r>
      <w:r w:rsidR="00037317" w:rsidRPr="00D5163E">
        <w:rPr>
          <w:rFonts w:ascii="Times New Roman" w:hAnsi="Times New Roman" w:cs="Times New Roman"/>
        </w:rPr>
        <w:t xml:space="preserve">. </w:t>
      </w:r>
    </w:p>
    <w:p w14:paraId="70E603C1" w14:textId="7B39F466" w:rsidR="007860FE" w:rsidRPr="00D5163E" w:rsidRDefault="007860FE" w:rsidP="005D1C33">
      <w:pPr>
        <w:pStyle w:val="PargrafodaLista"/>
        <w:numPr>
          <w:ilvl w:val="0"/>
          <w:numId w:val="18"/>
        </w:numPr>
        <w:spacing w:before="240" w:line="360" w:lineRule="auto"/>
        <w:jc w:val="both"/>
        <w:rPr>
          <w:rFonts w:ascii="Times New Roman" w:hAnsi="Times New Roman" w:cs="Times New Roman"/>
        </w:rPr>
      </w:pPr>
      <w:r w:rsidRPr="00493444">
        <w:rPr>
          <w:rFonts w:ascii="Times New Roman" w:hAnsi="Times New Roman" w:cs="Times New Roman"/>
          <w:b/>
          <w:bCs/>
        </w:rPr>
        <w:t>Perda da Posse (</w:t>
      </w:r>
      <w:r w:rsidRPr="00493444">
        <w:rPr>
          <w:rFonts w:ascii="Times New Roman" w:hAnsi="Times New Roman" w:cs="Times New Roman"/>
          <w:b/>
          <w:bCs/>
          <w:i/>
          <w:iCs/>
        </w:rPr>
        <w:t>Turnover</w:t>
      </w:r>
      <w:r w:rsidRPr="00493444">
        <w:rPr>
          <w:rFonts w:ascii="Times New Roman" w:hAnsi="Times New Roman" w:cs="Times New Roman"/>
          <w:b/>
          <w:bCs/>
        </w:rPr>
        <w:t>) por minuto</w:t>
      </w:r>
      <w:r w:rsidR="00C131D1">
        <w:rPr>
          <w:rFonts w:ascii="Times New Roman" w:hAnsi="Times New Roman" w:cs="Times New Roman"/>
        </w:rPr>
        <w:t>.</w:t>
      </w:r>
      <w:r w:rsidR="00C131D1" w:rsidRPr="00D5163E">
        <w:rPr>
          <w:rFonts w:ascii="Times New Roman" w:hAnsi="Times New Roman" w:cs="Times New Roman"/>
        </w:rPr>
        <w:t xml:space="preserve"> </w:t>
      </w:r>
      <w:r w:rsidRPr="00D5163E">
        <w:rPr>
          <w:rFonts w:ascii="Times New Roman" w:hAnsi="Times New Roman" w:cs="Times New Roman"/>
          <w:i/>
          <w:iCs/>
        </w:rPr>
        <w:t>Turnover</w:t>
      </w:r>
      <w:r w:rsidRPr="00D5163E">
        <w:rPr>
          <w:rFonts w:ascii="Times New Roman" w:hAnsi="Times New Roman" w:cs="Times New Roman"/>
        </w:rPr>
        <w:t xml:space="preserve"> é quando um jogador perde a posse da bola para o adversário, seja por erro de passe, violação ou roubo de bola.</w:t>
      </w:r>
      <w:r w:rsidR="00C131D1">
        <w:rPr>
          <w:rFonts w:ascii="Times New Roman" w:hAnsi="Times New Roman" w:cs="Times New Roman"/>
        </w:rPr>
        <w:t xml:space="preserve"> É um critério </w:t>
      </w:r>
      <w:r w:rsidR="00037317" w:rsidRPr="00D5163E">
        <w:rPr>
          <w:rFonts w:ascii="Times New Roman" w:hAnsi="Times New Roman" w:cs="Times New Roman"/>
        </w:rPr>
        <w:t xml:space="preserve">de </w:t>
      </w:r>
      <w:r w:rsidR="0097172A" w:rsidRPr="00D5163E">
        <w:rPr>
          <w:rFonts w:ascii="Times New Roman" w:hAnsi="Times New Roman" w:cs="Times New Roman"/>
        </w:rPr>
        <w:t>minimização, pois o indicador representa a perda da posse de boa</w:t>
      </w:r>
      <w:r w:rsidR="00C131D1">
        <w:rPr>
          <w:rFonts w:ascii="Times New Roman" w:hAnsi="Times New Roman" w:cs="Times New Roman"/>
        </w:rPr>
        <w:t xml:space="preserve"> e, logo, permite à equipe adversária uma ação de ataque</w:t>
      </w:r>
      <w:r w:rsidR="0097172A" w:rsidRPr="00D5163E">
        <w:rPr>
          <w:rFonts w:ascii="Times New Roman" w:hAnsi="Times New Roman" w:cs="Times New Roman"/>
        </w:rPr>
        <w:t>.</w:t>
      </w:r>
    </w:p>
    <w:p w14:paraId="20BBCCE7" w14:textId="208E2597" w:rsidR="003B3CC7" w:rsidRPr="00D5163E" w:rsidRDefault="00C131D1" w:rsidP="00A21227">
      <w:pPr>
        <w:spacing w:before="240"/>
        <w:ind w:firstLine="1134"/>
        <w:rPr>
          <w:rFonts w:ascii="Times New Roman" w:hAnsi="Times New Roman" w:cs="Times New Roman"/>
        </w:rPr>
      </w:pPr>
      <w:r>
        <w:rPr>
          <w:rFonts w:ascii="Times New Roman" w:hAnsi="Times New Roman" w:cs="Times New Roman"/>
        </w:rPr>
        <w:t>Cabe destacar que, p</w:t>
      </w:r>
      <w:r w:rsidRPr="00D5163E">
        <w:rPr>
          <w:rFonts w:ascii="Times New Roman" w:hAnsi="Times New Roman" w:cs="Times New Roman"/>
        </w:rPr>
        <w:t xml:space="preserve">ara </w:t>
      </w:r>
      <w:r w:rsidR="007860FE" w:rsidRPr="00D5163E">
        <w:rPr>
          <w:rFonts w:ascii="Times New Roman" w:hAnsi="Times New Roman" w:cs="Times New Roman"/>
        </w:rPr>
        <w:t>avaliar o desempenho dos jogadores utilizando uma escala comum os indicadores técnicos</w:t>
      </w:r>
      <w:r w:rsidRPr="00D5163E">
        <w:rPr>
          <w:rFonts w:ascii="Times New Roman" w:hAnsi="Times New Roman" w:cs="Times New Roman"/>
        </w:rPr>
        <w:t>, com exceção dos índices de eficiência em Arremessos e Lances Livres,</w:t>
      </w:r>
      <w:r w:rsidR="007860FE" w:rsidRPr="00D5163E">
        <w:rPr>
          <w:rFonts w:ascii="Times New Roman" w:hAnsi="Times New Roman" w:cs="Times New Roman"/>
        </w:rPr>
        <w:t xml:space="preserve"> foram normalizados pelo tempo de jogo. A normalização garante que, independentemente do volume de indicadores técnicos apresentados por um quinteto, o que </w:t>
      </w:r>
      <w:r w:rsidR="007860FE" w:rsidRPr="00D5163E">
        <w:rPr>
          <w:rFonts w:ascii="Times New Roman" w:hAnsi="Times New Roman" w:cs="Times New Roman"/>
        </w:rPr>
        <w:lastRenderedPageBreak/>
        <w:t xml:space="preserve">prevalece é a eficiência técnica durante o tempo em que </w:t>
      </w:r>
      <w:r>
        <w:rPr>
          <w:rFonts w:ascii="Times New Roman" w:hAnsi="Times New Roman" w:cs="Times New Roman"/>
        </w:rPr>
        <w:t xml:space="preserve">os atletas daquele quinteto </w:t>
      </w:r>
      <w:r w:rsidR="007860FE" w:rsidRPr="00D5163E">
        <w:rPr>
          <w:rFonts w:ascii="Times New Roman" w:hAnsi="Times New Roman" w:cs="Times New Roman"/>
        </w:rPr>
        <w:t>estão em quadra</w:t>
      </w:r>
      <w:r w:rsidR="00500121" w:rsidRPr="00D5163E">
        <w:rPr>
          <w:rFonts w:ascii="Times New Roman" w:hAnsi="Times New Roman" w:cs="Times New Roman"/>
        </w:rPr>
        <w:t>.</w:t>
      </w:r>
    </w:p>
    <w:p w14:paraId="0DAAA1EA" w14:textId="22F7D1EB" w:rsidR="00835124" w:rsidRPr="00D5163E" w:rsidRDefault="00AB2674" w:rsidP="00AB2674">
      <w:pPr>
        <w:pStyle w:val="Ttulo2"/>
        <w:rPr>
          <w:rFonts w:ascii="Times New Roman" w:hAnsi="Times New Roman" w:cs="Times New Roman"/>
        </w:rPr>
      </w:pPr>
      <w:bookmarkStart w:id="35" w:name="_Toc174427661"/>
      <w:r w:rsidRPr="00D5163E">
        <w:rPr>
          <w:rFonts w:ascii="Times New Roman" w:hAnsi="Times New Roman" w:cs="Times New Roman"/>
        </w:rPr>
        <w:t>Coleta de Dados</w:t>
      </w:r>
      <w:bookmarkEnd w:id="35"/>
    </w:p>
    <w:p w14:paraId="298EF3AA" w14:textId="54493A9C" w:rsidR="00EA7336" w:rsidRPr="00D5163E" w:rsidRDefault="00085C59" w:rsidP="00A21227">
      <w:pPr>
        <w:spacing w:before="240"/>
        <w:ind w:firstLine="1134"/>
        <w:rPr>
          <w:rFonts w:ascii="Times New Roman" w:hAnsi="Times New Roman" w:cs="Times New Roman"/>
        </w:rPr>
      </w:pPr>
      <w:r>
        <w:rPr>
          <w:rFonts w:ascii="Times New Roman" w:hAnsi="Times New Roman" w:cs="Times New Roman"/>
        </w:rPr>
        <w:t>Para realização dos experimentos realizados na presente dissertação, f</w:t>
      </w:r>
      <w:r w:rsidRPr="00D5163E">
        <w:rPr>
          <w:rFonts w:ascii="Times New Roman" w:hAnsi="Times New Roman" w:cs="Times New Roman"/>
        </w:rPr>
        <w:t xml:space="preserve">oram </w:t>
      </w:r>
      <w:r w:rsidR="00B46B2C" w:rsidRPr="00D5163E">
        <w:rPr>
          <w:rFonts w:ascii="Times New Roman" w:hAnsi="Times New Roman" w:cs="Times New Roman"/>
        </w:rPr>
        <w:t>coletados</w:t>
      </w:r>
      <w:r w:rsidR="000F1952" w:rsidRPr="00D5163E">
        <w:rPr>
          <w:rFonts w:ascii="Times New Roman" w:hAnsi="Times New Roman" w:cs="Times New Roman"/>
        </w:rPr>
        <w:t xml:space="preserve"> dados de </w:t>
      </w:r>
      <w:r w:rsidR="00B46B2C" w:rsidRPr="00D5163E">
        <w:rPr>
          <w:rFonts w:ascii="Times New Roman" w:hAnsi="Times New Roman" w:cs="Times New Roman"/>
        </w:rPr>
        <w:t>210</w:t>
      </w:r>
      <w:r w:rsidR="00830E64" w:rsidRPr="00D5163E">
        <w:rPr>
          <w:rFonts w:ascii="Times New Roman" w:hAnsi="Times New Roman" w:cs="Times New Roman"/>
        </w:rPr>
        <w:t xml:space="preserve"> jogos disputados por 14 equipes na fase de classificação da temporada 2020/2021 do NBB.</w:t>
      </w:r>
      <w:r w:rsidR="00085D46" w:rsidRPr="00D5163E">
        <w:rPr>
          <w:rFonts w:ascii="Times New Roman" w:hAnsi="Times New Roman" w:cs="Times New Roman"/>
        </w:rPr>
        <w:t xml:space="preserve"> Encontramos dificuldades para coletar </w:t>
      </w:r>
      <w:r w:rsidR="00795BF1" w:rsidRPr="00D5163E">
        <w:rPr>
          <w:rFonts w:ascii="Times New Roman" w:hAnsi="Times New Roman" w:cs="Times New Roman"/>
        </w:rPr>
        <w:t>os jogos d</w:t>
      </w:r>
      <w:r w:rsidR="00FA6742" w:rsidRPr="00D5163E">
        <w:rPr>
          <w:rFonts w:ascii="Times New Roman" w:hAnsi="Times New Roman" w:cs="Times New Roman"/>
        </w:rPr>
        <w:t>as equipes de Brasília</w:t>
      </w:r>
      <w:r w:rsidR="00DA3750" w:rsidRPr="00D5163E">
        <w:rPr>
          <w:rFonts w:ascii="Times New Roman" w:hAnsi="Times New Roman" w:cs="Times New Roman"/>
        </w:rPr>
        <w:t>, último colocado na competição e Caxias do Sul, décimo segundo colocado</w:t>
      </w:r>
      <w:r>
        <w:rPr>
          <w:rFonts w:ascii="Times New Roman" w:hAnsi="Times New Roman" w:cs="Times New Roman"/>
        </w:rPr>
        <w:t>.</w:t>
      </w:r>
      <w:r w:rsidRPr="00D5163E">
        <w:rPr>
          <w:rFonts w:ascii="Times New Roman" w:hAnsi="Times New Roman" w:cs="Times New Roman"/>
        </w:rPr>
        <w:t xml:space="preserve"> </w:t>
      </w:r>
      <w:r>
        <w:rPr>
          <w:rFonts w:ascii="Times New Roman" w:hAnsi="Times New Roman" w:cs="Times New Roman"/>
        </w:rPr>
        <w:t>D</w:t>
      </w:r>
      <w:r w:rsidRPr="00D5163E">
        <w:rPr>
          <w:rFonts w:ascii="Times New Roman" w:hAnsi="Times New Roman" w:cs="Times New Roman"/>
        </w:rPr>
        <w:t xml:space="preserve">essa </w:t>
      </w:r>
      <w:r w:rsidR="000E701B" w:rsidRPr="00D5163E">
        <w:rPr>
          <w:rFonts w:ascii="Times New Roman" w:hAnsi="Times New Roman" w:cs="Times New Roman"/>
        </w:rPr>
        <w:t>forma</w:t>
      </w:r>
      <w:r>
        <w:rPr>
          <w:rFonts w:ascii="Times New Roman" w:hAnsi="Times New Roman" w:cs="Times New Roman"/>
        </w:rPr>
        <w:t>,</w:t>
      </w:r>
      <w:r w:rsidR="000E701B" w:rsidRPr="00D5163E">
        <w:rPr>
          <w:rFonts w:ascii="Times New Roman" w:hAnsi="Times New Roman" w:cs="Times New Roman"/>
        </w:rPr>
        <w:t xml:space="preserve"> desconsideramos os times da nossa análise.</w:t>
      </w:r>
    </w:p>
    <w:p w14:paraId="525170FB" w14:textId="3E82068C" w:rsidR="00830E64" w:rsidRPr="00D5163E" w:rsidRDefault="00010623" w:rsidP="00025129">
      <w:pPr>
        <w:spacing w:before="240"/>
        <w:ind w:firstLine="1134"/>
        <w:rPr>
          <w:rFonts w:ascii="Times New Roman" w:hAnsi="Times New Roman" w:cs="Times New Roman"/>
        </w:rPr>
      </w:pPr>
      <w:r w:rsidRPr="00D5163E">
        <w:rPr>
          <w:rFonts w:ascii="Times New Roman" w:hAnsi="Times New Roman" w:cs="Times New Roman"/>
        </w:rPr>
        <w:t>Durante a fase de classificação, foram realizados 30 jogos, cujos resultados foram convertidos em matrizes ordenadas cronologicamente.</w:t>
      </w:r>
      <w:r w:rsidR="00F847CD" w:rsidRPr="00D5163E">
        <w:rPr>
          <w:rFonts w:ascii="Times New Roman" w:hAnsi="Times New Roman" w:cs="Times New Roman"/>
        </w:rPr>
        <w:t xml:space="preserve"> Os resultados obtidos por cada quinteto foram organizados e armazenados em pastas individuais, designadas para cada equipe</w:t>
      </w:r>
      <w:r w:rsidR="00220D81" w:rsidRPr="00D5163E">
        <w:rPr>
          <w:rFonts w:ascii="Times New Roman" w:hAnsi="Times New Roman" w:cs="Times New Roman"/>
        </w:rPr>
        <w:t xml:space="preserve"> por meio de matrizes</w:t>
      </w:r>
      <w:r w:rsidR="00F847CD" w:rsidRPr="00D5163E">
        <w:rPr>
          <w:rFonts w:ascii="Times New Roman" w:hAnsi="Times New Roman" w:cs="Times New Roman"/>
        </w:rPr>
        <w:t>.</w:t>
      </w:r>
      <w:r w:rsidRPr="00D5163E">
        <w:rPr>
          <w:rFonts w:ascii="Times New Roman" w:hAnsi="Times New Roman" w:cs="Times New Roman"/>
        </w:rPr>
        <w:t xml:space="preserve"> Cada matriz </w:t>
      </w:r>
      <w:r w:rsidR="00220D81" w:rsidRPr="00D5163E">
        <w:rPr>
          <w:rFonts w:ascii="Times New Roman" w:hAnsi="Times New Roman" w:cs="Times New Roman"/>
        </w:rPr>
        <w:t>apresenta nas linhas</w:t>
      </w:r>
      <w:r w:rsidRPr="00D5163E">
        <w:rPr>
          <w:rFonts w:ascii="Times New Roman" w:hAnsi="Times New Roman" w:cs="Times New Roman"/>
        </w:rPr>
        <w:t>, sem repetição, os quintetos formados em quadra</w:t>
      </w:r>
      <w:r w:rsidR="008D0276" w:rsidRPr="00D5163E">
        <w:rPr>
          <w:rFonts w:ascii="Times New Roman" w:hAnsi="Times New Roman" w:cs="Times New Roman"/>
        </w:rPr>
        <w:t xml:space="preserve"> e</w:t>
      </w:r>
      <w:r w:rsidR="00085C59">
        <w:rPr>
          <w:rFonts w:ascii="Times New Roman" w:hAnsi="Times New Roman" w:cs="Times New Roman"/>
        </w:rPr>
        <w:t>,</w:t>
      </w:r>
      <w:r w:rsidR="008D0276" w:rsidRPr="00D5163E">
        <w:rPr>
          <w:rFonts w:ascii="Times New Roman" w:hAnsi="Times New Roman" w:cs="Times New Roman"/>
        </w:rPr>
        <w:t xml:space="preserve"> na</w:t>
      </w:r>
      <w:r w:rsidRPr="00D5163E">
        <w:rPr>
          <w:rFonts w:ascii="Times New Roman" w:hAnsi="Times New Roman" w:cs="Times New Roman"/>
        </w:rPr>
        <w:t>s colunas</w:t>
      </w:r>
      <w:r w:rsidR="00085C59">
        <w:rPr>
          <w:rFonts w:ascii="Times New Roman" w:hAnsi="Times New Roman" w:cs="Times New Roman"/>
        </w:rPr>
        <w:t>,</w:t>
      </w:r>
      <w:r w:rsidR="008D0276" w:rsidRPr="00D5163E">
        <w:rPr>
          <w:rFonts w:ascii="Times New Roman" w:hAnsi="Times New Roman" w:cs="Times New Roman"/>
        </w:rPr>
        <w:t xml:space="preserve"> </w:t>
      </w:r>
      <w:r w:rsidR="00085C59">
        <w:rPr>
          <w:rFonts w:ascii="Times New Roman" w:hAnsi="Times New Roman" w:cs="Times New Roman"/>
        </w:rPr>
        <w:t xml:space="preserve">os valores </w:t>
      </w:r>
      <w:r w:rsidRPr="00D5163E">
        <w:rPr>
          <w:rFonts w:ascii="Times New Roman" w:hAnsi="Times New Roman" w:cs="Times New Roman"/>
        </w:rPr>
        <w:t>dos indicadores técnicos</w:t>
      </w:r>
      <w:r w:rsidR="00085C59">
        <w:rPr>
          <w:rFonts w:ascii="Times New Roman" w:hAnsi="Times New Roman" w:cs="Times New Roman"/>
        </w:rPr>
        <w:t xml:space="preserve"> mencionados na seção anterior</w:t>
      </w:r>
      <w:r w:rsidRPr="00D5163E">
        <w:rPr>
          <w:rFonts w:ascii="Times New Roman" w:hAnsi="Times New Roman" w:cs="Times New Roman"/>
        </w:rPr>
        <w:t>.</w:t>
      </w:r>
      <w:r w:rsidR="00C245FE" w:rsidRPr="00D5163E">
        <w:rPr>
          <w:rFonts w:ascii="Times New Roman" w:hAnsi="Times New Roman" w:cs="Times New Roman"/>
        </w:rPr>
        <w:t xml:space="preserve"> A forma de armazenamento dos dados </w:t>
      </w:r>
      <w:r w:rsidR="00025129" w:rsidRPr="00D5163E">
        <w:rPr>
          <w:rFonts w:ascii="Times New Roman" w:hAnsi="Times New Roman" w:cs="Times New Roman"/>
        </w:rPr>
        <w:t>possibilita a utilização e</w:t>
      </w:r>
      <w:r w:rsidR="00830E64" w:rsidRPr="00D5163E">
        <w:rPr>
          <w:rFonts w:ascii="Times New Roman" w:hAnsi="Times New Roman" w:cs="Times New Roman"/>
        </w:rPr>
        <w:t>m trabalhos futuros</w:t>
      </w:r>
      <w:r w:rsidR="00025129" w:rsidRPr="00D5163E">
        <w:rPr>
          <w:rFonts w:ascii="Times New Roman" w:hAnsi="Times New Roman" w:cs="Times New Roman"/>
        </w:rPr>
        <w:t>.</w:t>
      </w:r>
    </w:p>
    <w:p w14:paraId="5906D730" w14:textId="1F9344F6" w:rsidR="00A21227" w:rsidRPr="00D5163E" w:rsidRDefault="00830E64" w:rsidP="00A21227">
      <w:pPr>
        <w:spacing w:before="240"/>
        <w:ind w:firstLine="1134"/>
        <w:rPr>
          <w:rFonts w:ascii="Times New Roman" w:hAnsi="Times New Roman" w:cs="Times New Roman"/>
        </w:rPr>
      </w:pPr>
      <w:r w:rsidRPr="00D5163E">
        <w:rPr>
          <w:rFonts w:ascii="Times New Roman" w:hAnsi="Times New Roman" w:cs="Times New Roman"/>
        </w:rPr>
        <w:t>A</w:t>
      </w:r>
      <w:r w:rsidR="00A21227" w:rsidRPr="00D5163E">
        <w:rPr>
          <w:rFonts w:ascii="Times New Roman" w:hAnsi="Times New Roman" w:cs="Times New Roman"/>
        </w:rPr>
        <w:t xml:space="preserve">s análises presentes na dissertação foram realizadas na linguagem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A linguagem de programação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foi criada por Guido van </w:t>
      </w:r>
      <w:proofErr w:type="spellStart"/>
      <w:r w:rsidR="00A21227" w:rsidRPr="00D5163E">
        <w:rPr>
          <w:rFonts w:ascii="Times New Roman" w:hAnsi="Times New Roman" w:cs="Times New Roman"/>
        </w:rPr>
        <w:t>Rossum</w:t>
      </w:r>
      <w:proofErr w:type="spellEnd"/>
      <w:r w:rsidR="00A21227" w:rsidRPr="00D5163E">
        <w:rPr>
          <w:rFonts w:ascii="Times New Roman" w:hAnsi="Times New Roman" w:cs="Times New Roman"/>
        </w:rPr>
        <w:t xml:space="preserve"> em 1991 e tem como objetivo </w:t>
      </w:r>
      <w:r w:rsidR="00085C59">
        <w:rPr>
          <w:rFonts w:ascii="Times New Roman" w:hAnsi="Times New Roman" w:cs="Times New Roman"/>
        </w:rPr>
        <w:t>prover a</w:t>
      </w:r>
      <w:r w:rsidR="00A21227" w:rsidRPr="00D5163E">
        <w:rPr>
          <w:rFonts w:ascii="Times New Roman" w:hAnsi="Times New Roman" w:cs="Times New Roman"/>
        </w:rPr>
        <w:t xml:space="preserve">o usuário </w:t>
      </w:r>
      <w:r w:rsidR="00085C59">
        <w:rPr>
          <w:rFonts w:ascii="Times New Roman" w:hAnsi="Times New Roman" w:cs="Times New Roman"/>
        </w:rPr>
        <w:t>uma utilização</w:t>
      </w:r>
      <w:r w:rsidR="00A21227" w:rsidRPr="00D5163E">
        <w:rPr>
          <w:rFonts w:ascii="Times New Roman" w:hAnsi="Times New Roman" w:cs="Times New Roman"/>
        </w:rPr>
        <w:t xml:space="preserve"> fácil, intuitiva e com poucos comandos. Sua linguagem é de propósito geral, ou seja, a base de programação apresenta flexibilidade para desenvolvimento de projetos em vários setores, seja no desenvolvimento web, aplicativos de celular, análise de dados, entre outras aplicações. </w:t>
      </w:r>
    </w:p>
    <w:p w14:paraId="18F2AECE" w14:textId="16B64EC3" w:rsidR="00085C59" w:rsidRPr="00D5163E" w:rsidRDefault="00085C59" w:rsidP="00085C59">
      <w:pPr>
        <w:spacing w:before="240"/>
        <w:ind w:firstLine="1134"/>
        <w:rPr>
          <w:rFonts w:ascii="Times New Roman" w:hAnsi="Times New Roman" w:cs="Times New Roman"/>
        </w:rPr>
      </w:pPr>
      <w:r>
        <w:rPr>
          <w:rFonts w:ascii="Times New Roman" w:hAnsi="Times New Roman" w:cs="Times New Roman"/>
        </w:rPr>
        <w:t>Além disso, u</w:t>
      </w:r>
      <w:r w:rsidR="00A21227" w:rsidRPr="00D5163E">
        <w:rPr>
          <w:rFonts w:ascii="Times New Roman" w:hAnsi="Times New Roman" w:cs="Times New Roman"/>
        </w:rPr>
        <w:t xml:space="preserve">ma das grandes vantagens de se utilizar a linguagem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é</w:t>
      </w:r>
      <w:r>
        <w:rPr>
          <w:rFonts w:ascii="Times New Roman" w:hAnsi="Times New Roman" w:cs="Times New Roman"/>
        </w:rPr>
        <w:t xml:space="preserve"> a existência de uma grande comunidade, que compartilha informações e pacotes </w:t>
      </w:r>
      <w:proofErr w:type="spellStart"/>
      <w:r w:rsidR="00A21227" w:rsidRPr="00D5163E">
        <w:rPr>
          <w:rFonts w:ascii="Times New Roman" w:hAnsi="Times New Roman" w:cs="Times New Roman"/>
        </w:rPr>
        <w:t>pacotes</w:t>
      </w:r>
      <w:proofErr w:type="spellEnd"/>
      <w:r w:rsidR="00A21227" w:rsidRPr="00D5163E">
        <w:rPr>
          <w:rFonts w:ascii="Times New Roman" w:hAnsi="Times New Roman" w:cs="Times New Roman"/>
        </w:rPr>
        <w:t xml:space="preserve"> de códigos prontos, chamadas de bibliotecas, que permitem</w:t>
      </w:r>
      <w:r>
        <w:rPr>
          <w:rFonts w:ascii="Times New Roman" w:hAnsi="Times New Roman" w:cs="Times New Roman"/>
        </w:rPr>
        <w:t>, por sua vez,</w:t>
      </w:r>
      <w:r w:rsidR="00A21227" w:rsidRPr="00D5163E">
        <w:rPr>
          <w:rFonts w:ascii="Times New Roman" w:hAnsi="Times New Roman" w:cs="Times New Roman"/>
        </w:rPr>
        <w:t xml:space="preserve"> resolver diversos problemas de forma rápida, simples e eficaz. No campo de análise de dados, as bibliotecas </w:t>
      </w:r>
      <w:r w:rsidR="00A21227" w:rsidRPr="00D5163E">
        <w:rPr>
          <w:rFonts w:ascii="Times New Roman" w:hAnsi="Times New Roman" w:cs="Times New Roman"/>
          <w:i/>
          <w:iCs/>
        </w:rPr>
        <w:t>Pandas</w:t>
      </w:r>
      <w:r w:rsidR="00A21227" w:rsidRPr="00D5163E">
        <w:rPr>
          <w:rFonts w:ascii="Times New Roman" w:hAnsi="Times New Roman" w:cs="Times New Roman"/>
        </w:rPr>
        <w:t xml:space="preserve"> </w:t>
      </w:r>
      <w:r w:rsidR="00206DA6" w:rsidRPr="00D5163E">
        <w:rPr>
          <w:rFonts w:ascii="Times New Roman" w:hAnsi="Times New Roman" w:cs="Times New Roman"/>
        </w:rPr>
        <w:t xml:space="preserve">(MCKINNEY, 2020) </w:t>
      </w:r>
      <w:r w:rsidR="00A21227" w:rsidRPr="00D5163E">
        <w:rPr>
          <w:rFonts w:ascii="Times New Roman" w:hAnsi="Times New Roman" w:cs="Times New Roman"/>
        </w:rPr>
        <w:t xml:space="preserve">e </w:t>
      </w:r>
      <w:proofErr w:type="spellStart"/>
      <w:r w:rsidR="00A21227" w:rsidRPr="00D5163E">
        <w:rPr>
          <w:rFonts w:ascii="Times New Roman" w:hAnsi="Times New Roman" w:cs="Times New Roman"/>
          <w:i/>
          <w:iCs/>
        </w:rPr>
        <w:t>Numpy</w:t>
      </w:r>
      <w:proofErr w:type="spellEnd"/>
      <w:r w:rsidR="00A21227" w:rsidRPr="00D5163E">
        <w:rPr>
          <w:rFonts w:ascii="Times New Roman" w:hAnsi="Times New Roman" w:cs="Times New Roman"/>
        </w:rPr>
        <w:t xml:space="preserve"> </w:t>
      </w:r>
      <w:r w:rsidR="008C6AF5" w:rsidRPr="00D5163E">
        <w:rPr>
          <w:rFonts w:ascii="Times New Roman" w:hAnsi="Times New Roman" w:cs="Times New Roman"/>
        </w:rPr>
        <w:t xml:space="preserve">(HARRIS </w:t>
      </w:r>
      <w:r w:rsidR="008C6AF5" w:rsidRPr="00D5163E">
        <w:rPr>
          <w:rFonts w:ascii="Times New Roman" w:hAnsi="Times New Roman" w:cs="Times New Roman"/>
          <w:i/>
          <w:iCs/>
        </w:rPr>
        <w:t>et al</w:t>
      </w:r>
      <w:r w:rsidR="008C6AF5" w:rsidRPr="00D5163E">
        <w:rPr>
          <w:rFonts w:ascii="Times New Roman" w:hAnsi="Times New Roman" w:cs="Times New Roman"/>
        </w:rPr>
        <w:t xml:space="preserve">., 2020) </w:t>
      </w:r>
      <w:r w:rsidR="00A21227" w:rsidRPr="00D5163E">
        <w:rPr>
          <w:rFonts w:ascii="Times New Roman" w:hAnsi="Times New Roman" w:cs="Times New Roman"/>
        </w:rPr>
        <w:t xml:space="preserve">são referências na comunidade </w:t>
      </w:r>
      <w:r w:rsidR="00A21227" w:rsidRPr="00D5163E">
        <w:rPr>
          <w:rFonts w:ascii="Times New Roman" w:hAnsi="Times New Roman" w:cs="Times New Roman"/>
          <w:i/>
          <w:iCs/>
        </w:rPr>
        <w:t>Python</w:t>
      </w:r>
      <w:r w:rsidR="00A21227" w:rsidRPr="00D5163E">
        <w:rPr>
          <w:rFonts w:ascii="Times New Roman" w:hAnsi="Times New Roman" w:cs="Times New Roman"/>
        </w:rPr>
        <w:t xml:space="preserve"> pela sua eficiência e facilidade no uso de grandes conjuntos de dados obtendo resultado precisos e confiáveis. </w:t>
      </w:r>
      <w:r>
        <w:rPr>
          <w:rFonts w:ascii="Times New Roman" w:hAnsi="Times New Roman" w:cs="Times New Roman"/>
        </w:rPr>
        <w:t xml:space="preserve">Além do </w:t>
      </w:r>
      <w:proofErr w:type="spellStart"/>
      <w:r w:rsidRPr="00493444">
        <w:rPr>
          <w:rFonts w:ascii="Times New Roman" w:hAnsi="Times New Roman" w:cs="Times New Roman"/>
          <w:i/>
          <w:iCs/>
        </w:rPr>
        <w:t>Numpy</w:t>
      </w:r>
      <w:proofErr w:type="spellEnd"/>
      <w:r>
        <w:rPr>
          <w:rFonts w:ascii="Times New Roman" w:hAnsi="Times New Roman" w:cs="Times New Roman"/>
        </w:rPr>
        <w:t>, utilizamos também d</w:t>
      </w:r>
      <w:r w:rsidRPr="00D5163E">
        <w:rPr>
          <w:rFonts w:ascii="Times New Roman" w:hAnsi="Times New Roman" w:cs="Times New Roman"/>
        </w:rPr>
        <w:t>uas bibliotecas visualização de dados</w:t>
      </w:r>
      <w:r>
        <w:rPr>
          <w:rFonts w:ascii="Times New Roman" w:hAnsi="Times New Roman" w:cs="Times New Roman"/>
        </w:rPr>
        <w:t>:</w:t>
      </w:r>
      <w:r w:rsidRPr="00D5163E">
        <w:rPr>
          <w:rFonts w:ascii="Times New Roman" w:hAnsi="Times New Roman" w:cs="Times New Roman"/>
        </w:rPr>
        <w:t xml:space="preserve"> </w:t>
      </w:r>
      <w:proofErr w:type="spellStart"/>
      <w:r w:rsidRPr="00D5163E">
        <w:rPr>
          <w:rFonts w:ascii="Times New Roman" w:hAnsi="Times New Roman" w:cs="Times New Roman"/>
          <w:i/>
          <w:iCs/>
        </w:rPr>
        <w:t>Matplotlib</w:t>
      </w:r>
      <w:proofErr w:type="spellEnd"/>
      <w:r w:rsidRPr="00D5163E">
        <w:rPr>
          <w:rFonts w:ascii="Times New Roman" w:hAnsi="Times New Roman" w:cs="Times New Roman"/>
        </w:rPr>
        <w:t xml:space="preserve"> (HUNTER, 2007) e </w:t>
      </w:r>
      <w:proofErr w:type="spellStart"/>
      <w:r w:rsidRPr="00D5163E">
        <w:rPr>
          <w:rFonts w:ascii="Times New Roman" w:hAnsi="Times New Roman" w:cs="Times New Roman"/>
          <w:i/>
          <w:iCs/>
        </w:rPr>
        <w:t>Seaborn</w:t>
      </w:r>
      <w:proofErr w:type="spellEnd"/>
      <w:r w:rsidRPr="00D5163E">
        <w:rPr>
          <w:rFonts w:ascii="Times New Roman" w:hAnsi="Times New Roman" w:cs="Times New Roman"/>
        </w:rPr>
        <w:t xml:space="preserve"> (WASKOM, 2020). Ambas as bibliotecas fornecem ferramentas para </w:t>
      </w:r>
      <w:r>
        <w:rPr>
          <w:rFonts w:ascii="Times New Roman" w:hAnsi="Times New Roman" w:cs="Times New Roman"/>
        </w:rPr>
        <w:t>geração</w:t>
      </w:r>
      <w:r w:rsidRPr="00D5163E">
        <w:rPr>
          <w:rFonts w:ascii="Times New Roman" w:hAnsi="Times New Roman" w:cs="Times New Roman"/>
        </w:rPr>
        <w:t xml:space="preserve"> de gráficos, como linhas, barras, dispersão entre outros. </w:t>
      </w:r>
    </w:p>
    <w:p w14:paraId="4A79EE76" w14:textId="772619CB" w:rsidR="00A21227" w:rsidRPr="00D5163E" w:rsidRDefault="00A21227" w:rsidP="00A21227">
      <w:pPr>
        <w:spacing w:before="240"/>
        <w:ind w:firstLine="1134"/>
        <w:rPr>
          <w:rFonts w:ascii="Times New Roman" w:hAnsi="Times New Roman" w:cs="Times New Roman"/>
        </w:rPr>
      </w:pPr>
      <w:r w:rsidRPr="00D5163E">
        <w:rPr>
          <w:rFonts w:ascii="Times New Roman" w:hAnsi="Times New Roman" w:cs="Times New Roman"/>
        </w:rPr>
        <w:lastRenderedPageBreak/>
        <w:t xml:space="preserve">Sendo uma linguagem de programação de propósito geral, </w:t>
      </w:r>
      <w:r w:rsidRPr="00D5163E">
        <w:rPr>
          <w:rFonts w:ascii="Times New Roman" w:hAnsi="Times New Roman" w:cs="Times New Roman"/>
          <w:i/>
          <w:iCs/>
        </w:rPr>
        <w:t>Python</w:t>
      </w:r>
      <w:r w:rsidRPr="00D5163E">
        <w:rPr>
          <w:rFonts w:ascii="Times New Roman" w:hAnsi="Times New Roman" w:cs="Times New Roman"/>
        </w:rPr>
        <w:t xml:space="preserve"> oferece uma variedade de bibliotecas, como </w:t>
      </w:r>
      <w:proofErr w:type="spellStart"/>
      <w:r w:rsidRPr="00D5163E">
        <w:rPr>
          <w:rFonts w:ascii="Times New Roman" w:hAnsi="Times New Roman" w:cs="Times New Roman"/>
          <w:i/>
          <w:iCs/>
        </w:rPr>
        <w:t>Beautifulsoup</w:t>
      </w:r>
      <w:proofErr w:type="spellEnd"/>
      <w:r w:rsidR="009E35AB" w:rsidRPr="00D5163E">
        <w:rPr>
          <w:rFonts w:ascii="Times New Roman" w:hAnsi="Times New Roman" w:cs="Times New Roman"/>
        </w:rPr>
        <w:t xml:space="preserve"> (RICHARDSON, 2020)</w:t>
      </w:r>
      <w:r w:rsidRPr="00D5163E">
        <w:rPr>
          <w:rFonts w:ascii="Times New Roman" w:hAnsi="Times New Roman" w:cs="Times New Roman"/>
        </w:rPr>
        <w:t xml:space="preserve">, </w:t>
      </w:r>
      <w:proofErr w:type="spellStart"/>
      <w:r w:rsidRPr="00D5163E">
        <w:rPr>
          <w:rFonts w:ascii="Times New Roman" w:hAnsi="Times New Roman" w:cs="Times New Roman"/>
          <w:i/>
          <w:iCs/>
        </w:rPr>
        <w:t>Request</w:t>
      </w:r>
      <w:proofErr w:type="spellEnd"/>
      <w:r w:rsidRPr="00D5163E">
        <w:rPr>
          <w:rFonts w:ascii="Times New Roman" w:hAnsi="Times New Roman" w:cs="Times New Roman"/>
        </w:rPr>
        <w:t xml:space="preserve"> </w:t>
      </w:r>
      <w:r w:rsidR="000C7C74" w:rsidRPr="00D5163E">
        <w:rPr>
          <w:rFonts w:ascii="Times New Roman" w:hAnsi="Times New Roman" w:cs="Times New Roman"/>
        </w:rPr>
        <w:t xml:space="preserve">(REITZ, 2020) </w:t>
      </w:r>
      <w:r w:rsidRPr="00D5163E">
        <w:rPr>
          <w:rFonts w:ascii="Times New Roman" w:hAnsi="Times New Roman" w:cs="Times New Roman"/>
        </w:rPr>
        <w:t xml:space="preserve">e </w:t>
      </w:r>
      <w:proofErr w:type="spellStart"/>
      <w:r w:rsidRPr="00D5163E">
        <w:rPr>
          <w:rFonts w:ascii="Times New Roman" w:hAnsi="Times New Roman" w:cs="Times New Roman"/>
          <w:i/>
          <w:iCs/>
        </w:rPr>
        <w:t>Selenium</w:t>
      </w:r>
      <w:proofErr w:type="spellEnd"/>
      <w:r w:rsidR="000C7C74" w:rsidRPr="00D5163E">
        <w:rPr>
          <w:rFonts w:ascii="Times New Roman" w:hAnsi="Times New Roman" w:cs="Times New Roman"/>
          <w:i/>
          <w:iCs/>
        </w:rPr>
        <w:t xml:space="preserve"> (SELENIUMHQ, 2020)</w:t>
      </w:r>
      <w:r w:rsidR="007E56D7" w:rsidRPr="00D5163E">
        <w:rPr>
          <w:rFonts w:ascii="Times New Roman" w:hAnsi="Times New Roman" w:cs="Times New Roman"/>
        </w:rPr>
        <w:t xml:space="preserve">, </w:t>
      </w:r>
      <w:r w:rsidRPr="00D5163E">
        <w:rPr>
          <w:rFonts w:ascii="Times New Roman" w:hAnsi="Times New Roman" w:cs="Times New Roman"/>
        </w:rPr>
        <w:t xml:space="preserve">para a extração de dados de </w:t>
      </w:r>
      <w:r w:rsidRPr="00493444">
        <w:rPr>
          <w:rFonts w:ascii="Times New Roman" w:hAnsi="Times New Roman" w:cs="Times New Roman"/>
          <w:i/>
          <w:iCs/>
        </w:rPr>
        <w:t>websites</w:t>
      </w:r>
      <w:r w:rsidRPr="00D5163E">
        <w:rPr>
          <w:rFonts w:ascii="Times New Roman" w:hAnsi="Times New Roman" w:cs="Times New Roman"/>
        </w:rPr>
        <w:t xml:space="preserve">, um processo comumente conhecido como </w:t>
      </w:r>
      <w:proofErr w:type="spellStart"/>
      <w:r w:rsidRPr="00D5163E">
        <w:rPr>
          <w:rFonts w:ascii="Times New Roman" w:hAnsi="Times New Roman" w:cs="Times New Roman"/>
          <w:i/>
          <w:iCs/>
        </w:rPr>
        <w:t>webscraping</w:t>
      </w:r>
      <w:proofErr w:type="spellEnd"/>
      <w:r w:rsidR="00085C59">
        <w:rPr>
          <w:rFonts w:ascii="Times New Roman" w:hAnsi="Times New Roman" w:cs="Times New Roman"/>
          <w:i/>
          <w:iCs/>
        </w:rPr>
        <w:t xml:space="preserve"> </w:t>
      </w:r>
      <w:r w:rsidR="00085C59" w:rsidRPr="00493444">
        <w:rPr>
          <w:rFonts w:ascii="Times New Roman" w:hAnsi="Times New Roman" w:cs="Times New Roman"/>
        </w:rPr>
        <w:t>(ou raspagem de dados)</w:t>
      </w:r>
      <w:r w:rsidRPr="00D5163E">
        <w:rPr>
          <w:rFonts w:ascii="Times New Roman" w:hAnsi="Times New Roman" w:cs="Times New Roman"/>
        </w:rPr>
        <w:t>.</w:t>
      </w:r>
      <w:r w:rsidR="00085C59">
        <w:rPr>
          <w:rFonts w:ascii="Times New Roman" w:hAnsi="Times New Roman" w:cs="Times New Roman"/>
        </w:rPr>
        <w:t xml:space="preserve"> A aplicação de tal</w:t>
      </w:r>
      <w:r w:rsidRPr="00D5163E">
        <w:rPr>
          <w:rFonts w:ascii="Times New Roman" w:hAnsi="Times New Roman" w:cs="Times New Roman"/>
        </w:rPr>
        <w:t xml:space="preserve"> técnica </w:t>
      </w:r>
      <w:r w:rsidR="00085C59">
        <w:rPr>
          <w:rFonts w:ascii="Times New Roman" w:hAnsi="Times New Roman" w:cs="Times New Roman"/>
        </w:rPr>
        <w:t>permitiu</w:t>
      </w:r>
      <w:r w:rsidRPr="00D5163E">
        <w:rPr>
          <w:rFonts w:ascii="Times New Roman" w:hAnsi="Times New Roman" w:cs="Times New Roman"/>
        </w:rPr>
        <w:t xml:space="preserve"> obter dados dos jogos da NBB, uma vez que esta </w:t>
      </w:r>
      <w:r w:rsidR="00500121" w:rsidRPr="00D5163E">
        <w:rPr>
          <w:rFonts w:ascii="Times New Roman" w:hAnsi="Times New Roman" w:cs="Times New Roman"/>
        </w:rPr>
        <w:t>L</w:t>
      </w:r>
      <w:r w:rsidRPr="00D5163E">
        <w:rPr>
          <w:rFonts w:ascii="Times New Roman" w:hAnsi="Times New Roman" w:cs="Times New Roman"/>
        </w:rPr>
        <w:t xml:space="preserve">iga não disponibiliza uma </w:t>
      </w:r>
      <w:r w:rsidR="000F1952" w:rsidRPr="00D5163E">
        <w:rPr>
          <w:rFonts w:ascii="Times New Roman" w:hAnsi="Times New Roman" w:cs="Times New Roman"/>
        </w:rPr>
        <w:t xml:space="preserve">Interface de Programação de Aplicativos </w:t>
      </w:r>
      <w:r w:rsidRPr="00D5163E">
        <w:rPr>
          <w:rFonts w:ascii="Times New Roman" w:hAnsi="Times New Roman" w:cs="Times New Roman"/>
        </w:rPr>
        <w:t>(</w:t>
      </w:r>
      <w:r w:rsidR="000F1952" w:rsidRPr="00D5163E">
        <w:rPr>
          <w:rFonts w:ascii="Times New Roman" w:hAnsi="Times New Roman" w:cs="Times New Roman"/>
        </w:rPr>
        <w:t>API</w:t>
      </w:r>
      <w:r w:rsidRPr="00D5163E">
        <w:rPr>
          <w:rFonts w:ascii="Times New Roman" w:hAnsi="Times New Roman" w:cs="Times New Roman"/>
        </w:rPr>
        <w:t>) que permita aos usuários acessar</w:t>
      </w:r>
      <w:r w:rsidR="00500121" w:rsidRPr="00D5163E">
        <w:rPr>
          <w:rFonts w:ascii="Times New Roman" w:hAnsi="Times New Roman" w:cs="Times New Roman"/>
        </w:rPr>
        <w:t>em</w:t>
      </w:r>
      <w:r w:rsidRPr="00D5163E">
        <w:rPr>
          <w:rFonts w:ascii="Times New Roman" w:hAnsi="Times New Roman" w:cs="Times New Roman"/>
        </w:rPr>
        <w:t xml:space="preserve"> diretamente os dados dos jogos, </w:t>
      </w:r>
      <w:r w:rsidR="00085C59">
        <w:rPr>
          <w:rFonts w:ascii="Times New Roman" w:hAnsi="Times New Roman" w:cs="Times New Roman"/>
        </w:rPr>
        <w:t>diferentemente</w:t>
      </w:r>
      <w:r w:rsidRPr="00D5163E">
        <w:rPr>
          <w:rFonts w:ascii="Times New Roman" w:hAnsi="Times New Roman" w:cs="Times New Roman"/>
        </w:rPr>
        <w:t xml:space="preserve"> das ligas da NBA e </w:t>
      </w:r>
      <w:proofErr w:type="spellStart"/>
      <w:r w:rsidRPr="00D5163E">
        <w:rPr>
          <w:rFonts w:ascii="Times New Roman" w:hAnsi="Times New Roman" w:cs="Times New Roman"/>
        </w:rPr>
        <w:t>EuroLiga</w:t>
      </w:r>
      <w:proofErr w:type="spellEnd"/>
      <w:r w:rsidRPr="00D5163E">
        <w:rPr>
          <w:rFonts w:ascii="Times New Roman" w:hAnsi="Times New Roman" w:cs="Times New Roman"/>
        </w:rPr>
        <w:t>.</w:t>
      </w:r>
    </w:p>
    <w:p w14:paraId="07B10272" w14:textId="4B0AC261" w:rsidR="00E5727B" w:rsidRPr="00D5163E" w:rsidRDefault="00A21227" w:rsidP="003667A5">
      <w:pPr>
        <w:spacing w:before="240"/>
        <w:ind w:firstLine="1134"/>
        <w:rPr>
          <w:rFonts w:ascii="Times New Roman" w:hAnsi="Times New Roman" w:cs="Times New Roman"/>
        </w:rPr>
      </w:pPr>
      <w:r w:rsidRPr="00D5163E">
        <w:rPr>
          <w:rFonts w:ascii="Times New Roman" w:hAnsi="Times New Roman" w:cs="Times New Roman"/>
        </w:rPr>
        <w:t xml:space="preserve">O procedimento de </w:t>
      </w:r>
      <w:proofErr w:type="spellStart"/>
      <w:r w:rsidRPr="00D5163E">
        <w:rPr>
          <w:rFonts w:ascii="Times New Roman" w:hAnsi="Times New Roman" w:cs="Times New Roman"/>
          <w:i/>
          <w:iCs/>
        </w:rPr>
        <w:t>webscraping</w:t>
      </w:r>
      <w:proofErr w:type="spellEnd"/>
      <w:r w:rsidRPr="00D5163E">
        <w:rPr>
          <w:rFonts w:ascii="Times New Roman" w:hAnsi="Times New Roman" w:cs="Times New Roman"/>
        </w:rPr>
        <w:t xml:space="preserve"> para a coleta de dados deste trabalho foi realizado em três etapas. Inicialmente, acessamos o portal da Liga Nacional de Basquete, https://lnb.com.br/, especificamente na seção ‘Tabela de Jogos’ do Novo Basquete Brasil (NBB). </w:t>
      </w:r>
      <w:r w:rsidR="00085C59">
        <w:rPr>
          <w:rFonts w:ascii="Times New Roman" w:hAnsi="Times New Roman" w:cs="Times New Roman"/>
        </w:rPr>
        <w:t xml:space="preserve">A </w:t>
      </w:r>
      <w:r w:rsidR="00EE2212" w:rsidRPr="00D5163E">
        <w:rPr>
          <w:rFonts w:ascii="Times New Roman" w:hAnsi="Times New Roman" w:cs="Times New Roman"/>
        </w:rPr>
        <w:fldChar w:fldCharType="begin"/>
      </w:r>
      <w:r w:rsidR="00EE2212" w:rsidRPr="00D5163E">
        <w:rPr>
          <w:rFonts w:ascii="Times New Roman" w:hAnsi="Times New Roman" w:cs="Times New Roman"/>
        </w:rPr>
        <w:instrText xml:space="preserve"> REF _Ref168236740 \h </w:instrText>
      </w:r>
      <w:r w:rsidR="00D5163E">
        <w:rPr>
          <w:rFonts w:ascii="Times New Roman" w:hAnsi="Times New Roman" w:cs="Times New Roman"/>
        </w:rPr>
        <w:instrText xml:space="preserve"> \* MERGEFORMAT </w:instrText>
      </w:r>
      <w:r w:rsidR="00EE2212" w:rsidRPr="00D5163E">
        <w:rPr>
          <w:rFonts w:ascii="Times New Roman" w:hAnsi="Times New Roman" w:cs="Times New Roman"/>
        </w:rPr>
      </w:r>
      <w:r w:rsidR="00EE2212"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493444">
        <w:rPr>
          <w:rFonts w:ascii="Times New Roman" w:hAnsi="Times New Roman" w:cs="Times New Roman"/>
          <w:noProof/>
        </w:rPr>
        <w:t>1</w:t>
      </w:r>
      <w:r w:rsidR="00EE2212" w:rsidRPr="00D5163E">
        <w:rPr>
          <w:rFonts w:ascii="Times New Roman" w:hAnsi="Times New Roman" w:cs="Times New Roman"/>
        </w:rPr>
        <w:fldChar w:fldCharType="end"/>
      </w:r>
      <w:r w:rsidR="00EE2212" w:rsidRPr="00D5163E">
        <w:rPr>
          <w:rFonts w:ascii="Times New Roman" w:hAnsi="Times New Roman" w:cs="Times New Roman"/>
          <w:color w:val="FF0000"/>
        </w:rPr>
        <w:t xml:space="preserve"> </w:t>
      </w:r>
      <w:r w:rsidRPr="00D5163E">
        <w:rPr>
          <w:rFonts w:ascii="Times New Roman" w:hAnsi="Times New Roman" w:cs="Times New Roman"/>
        </w:rPr>
        <w:t>ilustra a interface do site, que oferece uma variedade de informações disponibilizadas pela Liga.</w:t>
      </w:r>
      <w:r w:rsidR="00476CA7" w:rsidRPr="00D5163E">
        <w:rPr>
          <w:rFonts w:ascii="Times New Roman" w:hAnsi="Times New Roman" w:cs="Times New Roman"/>
          <w:noProof/>
        </w:rPr>
        <w:t xml:space="preserve"> </w:t>
      </w:r>
      <w:r w:rsidR="00E5727B" w:rsidRPr="00D5163E">
        <w:rPr>
          <w:rFonts w:ascii="Times New Roman" w:hAnsi="Times New Roman" w:cs="Times New Roman"/>
        </w:rPr>
        <w:t xml:space="preserve"> </w:t>
      </w:r>
    </w:p>
    <w:p w14:paraId="0F1C7F2F" w14:textId="32C27448" w:rsidR="00421AB7" w:rsidRPr="00D5163E" w:rsidRDefault="00421AB7" w:rsidP="00421AB7">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73FCE995" wp14:editId="698627BD">
            <wp:extent cx="4646488" cy="219703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22"/>
                    <a:stretch>
                      <a:fillRect/>
                    </a:stretch>
                  </pic:blipFill>
                  <pic:spPr>
                    <a:xfrm>
                      <a:off x="0" y="0"/>
                      <a:ext cx="4646488" cy="2197030"/>
                    </a:xfrm>
                    <a:prstGeom prst="rect">
                      <a:avLst/>
                    </a:prstGeom>
                  </pic:spPr>
                </pic:pic>
              </a:graphicData>
            </a:graphic>
          </wp:inline>
        </w:drawing>
      </w:r>
    </w:p>
    <w:p w14:paraId="14EBA330" w14:textId="143ADE96" w:rsidR="00421AB7" w:rsidRPr="00D5163E" w:rsidRDefault="00421AB7" w:rsidP="00A24B8C">
      <w:pPr>
        <w:pStyle w:val="Legenda"/>
        <w:jc w:val="center"/>
        <w:rPr>
          <w:rFonts w:ascii="Times New Roman" w:hAnsi="Times New Roman" w:cs="Times New Roman"/>
          <w:i w:val="0"/>
          <w:iCs w:val="0"/>
          <w:color w:val="auto"/>
        </w:rPr>
      </w:pPr>
      <w:bookmarkStart w:id="36" w:name="_Ref168236740"/>
      <w:bookmarkStart w:id="37" w:name="_Toc168239602"/>
      <w:bookmarkStart w:id="38" w:name="_Toc172630446"/>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2D468F" w:rsidRPr="00D5163E">
        <w:rPr>
          <w:rFonts w:ascii="Times New Roman" w:hAnsi="Times New Roman" w:cs="Times New Roman"/>
          <w:i w:val="0"/>
          <w:iCs w:val="0"/>
          <w:noProof/>
          <w:color w:val="auto"/>
        </w:rPr>
        <w:t>1</w:t>
      </w:r>
      <w:r w:rsidRPr="00D5163E">
        <w:rPr>
          <w:rFonts w:ascii="Times New Roman" w:hAnsi="Times New Roman" w:cs="Times New Roman"/>
          <w:i w:val="0"/>
          <w:iCs w:val="0"/>
          <w:color w:val="auto"/>
        </w:rPr>
        <w:fldChar w:fldCharType="end"/>
      </w:r>
      <w:bookmarkEnd w:id="36"/>
      <w:r w:rsidR="008032CF" w:rsidRPr="00D5163E">
        <w:rPr>
          <w:rFonts w:ascii="Times New Roman" w:hAnsi="Times New Roman" w:cs="Times New Roman"/>
          <w:i w:val="0"/>
          <w:iCs w:val="0"/>
          <w:color w:val="auto"/>
          <w:kern w:val="0"/>
        </w:rPr>
        <w:t xml:space="preserve"> - </w:t>
      </w:r>
      <w:r w:rsidR="00085C59">
        <w:rPr>
          <w:rFonts w:ascii="Times New Roman" w:hAnsi="Times New Roman" w:cs="Times New Roman"/>
          <w:i w:val="0"/>
          <w:iCs w:val="0"/>
          <w:color w:val="auto"/>
          <w:kern w:val="0"/>
        </w:rPr>
        <w:t>Página</w:t>
      </w:r>
      <w:r w:rsidR="00085C59" w:rsidRPr="00D5163E">
        <w:rPr>
          <w:rFonts w:ascii="Times New Roman" w:hAnsi="Times New Roman" w:cs="Times New Roman"/>
          <w:i w:val="0"/>
          <w:iCs w:val="0"/>
          <w:color w:val="auto"/>
          <w:kern w:val="0"/>
        </w:rPr>
        <w:t xml:space="preserve"> </w:t>
      </w:r>
      <w:r w:rsidR="008032CF" w:rsidRPr="00D5163E">
        <w:rPr>
          <w:rFonts w:ascii="Times New Roman" w:hAnsi="Times New Roman" w:cs="Times New Roman"/>
          <w:i w:val="0"/>
          <w:iCs w:val="0"/>
          <w:color w:val="auto"/>
          <w:kern w:val="0"/>
        </w:rPr>
        <w:t xml:space="preserve">da Liga Nacional de Basquete, </w:t>
      </w:r>
      <w:hyperlink r:id="rId23" w:history="1">
        <w:r w:rsidR="008032CF" w:rsidRPr="00D5163E">
          <w:rPr>
            <w:rStyle w:val="Hyperlink"/>
            <w:rFonts w:ascii="Times New Roman" w:hAnsi="Times New Roman" w:cs="Times New Roman"/>
            <w:i w:val="0"/>
            <w:iCs w:val="0"/>
            <w:color w:val="auto"/>
            <w:kern w:val="0"/>
          </w:rPr>
          <w:t>https://lnb.com.br/</w:t>
        </w:r>
      </w:hyperlink>
      <w:r w:rsidR="008032CF" w:rsidRPr="00D5163E">
        <w:rPr>
          <w:rFonts w:ascii="Times New Roman" w:hAnsi="Times New Roman" w:cs="Times New Roman"/>
          <w:i w:val="0"/>
          <w:iCs w:val="0"/>
          <w:color w:val="auto"/>
          <w:kern w:val="0"/>
        </w:rPr>
        <w:t>. disponibilizando informações do campeonato NBB</w:t>
      </w:r>
      <w:bookmarkEnd w:id="37"/>
      <w:bookmarkEnd w:id="38"/>
      <w:r w:rsidR="00085C59">
        <w:rPr>
          <w:rFonts w:ascii="Times New Roman" w:hAnsi="Times New Roman" w:cs="Times New Roman"/>
          <w:i w:val="0"/>
          <w:iCs w:val="0"/>
          <w:color w:val="auto"/>
          <w:kern w:val="0"/>
        </w:rPr>
        <w:t>.</w:t>
      </w:r>
    </w:p>
    <w:p w14:paraId="14FE59CC" w14:textId="456E296F" w:rsidR="00E5727B" w:rsidRPr="00D5163E" w:rsidRDefault="00E5727B" w:rsidP="00E5727B">
      <w:pPr>
        <w:spacing w:before="240"/>
        <w:ind w:firstLine="1134"/>
        <w:rPr>
          <w:rFonts w:ascii="Times New Roman" w:hAnsi="Times New Roman" w:cs="Times New Roman"/>
          <w:noProof/>
        </w:rPr>
      </w:pPr>
      <w:r w:rsidRPr="00D5163E">
        <w:rPr>
          <w:rFonts w:ascii="Times New Roman" w:hAnsi="Times New Roman" w:cs="Times New Roman"/>
        </w:rPr>
        <w:t>Selecionando a aba ‘Tabela de Jogos’, somos direcionados à página representada na</w:t>
      </w:r>
      <w:r w:rsidR="000E345F" w:rsidRPr="00D5163E">
        <w:rPr>
          <w:rFonts w:ascii="Times New Roman" w:hAnsi="Times New Roman" w:cs="Times New Roman"/>
        </w:rPr>
        <w:t xml:space="preserve"> </w:t>
      </w:r>
      <w:r w:rsidR="000E345F" w:rsidRPr="00D5163E">
        <w:rPr>
          <w:rFonts w:ascii="Times New Roman" w:hAnsi="Times New Roman" w:cs="Times New Roman"/>
        </w:rPr>
        <w:fldChar w:fldCharType="begin"/>
      </w:r>
      <w:r w:rsidR="000E345F" w:rsidRPr="00D5163E">
        <w:rPr>
          <w:rFonts w:ascii="Times New Roman" w:hAnsi="Times New Roman" w:cs="Times New Roman"/>
        </w:rPr>
        <w:instrText xml:space="preserve"> REF _Ref168236751 \h </w:instrText>
      </w:r>
      <w:r w:rsidR="00D5163E">
        <w:rPr>
          <w:rFonts w:ascii="Times New Roman" w:hAnsi="Times New Roman" w:cs="Times New Roman"/>
        </w:rPr>
        <w:instrText xml:space="preserve"> \* MERGEFORMAT </w:instrText>
      </w:r>
      <w:r w:rsidR="000E345F" w:rsidRPr="00D5163E">
        <w:rPr>
          <w:rFonts w:ascii="Times New Roman" w:hAnsi="Times New Roman" w:cs="Times New Roman"/>
        </w:rPr>
      </w:r>
      <w:r w:rsidR="000E345F"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D5163E">
        <w:rPr>
          <w:rFonts w:ascii="Times New Roman" w:hAnsi="Times New Roman" w:cs="Times New Roman"/>
          <w:i/>
          <w:iCs/>
          <w:noProof/>
        </w:rPr>
        <w:t>2</w:t>
      </w:r>
      <w:r w:rsidR="000E345F" w:rsidRPr="00D5163E">
        <w:rPr>
          <w:rFonts w:ascii="Times New Roman" w:hAnsi="Times New Roman" w:cs="Times New Roman"/>
        </w:rPr>
        <w:fldChar w:fldCharType="end"/>
      </w:r>
      <w:r w:rsidRPr="00D5163E">
        <w:rPr>
          <w:rFonts w:ascii="Times New Roman" w:hAnsi="Times New Roman" w:cs="Times New Roman"/>
        </w:rPr>
        <w:t>, que contém múltiplas abas de filtros de pesquisa. Estes permitem o acesso aos dados desde o primeiro campeonato em 2008/2009 até a temporada atual de 2023/2024, incluindo os jogos já realizados.</w:t>
      </w:r>
      <w:r w:rsidR="00A031FB" w:rsidRPr="00D5163E">
        <w:rPr>
          <w:rFonts w:ascii="Times New Roman" w:hAnsi="Times New Roman" w:cs="Times New Roman"/>
          <w:noProof/>
        </w:rPr>
        <w:t xml:space="preserve"> </w:t>
      </w:r>
    </w:p>
    <w:p w14:paraId="4FE528B3" w14:textId="77777777" w:rsidR="008032CF" w:rsidRPr="00D5163E" w:rsidRDefault="008032CF" w:rsidP="008032CF">
      <w:pPr>
        <w:keepNext/>
        <w:spacing w:before="240"/>
        <w:ind w:firstLine="1134"/>
        <w:rPr>
          <w:rFonts w:ascii="Times New Roman" w:hAnsi="Times New Roman" w:cs="Times New Roman"/>
        </w:rPr>
      </w:pPr>
      <w:r w:rsidRPr="00D5163E">
        <w:rPr>
          <w:rFonts w:ascii="Times New Roman" w:hAnsi="Times New Roman" w:cs="Times New Roman"/>
          <w:noProof/>
        </w:rPr>
        <w:lastRenderedPageBreak/>
        <w:drawing>
          <wp:inline distT="0" distB="0" distL="0" distR="0" wp14:anchorId="7752A42D" wp14:editId="1942DB8C">
            <wp:extent cx="4549775" cy="3075940"/>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24"/>
                    <a:stretch>
                      <a:fillRect/>
                    </a:stretch>
                  </pic:blipFill>
                  <pic:spPr>
                    <a:xfrm>
                      <a:off x="0" y="0"/>
                      <a:ext cx="4549775" cy="3075940"/>
                    </a:xfrm>
                    <a:prstGeom prst="rect">
                      <a:avLst/>
                    </a:prstGeom>
                  </pic:spPr>
                </pic:pic>
              </a:graphicData>
            </a:graphic>
          </wp:inline>
        </w:drawing>
      </w:r>
    </w:p>
    <w:p w14:paraId="56DFF076" w14:textId="42F8FA1B" w:rsidR="008032CF" w:rsidRPr="00D5163E" w:rsidRDefault="008032CF" w:rsidP="00A24B8C">
      <w:pPr>
        <w:pStyle w:val="Legenda"/>
        <w:jc w:val="center"/>
        <w:rPr>
          <w:rFonts w:ascii="Times New Roman" w:hAnsi="Times New Roman" w:cs="Times New Roman"/>
          <w:i w:val="0"/>
          <w:iCs w:val="0"/>
          <w:color w:val="auto"/>
        </w:rPr>
      </w:pPr>
      <w:bookmarkStart w:id="39" w:name="_Ref168236751"/>
      <w:bookmarkStart w:id="40" w:name="_Toc168239603"/>
      <w:bookmarkStart w:id="41" w:name="_Toc172630447"/>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2D468F" w:rsidRPr="00D5163E">
        <w:rPr>
          <w:rFonts w:ascii="Times New Roman" w:hAnsi="Times New Roman" w:cs="Times New Roman"/>
          <w:i w:val="0"/>
          <w:iCs w:val="0"/>
          <w:noProof/>
          <w:color w:val="auto"/>
        </w:rPr>
        <w:t>2</w:t>
      </w:r>
      <w:r w:rsidRPr="00D5163E">
        <w:rPr>
          <w:rFonts w:ascii="Times New Roman" w:hAnsi="Times New Roman" w:cs="Times New Roman"/>
          <w:i w:val="0"/>
          <w:iCs w:val="0"/>
          <w:color w:val="auto"/>
        </w:rPr>
        <w:fldChar w:fldCharType="end"/>
      </w:r>
      <w:bookmarkEnd w:id="39"/>
      <w:r w:rsidRPr="00D5163E">
        <w:rPr>
          <w:rFonts w:ascii="Times New Roman" w:hAnsi="Times New Roman" w:cs="Times New Roman"/>
          <w:i w:val="0"/>
          <w:iCs w:val="0"/>
          <w:color w:val="auto"/>
          <w:kern w:val="0"/>
        </w:rPr>
        <w:t xml:space="preserve"> - Informações disponibilizada </w:t>
      </w:r>
      <w:r w:rsidR="00085C59">
        <w:rPr>
          <w:rFonts w:ascii="Times New Roman" w:hAnsi="Times New Roman" w:cs="Times New Roman"/>
          <w:i w:val="0"/>
          <w:iCs w:val="0"/>
          <w:color w:val="auto"/>
          <w:kern w:val="0"/>
        </w:rPr>
        <w:t>na página</w:t>
      </w:r>
      <w:r w:rsidRPr="00D5163E">
        <w:rPr>
          <w:rFonts w:ascii="Times New Roman" w:hAnsi="Times New Roman" w:cs="Times New Roman"/>
          <w:i w:val="0"/>
          <w:iCs w:val="0"/>
          <w:color w:val="auto"/>
          <w:kern w:val="0"/>
        </w:rPr>
        <w:t xml:space="preserve"> </w:t>
      </w:r>
      <w:hyperlink r:id="rId25" w:history="1">
        <w:r w:rsidRPr="00D5163E">
          <w:rPr>
            <w:rStyle w:val="Hyperlink"/>
            <w:rFonts w:ascii="Times New Roman" w:hAnsi="Times New Roman" w:cs="Times New Roman"/>
            <w:i w:val="0"/>
            <w:iCs w:val="0"/>
            <w:color w:val="auto"/>
            <w:kern w:val="0"/>
          </w:rPr>
          <w:t>https://lnb.com.br/</w:t>
        </w:r>
      </w:hyperlink>
      <w:r w:rsidR="00085C59">
        <w:rPr>
          <w:rStyle w:val="Hyperlink"/>
          <w:rFonts w:ascii="Times New Roman" w:hAnsi="Times New Roman" w:cs="Times New Roman"/>
          <w:i w:val="0"/>
          <w:iCs w:val="0"/>
          <w:color w:val="auto"/>
          <w:kern w:val="0"/>
        </w:rPr>
        <w:t>,</w:t>
      </w:r>
      <w:r w:rsidRPr="00D5163E">
        <w:rPr>
          <w:rFonts w:ascii="Times New Roman" w:hAnsi="Times New Roman" w:cs="Times New Roman"/>
          <w:i w:val="0"/>
          <w:iCs w:val="0"/>
          <w:color w:val="auto"/>
          <w:kern w:val="0"/>
        </w:rPr>
        <w:t xml:space="preserve"> na aba de Tabela de Jogos.</w:t>
      </w:r>
      <w:bookmarkEnd w:id="40"/>
      <w:bookmarkEnd w:id="41"/>
    </w:p>
    <w:p w14:paraId="1651F0DB" w14:textId="36F1B088" w:rsidR="005B3F68" w:rsidRPr="00D5163E" w:rsidRDefault="00E5727B" w:rsidP="00E5727B">
      <w:pPr>
        <w:spacing w:before="240"/>
        <w:ind w:firstLine="1134"/>
        <w:rPr>
          <w:rFonts w:ascii="Times New Roman" w:hAnsi="Times New Roman" w:cs="Times New Roman"/>
        </w:rPr>
      </w:pPr>
      <w:r w:rsidRPr="00D5163E">
        <w:rPr>
          <w:rFonts w:ascii="Times New Roman" w:hAnsi="Times New Roman" w:cs="Times New Roman"/>
        </w:rPr>
        <w:t>A segunda etapa da coleta está na inspeção do</w:t>
      </w:r>
      <w:r w:rsidR="00085C59">
        <w:rPr>
          <w:rFonts w:ascii="Times New Roman" w:hAnsi="Times New Roman" w:cs="Times New Roman"/>
        </w:rPr>
        <w:t xml:space="preserve"> código</w:t>
      </w:r>
      <w:r w:rsidRPr="00D5163E">
        <w:rPr>
          <w:rFonts w:ascii="Times New Roman" w:hAnsi="Times New Roman" w:cs="Times New Roman"/>
        </w:rPr>
        <w:t xml:space="preserve"> HTML (Linguagem de Marcação de Hipertexto) </w:t>
      </w:r>
      <w:r w:rsidR="00085C59">
        <w:rPr>
          <w:rFonts w:ascii="Times New Roman" w:hAnsi="Times New Roman" w:cs="Times New Roman"/>
        </w:rPr>
        <w:t>página, com o intuito d</w:t>
      </w:r>
      <w:r w:rsidRPr="00D5163E">
        <w:rPr>
          <w:rFonts w:ascii="Times New Roman" w:hAnsi="Times New Roman" w:cs="Times New Roman"/>
        </w:rPr>
        <w:t>e encontrar os elementos específicos que contêm os dados necessários. Depois de localizar os dados,</w:t>
      </w:r>
      <w:r w:rsidR="00085C59">
        <w:rPr>
          <w:rFonts w:ascii="Times New Roman" w:hAnsi="Times New Roman" w:cs="Times New Roman"/>
        </w:rPr>
        <w:t xml:space="preserve"> conforme ilustrado na</w:t>
      </w:r>
      <w:r w:rsidRPr="00D5163E">
        <w:rPr>
          <w:rFonts w:ascii="Times New Roman" w:hAnsi="Times New Roman" w:cs="Times New Roman"/>
        </w:rPr>
        <w:t xml:space="preserve"> </w:t>
      </w:r>
      <w:r w:rsidR="00EE2212" w:rsidRPr="00D5163E">
        <w:rPr>
          <w:rFonts w:ascii="Times New Roman" w:hAnsi="Times New Roman" w:cs="Times New Roman"/>
        </w:rPr>
        <w:fldChar w:fldCharType="begin"/>
      </w:r>
      <w:r w:rsidR="00EE2212" w:rsidRPr="00D5163E">
        <w:rPr>
          <w:rFonts w:ascii="Times New Roman" w:hAnsi="Times New Roman" w:cs="Times New Roman"/>
        </w:rPr>
        <w:instrText xml:space="preserve"> REF _Ref168236763 \h </w:instrText>
      </w:r>
      <w:r w:rsidR="00D5163E">
        <w:rPr>
          <w:rFonts w:ascii="Times New Roman" w:hAnsi="Times New Roman" w:cs="Times New Roman"/>
        </w:rPr>
        <w:instrText xml:space="preserve"> \* MERGEFORMAT </w:instrText>
      </w:r>
      <w:r w:rsidR="00EE2212" w:rsidRPr="00D5163E">
        <w:rPr>
          <w:rFonts w:ascii="Times New Roman" w:hAnsi="Times New Roman" w:cs="Times New Roman"/>
        </w:rPr>
      </w:r>
      <w:r w:rsidR="00EE2212"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D5163E">
        <w:rPr>
          <w:rFonts w:ascii="Times New Roman" w:hAnsi="Times New Roman" w:cs="Times New Roman"/>
          <w:noProof/>
        </w:rPr>
        <w:t>3</w:t>
      </w:r>
      <w:r w:rsidR="00EE2212" w:rsidRPr="00D5163E">
        <w:rPr>
          <w:rFonts w:ascii="Times New Roman" w:hAnsi="Times New Roman" w:cs="Times New Roman"/>
        </w:rPr>
        <w:fldChar w:fldCharType="end"/>
      </w:r>
      <w:r w:rsidRPr="00D5163E">
        <w:rPr>
          <w:rFonts w:ascii="Times New Roman" w:hAnsi="Times New Roman" w:cs="Times New Roman"/>
        </w:rPr>
        <w:t>, realizamos uma requisição do HTTP para acessar o conteúdo da página por meio das bibliotecas</w:t>
      </w:r>
      <w:r w:rsidR="00085C59">
        <w:rPr>
          <w:rFonts w:ascii="Times New Roman" w:hAnsi="Times New Roman" w:cs="Times New Roman"/>
        </w:rPr>
        <w:t xml:space="preserve"> mencionados do </w:t>
      </w:r>
      <w:r w:rsidRPr="00D5163E">
        <w:rPr>
          <w:rFonts w:ascii="Times New Roman" w:hAnsi="Times New Roman" w:cs="Times New Roman"/>
        </w:rPr>
        <w:t>Python e extraímos os dados dos jogos.</w:t>
      </w:r>
    </w:p>
    <w:p w14:paraId="2CB76E4F" w14:textId="2A0EFDF6" w:rsidR="00463D4A" w:rsidRPr="00D5163E" w:rsidRDefault="00BD0971" w:rsidP="00D16765">
      <w:pPr>
        <w:spacing w:before="240"/>
        <w:ind w:firstLine="1134"/>
        <w:rPr>
          <w:rFonts w:ascii="Times New Roman" w:hAnsi="Times New Roman" w:cs="Times New Roman"/>
        </w:rPr>
      </w:pPr>
      <w:r w:rsidRPr="00D5163E">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555387AD" wp14:editId="48783144">
                <wp:simplePos x="0" y="0"/>
                <wp:positionH relativeFrom="column">
                  <wp:posOffset>-81280</wp:posOffset>
                </wp:positionH>
                <wp:positionV relativeFrom="paragraph">
                  <wp:posOffset>3038475</wp:posOffset>
                </wp:positionV>
                <wp:extent cx="5553710" cy="266700"/>
                <wp:effectExtent l="0" t="0" r="0" b="0"/>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3710" cy="266700"/>
                        </a:xfrm>
                        <a:prstGeom prst="rect">
                          <a:avLst/>
                        </a:prstGeom>
                        <a:solidFill>
                          <a:prstClr val="white"/>
                        </a:solidFill>
                        <a:ln>
                          <a:noFill/>
                        </a:ln>
                      </wps:spPr>
                      <wps:txbx>
                        <w:txbxContent>
                          <w:p w14:paraId="512078DF" w14:textId="3A6692C4" w:rsidR="00515CEB" w:rsidRPr="00A24B8C" w:rsidRDefault="00515CEB" w:rsidP="00A24B8C">
                            <w:pPr>
                              <w:pStyle w:val="Legenda"/>
                              <w:jc w:val="center"/>
                              <w:rPr>
                                <w:rFonts w:ascii="Arial" w:eastAsiaTheme="minorHAnsi" w:hAnsi="Arial" w:cs="Arial"/>
                                <w:i w:val="0"/>
                                <w:iCs w:val="0"/>
                                <w:noProof/>
                                <w:color w:val="auto"/>
                                <w:kern w:val="0"/>
                                <w:sz w:val="24"/>
                                <w:szCs w:val="24"/>
                                <w:lang w:eastAsia="en-US"/>
                              </w:rPr>
                            </w:pPr>
                            <w:bookmarkStart w:id="42" w:name="_Ref168236763"/>
                            <w:bookmarkStart w:id="43" w:name="_Toc168239604"/>
                            <w:bookmarkStart w:id="44" w:name="_Toc172630448"/>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3</w:t>
                            </w:r>
                            <w:r w:rsidRPr="00A24B8C">
                              <w:rPr>
                                <w:i w:val="0"/>
                                <w:iCs w:val="0"/>
                                <w:color w:val="auto"/>
                              </w:rPr>
                              <w:fldChar w:fldCharType="end"/>
                            </w:r>
                            <w:bookmarkEnd w:id="42"/>
                            <w:r w:rsidR="00EE2212" w:rsidRPr="00A24B8C">
                              <w:rPr>
                                <w:i w:val="0"/>
                                <w:iCs w:val="0"/>
                                <w:color w:val="auto"/>
                              </w:rPr>
                              <w:t xml:space="preserve"> </w:t>
                            </w:r>
                            <w:r w:rsidR="00FD3171">
                              <w:rPr>
                                <w:i w:val="0"/>
                                <w:iCs w:val="0"/>
                                <w:color w:val="auto"/>
                                <w:kern w:val="0"/>
                              </w:rPr>
                              <w:t xml:space="preserve">– </w:t>
                            </w:r>
                            <w:r w:rsidR="00085C59">
                              <w:rPr>
                                <w:i w:val="0"/>
                                <w:iCs w:val="0"/>
                                <w:color w:val="auto"/>
                                <w:kern w:val="0"/>
                              </w:rPr>
                              <w:t xml:space="preserve">Página </w:t>
                            </w:r>
                            <w:r w:rsidR="004A03FD">
                              <w:rPr>
                                <w:i w:val="0"/>
                                <w:iCs w:val="0"/>
                                <w:color w:val="auto"/>
                                <w:kern w:val="0"/>
                              </w:rPr>
                              <w:t xml:space="preserve">do NBB, </w:t>
                            </w:r>
                            <w:hyperlink r:id="rId26" w:history="1">
                              <w:r w:rsidR="004A03FD" w:rsidRPr="00A24B8C">
                                <w:rPr>
                                  <w:rStyle w:val="Hyperlink"/>
                                  <w:i w:val="0"/>
                                  <w:iCs w:val="0"/>
                                  <w:color w:val="auto"/>
                                  <w:kern w:val="0"/>
                                </w:rPr>
                                <w:t>https://lnb.com.br/</w:t>
                              </w:r>
                            </w:hyperlink>
                            <w:r w:rsidR="004A03FD">
                              <w:rPr>
                                <w:i w:val="0"/>
                                <w:iCs w:val="0"/>
                                <w:color w:val="auto"/>
                                <w:kern w:val="0"/>
                              </w:rPr>
                              <w:t xml:space="preserve"> , apresentando a t</w:t>
                            </w:r>
                            <w:r w:rsidR="00EE2212" w:rsidRPr="00A24B8C">
                              <w:rPr>
                                <w:i w:val="0"/>
                                <w:iCs w:val="0"/>
                                <w:color w:val="auto"/>
                                <w:kern w:val="0"/>
                              </w:rPr>
                              <w:t>abela com os dados dos jogadores e ao lado o HTML do site para extração.</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5387AD" id="Caixa de Texto 2" o:spid="_x0000_s1027" type="#_x0000_t202" style="position:absolute;left:0;text-align:left;margin-left:-6.4pt;margin-top:239.25pt;width:437.3pt;height:2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" stroked="f">
                <v:textbox style="mso-fit-shape-to-text:t" inset="0,0,0,0">
                  <w:txbxContent>
                    <w:p w14:paraId="512078DF" w14:textId="3A6692C4" w:rsidR="00515CEB" w:rsidRPr="00A24B8C" w:rsidRDefault="00515CEB" w:rsidP="00A24B8C">
                      <w:pPr>
                        <w:pStyle w:val="Legenda"/>
                        <w:jc w:val="center"/>
                        <w:rPr>
                          <w:rFonts w:ascii="Arial" w:eastAsiaTheme="minorHAnsi" w:hAnsi="Arial" w:cs="Arial"/>
                          <w:i w:val="0"/>
                          <w:iCs w:val="0"/>
                          <w:noProof/>
                          <w:color w:val="auto"/>
                          <w:kern w:val="0"/>
                          <w:sz w:val="24"/>
                          <w:szCs w:val="24"/>
                          <w:lang w:eastAsia="en-US"/>
                        </w:rPr>
                      </w:pPr>
                      <w:bookmarkStart w:id="45" w:name="_Ref168236763"/>
                      <w:bookmarkStart w:id="46" w:name="_Toc168239604"/>
                      <w:bookmarkStart w:id="47" w:name="_Toc172630448"/>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3</w:t>
                      </w:r>
                      <w:r w:rsidRPr="00A24B8C">
                        <w:rPr>
                          <w:i w:val="0"/>
                          <w:iCs w:val="0"/>
                          <w:color w:val="auto"/>
                        </w:rPr>
                        <w:fldChar w:fldCharType="end"/>
                      </w:r>
                      <w:bookmarkEnd w:id="45"/>
                      <w:r w:rsidR="00EE2212" w:rsidRPr="00A24B8C">
                        <w:rPr>
                          <w:i w:val="0"/>
                          <w:iCs w:val="0"/>
                          <w:color w:val="auto"/>
                        </w:rPr>
                        <w:t xml:space="preserve"> </w:t>
                      </w:r>
                      <w:r w:rsidR="00FD3171">
                        <w:rPr>
                          <w:i w:val="0"/>
                          <w:iCs w:val="0"/>
                          <w:color w:val="auto"/>
                          <w:kern w:val="0"/>
                        </w:rPr>
                        <w:t xml:space="preserve">– </w:t>
                      </w:r>
                      <w:r w:rsidR="00085C59">
                        <w:rPr>
                          <w:i w:val="0"/>
                          <w:iCs w:val="0"/>
                          <w:color w:val="auto"/>
                          <w:kern w:val="0"/>
                        </w:rPr>
                        <w:t xml:space="preserve">Página </w:t>
                      </w:r>
                      <w:r w:rsidR="004A03FD">
                        <w:rPr>
                          <w:i w:val="0"/>
                          <w:iCs w:val="0"/>
                          <w:color w:val="auto"/>
                          <w:kern w:val="0"/>
                        </w:rPr>
                        <w:t xml:space="preserve">do NBB, </w:t>
                      </w:r>
                      <w:hyperlink r:id="rId27" w:history="1">
                        <w:r w:rsidR="004A03FD" w:rsidRPr="00A24B8C">
                          <w:rPr>
                            <w:rStyle w:val="Hyperlink"/>
                            <w:i w:val="0"/>
                            <w:iCs w:val="0"/>
                            <w:color w:val="auto"/>
                            <w:kern w:val="0"/>
                          </w:rPr>
                          <w:t>https://lnb.com.br/</w:t>
                        </w:r>
                      </w:hyperlink>
                      <w:r w:rsidR="004A03FD">
                        <w:rPr>
                          <w:i w:val="0"/>
                          <w:iCs w:val="0"/>
                          <w:color w:val="auto"/>
                          <w:kern w:val="0"/>
                        </w:rPr>
                        <w:t xml:space="preserve"> , apresentando a t</w:t>
                      </w:r>
                      <w:r w:rsidR="00EE2212" w:rsidRPr="00A24B8C">
                        <w:rPr>
                          <w:i w:val="0"/>
                          <w:iCs w:val="0"/>
                          <w:color w:val="auto"/>
                          <w:kern w:val="0"/>
                        </w:rPr>
                        <w:t>abela com os dados dos jogadores e ao lado o HTML do site para extração.</w:t>
                      </w:r>
                      <w:bookmarkEnd w:id="46"/>
                      <w:bookmarkEnd w:id="47"/>
                    </w:p>
                  </w:txbxContent>
                </v:textbox>
                <w10:wrap type="square"/>
              </v:shape>
            </w:pict>
          </mc:Fallback>
        </mc:AlternateContent>
      </w:r>
      <w:r w:rsidR="00515CEB" w:rsidRPr="00D5163E">
        <w:rPr>
          <w:rFonts w:ascii="Times New Roman" w:hAnsi="Times New Roman" w:cs="Times New Roman"/>
          <w:noProof/>
        </w:rPr>
        <w:drawing>
          <wp:anchor distT="0" distB="0" distL="114300" distR="114300" simplePos="0" relativeHeight="251626496" behindDoc="0" locked="0" layoutInCell="1" allowOverlap="1" wp14:anchorId="078FC5B4" wp14:editId="0D2014DD">
            <wp:simplePos x="0" y="0"/>
            <wp:positionH relativeFrom="page">
              <wp:align>center</wp:align>
            </wp:positionH>
            <wp:positionV relativeFrom="paragraph">
              <wp:posOffset>221</wp:posOffset>
            </wp:positionV>
            <wp:extent cx="5553710" cy="2981325"/>
            <wp:effectExtent l="0" t="0" r="889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710" cy="2981325"/>
                    </a:xfrm>
                    <a:prstGeom prst="rect">
                      <a:avLst/>
                    </a:prstGeom>
                    <a:noFill/>
                  </pic:spPr>
                </pic:pic>
              </a:graphicData>
            </a:graphic>
            <wp14:sizeRelH relativeFrom="margin">
              <wp14:pctWidth>0</wp14:pctWidth>
            </wp14:sizeRelH>
            <wp14:sizeRelV relativeFrom="margin">
              <wp14:pctHeight>0</wp14:pctHeight>
            </wp14:sizeRelV>
          </wp:anchor>
        </w:drawing>
      </w:r>
      <w:r w:rsidR="00E5727B" w:rsidRPr="00D5163E">
        <w:rPr>
          <w:rFonts w:ascii="Times New Roman" w:hAnsi="Times New Roman" w:cs="Times New Roman"/>
        </w:rPr>
        <w:t xml:space="preserve">Por fim, as tabelas presentes nas abas “ESTATÍSTICAS” e “JOGADA A JOGADA” foram extraídas e estruturadas adequadamente, como um </w:t>
      </w:r>
      <w:proofErr w:type="spellStart"/>
      <w:r w:rsidR="00E5727B" w:rsidRPr="00D5163E">
        <w:rPr>
          <w:rFonts w:ascii="Times New Roman" w:hAnsi="Times New Roman" w:cs="Times New Roman"/>
          <w:i/>
          <w:iCs/>
        </w:rPr>
        <w:t>DataFrame</w:t>
      </w:r>
      <w:proofErr w:type="spellEnd"/>
      <w:r w:rsidR="00E5727B" w:rsidRPr="00D5163E">
        <w:rPr>
          <w:rFonts w:ascii="Times New Roman" w:hAnsi="Times New Roman" w:cs="Times New Roman"/>
        </w:rPr>
        <w:t xml:space="preserve">. </w:t>
      </w:r>
      <w:r w:rsidR="00500121" w:rsidRPr="00D5163E">
        <w:rPr>
          <w:rFonts w:ascii="Times New Roman" w:hAnsi="Times New Roman" w:cs="Times New Roman"/>
        </w:rPr>
        <w:t>Para c</w:t>
      </w:r>
      <w:r w:rsidR="00E5727B" w:rsidRPr="00D5163E">
        <w:rPr>
          <w:rFonts w:ascii="Times New Roman" w:hAnsi="Times New Roman" w:cs="Times New Roman"/>
        </w:rPr>
        <w:t xml:space="preserve">ada </w:t>
      </w:r>
      <w:r w:rsidR="00E5727B" w:rsidRPr="00D5163E">
        <w:rPr>
          <w:rFonts w:ascii="Times New Roman" w:hAnsi="Times New Roman" w:cs="Times New Roman"/>
        </w:rPr>
        <w:lastRenderedPageBreak/>
        <w:t xml:space="preserve">time, </w:t>
      </w:r>
      <w:r w:rsidR="00D16765">
        <w:rPr>
          <w:rFonts w:ascii="Times New Roman" w:hAnsi="Times New Roman" w:cs="Times New Roman"/>
        </w:rPr>
        <w:t>foram construídas</w:t>
      </w:r>
      <w:r w:rsidR="00D16765" w:rsidRPr="00D5163E">
        <w:rPr>
          <w:rFonts w:ascii="Times New Roman" w:hAnsi="Times New Roman" w:cs="Times New Roman"/>
        </w:rPr>
        <w:t xml:space="preserve"> </w:t>
      </w:r>
      <w:r w:rsidR="00E5727B" w:rsidRPr="00D5163E">
        <w:rPr>
          <w:rFonts w:ascii="Times New Roman" w:hAnsi="Times New Roman" w:cs="Times New Roman"/>
        </w:rPr>
        <w:t xml:space="preserve">30 tabelas referentes aos jogos realizados durante o campeonato. Cada tabela </w:t>
      </w:r>
      <w:r w:rsidR="00EE2212" w:rsidRPr="00D5163E">
        <w:rPr>
          <w:rFonts w:ascii="Times New Roman" w:hAnsi="Times New Roman" w:cs="Times New Roman"/>
        </w:rPr>
        <w:t>construída</w:t>
      </w:r>
      <w:r w:rsidR="00E5727B" w:rsidRPr="00D5163E">
        <w:rPr>
          <w:rFonts w:ascii="Times New Roman" w:hAnsi="Times New Roman" w:cs="Times New Roman"/>
        </w:rPr>
        <w:t xml:space="preserve"> apresenta, nas linhas, a composição dos cinco jogadores que participaram da partida e, nas colunas, a soma final dos indicadores técnicos realizados na partida. Depois das alterações, as tabelas foram</w:t>
      </w:r>
      <w:r w:rsidR="00B3627B" w:rsidRPr="00D5163E">
        <w:rPr>
          <w:rFonts w:ascii="Times New Roman" w:hAnsi="Times New Roman" w:cs="Times New Roman"/>
        </w:rPr>
        <w:t xml:space="preserve"> </w:t>
      </w:r>
      <w:r w:rsidR="00500121" w:rsidRPr="00D5163E">
        <w:rPr>
          <w:rFonts w:ascii="Times New Roman" w:hAnsi="Times New Roman" w:cs="Times New Roman"/>
        </w:rPr>
        <w:t xml:space="preserve">organizadas </w:t>
      </w:r>
      <w:r w:rsidR="00E5727B" w:rsidRPr="00D5163E">
        <w:rPr>
          <w:rFonts w:ascii="Times New Roman" w:hAnsi="Times New Roman" w:cs="Times New Roman"/>
        </w:rPr>
        <w:t xml:space="preserve">em ordem cronológica dos jogos no campeonato e armazenado </w:t>
      </w:r>
      <w:r w:rsidR="00D16765">
        <w:rPr>
          <w:rFonts w:ascii="Times New Roman" w:hAnsi="Times New Roman" w:cs="Times New Roman"/>
        </w:rPr>
        <w:t>em planilhas</w:t>
      </w:r>
      <w:r w:rsidR="00D16765" w:rsidRPr="00D5163E">
        <w:rPr>
          <w:rFonts w:ascii="Times New Roman" w:hAnsi="Times New Roman" w:cs="Times New Roman"/>
        </w:rPr>
        <w:t xml:space="preserve"> </w:t>
      </w:r>
      <w:r w:rsidR="00E5727B" w:rsidRPr="00D5163E">
        <w:rPr>
          <w:rFonts w:ascii="Times New Roman" w:hAnsi="Times New Roman" w:cs="Times New Roman"/>
        </w:rPr>
        <w:t>Excel para utilizações futuras</w:t>
      </w:r>
      <w:r w:rsidR="00D16765">
        <w:rPr>
          <w:rFonts w:ascii="Times New Roman" w:hAnsi="Times New Roman" w:cs="Times New Roman"/>
        </w:rPr>
        <w:t>,</w:t>
      </w:r>
      <w:r w:rsidR="00E5727B" w:rsidRPr="00D5163E">
        <w:rPr>
          <w:rFonts w:ascii="Times New Roman" w:hAnsi="Times New Roman" w:cs="Times New Roman"/>
        </w:rPr>
        <w:t xml:space="preserve"> conforme a</w:t>
      </w:r>
      <w:r w:rsidR="00EF792C" w:rsidRPr="00D5163E">
        <w:rPr>
          <w:rFonts w:ascii="Times New Roman" w:hAnsi="Times New Roman" w:cs="Times New Roman"/>
        </w:rPr>
        <w:t xml:space="preserve"> </w:t>
      </w:r>
      <w:r w:rsidR="00EF792C" w:rsidRPr="00D5163E">
        <w:rPr>
          <w:rFonts w:ascii="Times New Roman" w:hAnsi="Times New Roman" w:cs="Times New Roman"/>
        </w:rPr>
        <w:fldChar w:fldCharType="begin"/>
      </w:r>
      <w:r w:rsidR="00EF792C" w:rsidRPr="00D5163E">
        <w:rPr>
          <w:rFonts w:ascii="Times New Roman" w:hAnsi="Times New Roman" w:cs="Times New Roman"/>
        </w:rPr>
        <w:instrText xml:space="preserve"> REF _Ref168950241 \h  \* MERGEFORMAT </w:instrText>
      </w:r>
      <w:r w:rsidR="00EF792C" w:rsidRPr="00D5163E">
        <w:rPr>
          <w:rFonts w:ascii="Times New Roman" w:hAnsi="Times New Roman" w:cs="Times New Roman"/>
        </w:rPr>
      </w:r>
      <w:r w:rsidR="00EF792C" w:rsidRPr="00D5163E">
        <w:rPr>
          <w:rFonts w:ascii="Times New Roman" w:hAnsi="Times New Roman" w:cs="Times New Roman"/>
        </w:rPr>
        <w:fldChar w:fldCharType="separate"/>
      </w:r>
      <w:r w:rsidR="00BF7556" w:rsidRPr="00D5163E">
        <w:rPr>
          <w:rFonts w:ascii="Times New Roman" w:hAnsi="Times New Roman" w:cs="Times New Roman"/>
        </w:rPr>
        <w:t>Tabela 1</w:t>
      </w:r>
      <w:r w:rsidR="00EF792C" w:rsidRPr="00D5163E">
        <w:rPr>
          <w:rFonts w:ascii="Times New Roman" w:hAnsi="Times New Roman" w:cs="Times New Roman"/>
        </w:rPr>
        <w:fldChar w:fldCharType="end"/>
      </w:r>
      <w:r w:rsidR="00D16765">
        <w:rPr>
          <w:rFonts w:ascii="Times New Roman" w:hAnsi="Times New Roman" w:cs="Times New Roman"/>
        </w:rPr>
        <w:t xml:space="preserve">, que apresenta um </w:t>
      </w:r>
      <w:r w:rsidR="00C03320" w:rsidRPr="00D5163E">
        <w:rPr>
          <w:rFonts w:ascii="Times New Roman" w:hAnsi="Times New Roman" w:cs="Times New Roman"/>
        </w:rPr>
        <w:t xml:space="preserve">exemplo </w:t>
      </w:r>
      <w:r w:rsidR="00D16765" w:rsidRPr="00D5163E">
        <w:rPr>
          <w:rFonts w:ascii="Times New Roman" w:hAnsi="Times New Roman" w:cs="Times New Roman"/>
        </w:rPr>
        <w:t>d</w:t>
      </w:r>
      <w:r w:rsidR="00D16765">
        <w:rPr>
          <w:rFonts w:ascii="Times New Roman" w:hAnsi="Times New Roman" w:cs="Times New Roman"/>
        </w:rPr>
        <w:t>e</w:t>
      </w:r>
      <w:r w:rsidR="00D16765" w:rsidRPr="00D5163E">
        <w:rPr>
          <w:rFonts w:ascii="Times New Roman" w:hAnsi="Times New Roman" w:cs="Times New Roman"/>
        </w:rPr>
        <w:t xml:space="preserve"> </w:t>
      </w:r>
      <w:r w:rsidR="00C03320" w:rsidRPr="00D5163E">
        <w:rPr>
          <w:rFonts w:ascii="Times New Roman" w:hAnsi="Times New Roman" w:cs="Times New Roman"/>
        </w:rPr>
        <w:t xml:space="preserve">matriz formada </w:t>
      </w:r>
      <w:r w:rsidR="00D16765">
        <w:rPr>
          <w:rFonts w:ascii="Times New Roman" w:hAnsi="Times New Roman" w:cs="Times New Roman"/>
        </w:rPr>
        <w:t>pelos</w:t>
      </w:r>
      <w:r w:rsidR="00D16765" w:rsidRPr="00D5163E">
        <w:rPr>
          <w:rFonts w:ascii="Times New Roman" w:hAnsi="Times New Roman" w:cs="Times New Roman"/>
        </w:rPr>
        <w:t xml:space="preserve"> </w:t>
      </w:r>
      <w:r w:rsidR="0097170B" w:rsidRPr="00D5163E">
        <w:rPr>
          <w:rFonts w:ascii="Times New Roman" w:hAnsi="Times New Roman" w:cs="Times New Roman"/>
        </w:rPr>
        <w:t>cinco quintetos da equipe do Flamengo</w:t>
      </w:r>
      <w:r w:rsidR="00C03320" w:rsidRPr="00D5163E">
        <w:rPr>
          <w:rFonts w:ascii="Times New Roman" w:hAnsi="Times New Roman" w:cs="Times New Roman"/>
        </w:rPr>
        <w:t xml:space="preserve">. Nas linhas estão os quintetos </w:t>
      </w:r>
      <w:r w:rsidR="00152A13" w:rsidRPr="00D5163E">
        <w:rPr>
          <w:rFonts w:ascii="Times New Roman" w:hAnsi="Times New Roman" w:cs="Times New Roman"/>
        </w:rPr>
        <w:t>e</w:t>
      </w:r>
      <w:r w:rsidR="00D16765">
        <w:rPr>
          <w:rFonts w:ascii="Times New Roman" w:hAnsi="Times New Roman" w:cs="Times New Roman"/>
        </w:rPr>
        <w:t>,</w:t>
      </w:r>
      <w:r w:rsidR="00152A13" w:rsidRPr="00D5163E">
        <w:rPr>
          <w:rFonts w:ascii="Times New Roman" w:hAnsi="Times New Roman" w:cs="Times New Roman"/>
        </w:rPr>
        <w:t xml:space="preserve"> nas colunas</w:t>
      </w:r>
      <w:r w:rsidR="00D16765">
        <w:rPr>
          <w:rFonts w:ascii="Times New Roman" w:hAnsi="Times New Roman" w:cs="Times New Roman"/>
        </w:rPr>
        <w:t>,</w:t>
      </w:r>
      <w:r w:rsidR="00152A13" w:rsidRPr="00D5163E">
        <w:rPr>
          <w:rFonts w:ascii="Times New Roman" w:hAnsi="Times New Roman" w:cs="Times New Roman"/>
        </w:rPr>
        <w:t xml:space="preserve"> a somatória dos indicadores técnicos</w:t>
      </w:r>
      <w:r w:rsidR="003D5ECB" w:rsidRPr="00D5163E">
        <w:rPr>
          <w:rFonts w:ascii="Times New Roman" w:hAnsi="Times New Roman" w:cs="Times New Roman"/>
        </w:rPr>
        <w:t>,</w:t>
      </w:r>
      <w:r w:rsidR="00D16765">
        <w:rPr>
          <w:rFonts w:ascii="Times New Roman" w:hAnsi="Times New Roman" w:cs="Times New Roman"/>
        </w:rPr>
        <w:t xml:space="preserve"> que neste caso correspondem a</w:t>
      </w:r>
      <w:r w:rsidR="003D5ECB" w:rsidRPr="00D5163E">
        <w:rPr>
          <w:rFonts w:ascii="Times New Roman" w:hAnsi="Times New Roman" w:cs="Times New Roman"/>
        </w:rPr>
        <w:t xml:space="preserve"> </w:t>
      </w:r>
      <w:r w:rsidR="004C3A18" w:rsidRPr="00D5163E">
        <w:rPr>
          <w:rFonts w:ascii="Times New Roman" w:hAnsi="Times New Roman" w:cs="Times New Roman"/>
        </w:rPr>
        <w:t>Minutos, Pontos, Assistências</w:t>
      </w:r>
      <w:r w:rsidR="002300D0" w:rsidRPr="00D5163E">
        <w:rPr>
          <w:rFonts w:ascii="Times New Roman" w:hAnsi="Times New Roman" w:cs="Times New Roman"/>
        </w:rPr>
        <w:t>, Arremessos Convertidos</w:t>
      </w:r>
      <w:r w:rsidR="00A3191A" w:rsidRPr="00D5163E">
        <w:rPr>
          <w:rFonts w:ascii="Times New Roman" w:hAnsi="Times New Roman" w:cs="Times New Roman"/>
        </w:rPr>
        <w:t>,</w:t>
      </w:r>
      <w:r w:rsidR="002300D0" w:rsidRPr="00D5163E">
        <w:rPr>
          <w:rFonts w:ascii="Times New Roman" w:hAnsi="Times New Roman" w:cs="Times New Roman"/>
        </w:rPr>
        <w:t xml:space="preserve"> Perda</w:t>
      </w:r>
      <w:r w:rsidR="00A3191A" w:rsidRPr="00D5163E">
        <w:rPr>
          <w:rFonts w:ascii="Times New Roman" w:hAnsi="Times New Roman" w:cs="Times New Roman"/>
        </w:rPr>
        <w:t>s</w:t>
      </w:r>
      <w:r w:rsidR="002300D0" w:rsidRPr="00D5163E">
        <w:rPr>
          <w:rFonts w:ascii="Times New Roman" w:hAnsi="Times New Roman" w:cs="Times New Roman"/>
        </w:rPr>
        <w:t xml:space="preserve"> de Posse e Roubos</w:t>
      </w:r>
      <w:r w:rsidR="00EF792C" w:rsidRPr="00D5163E">
        <w:rPr>
          <w:rFonts w:ascii="Times New Roman" w:hAnsi="Times New Roman" w:cs="Times New Roman"/>
        </w:rPr>
        <w:t>.</w:t>
      </w:r>
    </w:p>
    <w:p w14:paraId="6F3D8920" w14:textId="1B167D83" w:rsidR="001115DA" w:rsidRPr="00D5163E" w:rsidRDefault="001115DA" w:rsidP="001115DA">
      <w:pPr>
        <w:pStyle w:val="Legenda"/>
        <w:keepNext/>
        <w:rPr>
          <w:rFonts w:ascii="Times New Roman" w:hAnsi="Times New Roman" w:cs="Times New Roman"/>
          <w:i w:val="0"/>
          <w:iCs w:val="0"/>
          <w:color w:val="auto"/>
          <w:sz w:val="22"/>
          <w:szCs w:val="22"/>
        </w:rPr>
      </w:pPr>
      <w:bookmarkStart w:id="48" w:name="_Ref168950241"/>
      <w:bookmarkStart w:id="49" w:name="_Toc174427672"/>
      <w:r w:rsidRPr="00D5163E">
        <w:rPr>
          <w:rFonts w:ascii="Times New Roman" w:hAnsi="Times New Roman" w:cs="Times New Roman"/>
          <w:i w:val="0"/>
          <w:iCs w:val="0"/>
          <w:color w:val="auto"/>
          <w:sz w:val="21"/>
          <w:szCs w:val="21"/>
        </w:rPr>
        <w:t xml:space="preserve">Tabela </w:t>
      </w:r>
      <w:r w:rsidRPr="00D5163E">
        <w:rPr>
          <w:rFonts w:ascii="Times New Roman" w:hAnsi="Times New Roman" w:cs="Times New Roman"/>
          <w:i w:val="0"/>
          <w:iCs w:val="0"/>
          <w:color w:val="auto"/>
          <w:sz w:val="21"/>
          <w:szCs w:val="21"/>
        </w:rPr>
        <w:fldChar w:fldCharType="begin"/>
      </w:r>
      <w:r w:rsidRPr="00D5163E">
        <w:rPr>
          <w:rFonts w:ascii="Times New Roman" w:hAnsi="Times New Roman" w:cs="Times New Roman"/>
          <w:i w:val="0"/>
          <w:iCs w:val="0"/>
          <w:color w:val="auto"/>
          <w:sz w:val="21"/>
          <w:szCs w:val="21"/>
        </w:rPr>
        <w:instrText xml:space="preserve"> SEQ Tabela \* ARABIC </w:instrText>
      </w:r>
      <w:r w:rsidRPr="00D5163E">
        <w:rPr>
          <w:rFonts w:ascii="Times New Roman" w:hAnsi="Times New Roman" w:cs="Times New Roman"/>
          <w:i w:val="0"/>
          <w:iCs w:val="0"/>
          <w:color w:val="auto"/>
          <w:sz w:val="21"/>
          <w:szCs w:val="21"/>
        </w:rPr>
        <w:fldChar w:fldCharType="separate"/>
      </w:r>
      <w:r w:rsidR="00801CF9" w:rsidRPr="00D5163E">
        <w:rPr>
          <w:rFonts w:ascii="Times New Roman" w:hAnsi="Times New Roman" w:cs="Times New Roman"/>
          <w:i w:val="0"/>
          <w:iCs w:val="0"/>
          <w:noProof/>
          <w:color w:val="auto"/>
          <w:sz w:val="21"/>
          <w:szCs w:val="21"/>
        </w:rPr>
        <w:t>1</w:t>
      </w:r>
      <w:r w:rsidRPr="00D5163E">
        <w:rPr>
          <w:rFonts w:ascii="Times New Roman" w:hAnsi="Times New Roman" w:cs="Times New Roman"/>
          <w:i w:val="0"/>
          <w:iCs w:val="0"/>
          <w:color w:val="auto"/>
          <w:sz w:val="21"/>
          <w:szCs w:val="21"/>
        </w:rPr>
        <w:fldChar w:fldCharType="end"/>
      </w:r>
      <w:bookmarkEnd w:id="48"/>
      <w:r w:rsidRPr="00D5163E">
        <w:rPr>
          <w:rFonts w:ascii="Times New Roman" w:hAnsi="Times New Roman" w:cs="Times New Roman"/>
          <w:i w:val="0"/>
          <w:iCs w:val="0"/>
          <w:color w:val="auto"/>
          <w:sz w:val="21"/>
          <w:szCs w:val="21"/>
        </w:rPr>
        <w:t xml:space="preserve"> </w:t>
      </w:r>
      <w:r w:rsidR="0095137D" w:rsidRPr="00D5163E">
        <w:rPr>
          <w:rFonts w:ascii="Times New Roman" w:hAnsi="Times New Roman" w:cs="Times New Roman"/>
          <w:i w:val="0"/>
          <w:iCs w:val="0"/>
          <w:color w:val="auto"/>
          <w:sz w:val="21"/>
          <w:szCs w:val="21"/>
        </w:rPr>
        <w:t>–</w:t>
      </w:r>
      <w:r w:rsidRPr="00D5163E">
        <w:rPr>
          <w:rFonts w:ascii="Times New Roman" w:hAnsi="Times New Roman" w:cs="Times New Roman"/>
          <w:i w:val="0"/>
          <w:iCs w:val="0"/>
          <w:color w:val="auto"/>
          <w:sz w:val="21"/>
          <w:szCs w:val="21"/>
        </w:rPr>
        <w:t xml:space="preserve"> </w:t>
      </w:r>
      <w:r w:rsidR="0095137D" w:rsidRPr="00D5163E">
        <w:rPr>
          <w:rFonts w:ascii="Times New Roman" w:hAnsi="Times New Roman" w:cs="Times New Roman"/>
          <w:i w:val="0"/>
          <w:iCs w:val="0"/>
          <w:color w:val="auto"/>
          <w:sz w:val="21"/>
          <w:szCs w:val="21"/>
        </w:rPr>
        <w:t xml:space="preserve">Exemplo da Matriz </w:t>
      </w:r>
      <w:r w:rsidR="004C3F36" w:rsidRPr="00D5163E">
        <w:rPr>
          <w:rFonts w:ascii="Times New Roman" w:hAnsi="Times New Roman" w:cs="Times New Roman"/>
          <w:i w:val="0"/>
          <w:iCs w:val="0"/>
          <w:color w:val="auto"/>
          <w:sz w:val="21"/>
          <w:szCs w:val="21"/>
        </w:rPr>
        <w:t>contendo os quintetos e seis os indicadores técnicos</w:t>
      </w:r>
      <w:r w:rsidR="000330B6" w:rsidRPr="00D5163E">
        <w:rPr>
          <w:rFonts w:ascii="Times New Roman" w:hAnsi="Times New Roman" w:cs="Times New Roman"/>
          <w:i w:val="0"/>
          <w:iCs w:val="0"/>
          <w:color w:val="auto"/>
          <w:sz w:val="21"/>
          <w:szCs w:val="21"/>
        </w:rPr>
        <w:t xml:space="preserve"> utilizados no trabalho</w:t>
      </w:r>
      <w:r w:rsidR="00D16765">
        <w:rPr>
          <w:rFonts w:ascii="Times New Roman" w:hAnsi="Times New Roman" w:cs="Times New Roman"/>
          <w:i w:val="0"/>
          <w:iCs w:val="0"/>
          <w:color w:val="auto"/>
          <w:sz w:val="21"/>
          <w:szCs w:val="21"/>
        </w:rPr>
        <w:t>.</w:t>
      </w:r>
      <w:bookmarkEnd w:id="49"/>
      <w:r w:rsidR="004C3F36" w:rsidRPr="00D5163E">
        <w:rPr>
          <w:rFonts w:ascii="Times New Roman" w:hAnsi="Times New Roman" w:cs="Times New Roman"/>
          <w:i w:val="0"/>
          <w:iCs w:val="0"/>
          <w:color w:val="auto"/>
          <w:sz w:val="21"/>
          <w:szCs w:val="21"/>
        </w:rPr>
        <w:t xml:space="preserve"> </w:t>
      </w:r>
    </w:p>
    <w:tbl>
      <w:tblPr>
        <w:tblW w:w="11151" w:type="dxa"/>
        <w:tblInd w:w="-1286" w:type="dxa"/>
        <w:tblCellMar>
          <w:left w:w="70" w:type="dxa"/>
          <w:right w:w="70" w:type="dxa"/>
        </w:tblCellMar>
        <w:tblLook w:val="04A0" w:firstRow="1" w:lastRow="0" w:firstColumn="1" w:lastColumn="0" w:noHBand="0" w:noVBand="1"/>
      </w:tblPr>
      <w:tblGrid>
        <w:gridCol w:w="3686"/>
        <w:gridCol w:w="992"/>
        <w:gridCol w:w="993"/>
        <w:gridCol w:w="1559"/>
        <w:gridCol w:w="1562"/>
        <w:gridCol w:w="1306"/>
        <w:gridCol w:w="1053"/>
      </w:tblGrid>
      <w:tr w:rsidR="001115DA" w:rsidRPr="00D5163E" w14:paraId="5F16C736" w14:textId="77777777" w:rsidTr="000A38E6">
        <w:trPr>
          <w:trHeight w:val="96"/>
        </w:trPr>
        <w:tc>
          <w:tcPr>
            <w:tcW w:w="3686" w:type="dxa"/>
            <w:tcBorders>
              <w:top w:val="single" w:sz="8" w:space="0" w:color="000000"/>
              <w:left w:val="single" w:sz="8" w:space="0" w:color="000000"/>
              <w:bottom w:val="nil"/>
              <w:right w:val="single" w:sz="8" w:space="0" w:color="000000"/>
            </w:tcBorders>
            <w:shd w:val="clear" w:color="auto" w:fill="auto"/>
            <w:vAlign w:val="center"/>
            <w:hideMark/>
          </w:tcPr>
          <w:p w14:paraId="28AA8F09" w14:textId="326FE032" w:rsidR="003D0467" w:rsidRPr="00D5163E" w:rsidRDefault="00D16765"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Pr>
                <w:rFonts w:ascii="Times New Roman" w:eastAsia="Times New Roman" w:hAnsi="Times New Roman" w:cs="Times New Roman"/>
                <w:b/>
                <w:bCs/>
                <w:color w:val="000000"/>
                <w:sz w:val="18"/>
                <w:szCs w:val="18"/>
                <w:lang w:eastAsia="ja-JP"/>
              </w:rPr>
              <w:t>Quinteto</w:t>
            </w:r>
          </w:p>
        </w:tc>
        <w:tc>
          <w:tcPr>
            <w:tcW w:w="992" w:type="dxa"/>
            <w:tcBorders>
              <w:top w:val="single" w:sz="8" w:space="0" w:color="000000"/>
              <w:left w:val="nil"/>
              <w:bottom w:val="nil"/>
              <w:right w:val="single" w:sz="8" w:space="0" w:color="000000"/>
            </w:tcBorders>
            <w:shd w:val="clear" w:color="auto" w:fill="auto"/>
            <w:vAlign w:val="center"/>
            <w:hideMark/>
          </w:tcPr>
          <w:p w14:paraId="323E0A1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Minutos</w:t>
            </w:r>
          </w:p>
        </w:tc>
        <w:tc>
          <w:tcPr>
            <w:tcW w:w="993" w:type="dxa"/>
            <w:tcBorders>
              <w:top w:val="single" w:sz="8" w:space="0" w:color="000000"/>
              <w:left w:val="nil"/>
              <w:bottom w:val="nil"/>
              <w:right w:val="single" w:sz="8" w:space="0" w:color="000000"/>
            </w:tcBorders>
            <w:shd w:val="clear" w:color="auto" w:fill="auto"/>
            <w:vAlign w:val="center"/>
            <w:hideMark/>
          </w:tcPr>
          <w:p w14:paraId="1115C237"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Pontos</w:t>
            </w:r>
          </w:p>
        </w:tc>
        <w:tc>
          <w:tcPr>
            <w:tcW w:w="1559" w:type="dxa"/>
            <w:tcBorders>
              <w:top w:val="single" w:sz="8" w:space="0" w:color="000000"/>
              <w:left w:val="nil"/>
              <w:bottom w:val="nil"/>
              <w:right w:val="single" w:sz="8" w:space="0" w:color="000000"/>
            </w:tcBorders>
            <w:shd w:val="clear" w:color="auto" w:fill="auto"/>
            <w:vAlign w:val="center"/>
            <w:hideMark/>
          </w:tcPr>
          <w:p w14:paraId="0AC871C1"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Assistências</w:t>
            </w:r>
          </w:p>
        </w:tc>
        <w:tc>
          <w:tcPr>
            <w:tcW w:w="1562" w:type="dxa"/>
            <w:tcBorders>
              <w:top w:val="single" w:sz="8" w:space="0" w:color="000000"/>
              <w:left w:val="nil"/>
              <w:bottom w:val="nil"/>
              <w:right w:val="single" w:sz="8" w:space="0" w:color="000000"/>
            </w:tcBorders>
            <w:shd w:val="clear" w:color="auto" w:fill="auto"/>
            <w:vAlign w:val="center"/>
            <w:hideMark/>
          </w:tcPr>
          <w:p w14:paraId="46C0AE5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Arremessos convertidos</w:t>
            </w:r>
          </w:p>
        </w:tc>
        <w:tc>
          <w:tcPr>
            <w:tcW w:w="1306" w:type="dxa"/>
            <w:tcBorders>
              <w:top w:val="single" w:sz="8" w:space="0" w:color="000000"/>
              <w:left w:val="nil"/>
              <w:bottom w:val="nil"/>
              <w:right w:val="single" w:sz="8" w:space="0" w:color="000000"/>
            </w:tcBorders>
            <w:shd w:val="clear" w:color="auto" w:fill="auto"/>
            <w:vAlign w:val="center"/>
            <w:hideMark/>
          </w:tcPr>
          <w:p w14:paraId="68EC0B8D"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Perda de Posse</w:t>
            </w:r>
          </w:p>
        </w:tc>
        <w:tc>
          <w:tcPr>
            <w:tcW w:w="1053" w:type="dxa"/>
            <w:tcBorders>
              <w:top w:val="single" w:sz="8" w:space="0" w:color="000000"/>
              <w:left w:val="nil"/>
              <w:bottom w:val="nil"/>
              <w:right w:val="single" w:sz="8" w:space="0" w:color="000000"/>
            </w:tcBorders>
            <w:shd w:val="clear" w:color="auto" w:fill="auto"/>
            <w:vAlign w:val="center"/>
            <w:hideMark/>
          </w:tcPr>
          <w:p w14:paraId="42840DEB"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b/>
                <w:bCs/>
                <w:color w:val="000000"/>
                <w:sz w:val="18"/>
                <w:szCs w:val="18"/>
                <w:lang w:eastAsia="ja-JP"/>
              </w:rPr>
            </w:pPr>
            <w:r w:rsidRPr="00D5163E">
              <w:rPr>
                <w:rFonts w:ascii="Times New Roman" w:eastAsia="Times New Roman" w:hAnsi="Times New Roman" w:cs="Times New Roman"/>
                <w:b/>
                <w:bCs/>
                <w:color w:val="000000"/>
                <w:sz w:val="18"/>
                <w:szCs w:val="18"/>
                <w:lang w:eastAsia="ja-JP"/>
              </w:rPr>
              <w:t>Roubos</w:t>
            </w:r>
          </w:p>
        </w:tc>
      </w:tr>
      <w:tr w:rsidR="001115DA" w:rsidRPr="00D5163E" w14:paraId="72C3C6B8" w14:textId="77777777" w:rsidTr="000A38E6">
        <w:trPr>
          <w:trHeight w:val="437"/>
        </w:trPr>
        <w:tc>
          <w:tcPr>
            <w:tcW w:w="368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E55077"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J. Luz dos Santos, M. Vieira de Sousa, C. Rodrigues do Nascimento, R. Ferreira de Sousa</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14:paraId="034CA3A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14:14</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14:paraId="2E2ED68C"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25</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14:paraId="55E9780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single" w:sz="8" w:space="0" w:color="auto"/>
              <w:left w:val="nil"/>
              <w:bottom w:val="single" w:sz="8" w:space="0" w:color="auto"/>
              <w:right w:val="single" w:sz="8" w:space="0" w:color="auto"/>
            </w:tcBorders>
            <w:shd w:val="clear" w:color="auto" w:fill="auto"/>
            <w:noWrap/>
            <w:vAlign w:val="center"/>
            <w:hideMark/>
          </w:tcPr>
          <w:p w14:paraId="78AE73BD"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10</w:t>
            </w:r>
          </w:p>
        </w:tc>
        <w:tc>
          <w:tcPr>
            <w:tcW w:w="1306" w:type="dxa"/>
            <w:tcBorders>
              <w:top w:val="single" w:sz="8" w:space="0" w:color="auto"/>
              <w:left w:val="nil"/>
              <w:bottom w:val="single" w:sz="8" w:space="0" w:color="auto"/>
              <w:right w:val="single" w:sz="8" w:space="0" w:color="auto"/>
            </w:tcBorders>
            <w:shd w:val="clear" w:color="auto" w:fill="auto"/>
            <w:noWrap/>
            <w:vAlign w:val="center"/>
            <w:hideMark/>
          </w:tcPr>
          <w:p w14:paraId="579B19A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14:paraId="7433655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w:t>
            </w:r>
          </w:p>
        </w:tc>
      </w:tr>
      <w:tr w:rsidR="001115DA" w:rsidRPr="00D5163E" w14:paraId="769FBC9C" w14:textId="77777777" w:rsidTr="000A38E6">
        <w:trPr>
          <w:trHeight w:val="461"/>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5BAB747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Y. Mateus dos Santos, M. Vieira de Sousa, C. Rodrigues do Nascimento, R. Ferreira de Sousa</w:t>
            </w:r>
          </w:p>
        </w:tc>
        <w:tc>
          <w:tcPr>
            <w:tcW w:w="992" w:type="dxa"/>
            <w:tcBorders>
              <w:top w:val="nil"/>
              <w:left w:val="nil"/>
              <w:bottom w:val="single" w:sz="8" w:space="0" w:color="auto"/>
              <w:right w:val="single" w:sz="8" w:space="0" w:color="auto"/>
            </w:tcBorders>
            <w:shd w:val="clear" w:color="auto" w:fill="auto"/>
            <w:noWrap/>
            <w:vAlign w:val="center"/>
            <w:hideMark/>
          </w:tcPr>
          <w:p w14:paraId="5B9F90D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14:12</w:t>
            </w:r>
          </w:p>
        </w:tc>
        <w:tc>
          <w:tcPr>
            <w:tcW w:w="993" w:type="dxa"/>
            <w:tcBorders>
              <w:top w:val="nil"/>
              <w:left w:val="nil"/>
              <w:bottom w:val="single" w:sz="8" w:space="0" w:color="auto"/>
              <w:right w:val="single" w:sz="8" w:space="0" w:color="auto"/>
            </w:tcBorders>
            <w:shd w:val="clear" w:color="auto" w:fill="auto"/>
            <w:noWrap/>
            <w:vAlign w:val="center"/>
            <w:hideMark/>
          </w:tcPr>
          <w:p w14:paraId="13841D8A"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16</w:t>
            </w:r>
          </w:p>
        </w:tc>
        <w:tc>
          <w:tcPr>
            <w:tcW w:w="1559" w:type="dxa"/>
            <w:tcBorders>
              <w:top w:val="nil"/>
              <w:left w:val="nil"/>
              <w:bottom w:val="single" w:sz="8" w:space="0" w:color="auto"/>
              <w:right w:val="single" w:sz="8" w:space="0" w:color="auto"/>
            </w:tcBorders>
            <w:shd w:val="clear" w:color="auto" w:fill="auto"/>
            <w:noWrap/>
            <w:vAlign w:val="center"/>
            <w:hideMark/>
          </w:tcPr>
          <w:p w14:paraId="4E6DE8A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562" w:type="dxa"/>
            <w:tcBorders>
              <w:top w:val="nil"/>
              <w:left w:val="nil"/>
              <w:bottom w:val="single" w:sz="8" w:space="0" w:color="auto"/>
              <w:right w:val="single" w:sz="8" w:space="0" w:color="auto"/>
            </w:tcBorders>
            <w:shd w:val="clear" w:color="auto" w:fill="auto"/>
            <w:noWrap/>
            <w:vAlign w:val="center"/>
            <w:hideMark/>
          </w:tcPr>
          <w:p w14:paraId="698377B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6</w:t>
            </w:r>
          </w:p>
        </w:tc>
        <w:tc>
          <w:tcPr>
            <w:tcW w:w="1306" w:type="dxa"/>
            <w:tcBorders>
              <w:top w:val="nil"/>
              <w:left w:val="nil"/>
              <w:bottom w:val="single" w:sz="8" w:space="0" w:color="auto"/>
              <w:right w:val="single" w:sz="8" w:space="0" w:color="auto"/>
            </w:tcBorders>
            <w:shd w:val="clear" w:color="auto" w:fill="auto"/>
            <w:noWrap/>
            <w:vAlign w:val="center"/>
            <w:hideMark/>
          </w:tcPr>
          <w:p w14:paraId="73942C3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5</w:t>
            </w:r>
          </w:p>
        </w:tc>
        <w:tc>
          <w:tcPr>
            <w:tcW w:w="1053" w:type="dxa"/>
            <w:tcBorders>
              <w:top w:val="nil"/>
              <w:left w:val="nil"/>
              <w:bottom w:val="single" w:sz="8" w:space="0" w:color="auto"/>
              <w:right w:val="single" w:sz="8" w:space="0" w:color="auto"/>
            </w:tcBorders>
            <w:shd w:val="clear" w:color="auto" w:fill="auto"/>
            <w:noWrap/>
            <w:vAlign w:val="center"/>
            <w:hideMark/>
          </w:tcPr>
          <w:p w14:paraId="16708B61"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4</w:t>
            </w:r>
          </w:p>
        </w:tc>
      </w:tr>
      <w:tr w:rsidR="001115DA" w:rsidRPr="00D5163E" w14:paraId="55086044" w14:textId="77777777" w:rsidTr="000A38E6">
        <w:trPr>
          <w:trHeight w:val="437"/>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6913AB9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 xml:space="preserve">Y. Mateus dos Santos, L. Agustin Gonzalez, C. Rodrigues do Nascimento, R. Ferreira de Sousa, R. </w:t>
            </w:r>
            <w:proofErr w:type="spellStart"/>
            <w:r w:rsidRPr="00D5163E">
              <w:rPr>
                <w:rFonts w:ascii="Times New Roman" w:eastAsia="Times New Roman" w:hAnsi="Times New Roman" w:cs="Times New Roman"/>
                <w:color w:val="000000"/>
                <w:sz w:val="18"/>
                <w:szCs w:val="18"/>
                <w:lang w:eastAsia="ja-JP"/>
              </w:rPr>
              <w:t>Hettsheimeir</w:t>
            </w:r>
            <w:proofErr w:type="spellEnd"/>
          </w:p>
        </w:tc>
        <w:tc>
          <w:tcPr>
            <w:tcW w:w="992" w:type="dxa"/>
            <w:tcBorders>
              <w:top w:val="nil"/>
              <w:left w:val="nil"/>
              <w:bottom w:val="single" w:sz="8" w:space="0" w:color="auto"/>
              <w:right w:val="single" w:sz="8" w:space="0" w:color="auto"/>
            </w:tcBorders>
            <w:shd w:val="clear" w:color="auto" w:fill="auto"/>
            <w:noWrap/>
            <w:vAlign w:val="center"/>
            <w:hideMark/>
          </w:tcPr>
          <w:p w14:paraId="32AB0165"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13:38</w:t>
            </w:r>
          </w:p>
        </w:tc>
        <w:tc>
          <w:tcPr>
            <w:tcW w:w="993" w:type="dxa"/>
            <w:tcBorders>
              <w:top w:val="nil"/>
              <w:left w:val="nil"/>
              <w:bottom w:val="single" w:sz="8" w:space="0" w:color="auto"/>
              <w:right w:val="single" w:sz="8" w:space="0" w:color="auto"/>
            </w:tcBorders>
            <w:shd w:val="clear" w:color="auto" w:fill="auto"/>
            <w:noWrap/>
            <w:vAlign w:val="center"/>
            <w:hideMark/>
          </w:tcPr>
          <w:p w14:paraId="6561605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32</w:t>
            </w:r>
          </w:p>
        </w:tc>
        <w:tc>
          <w:tcPr>
            <w:tcW w:w="1559" w:type="dxa"/>
            <w:tcBorders>
              <w:top w:val="nil"/>
              <w:left w:val="nil"/>
              <w:bottom w:val="single" w:sz="8" w:space="0" w:color="auto"/>
              <w:right w:val="single" w:sz="8" w:space="0" w:color="auto"/>
            </w:tcBorders>
            <w:shd w:val="clear" w:color="auto" w:fill="auto"/>
            <w:noWrap/>
            <w:vAlign w:val="center"/>
            <w:hideMark/>
          </w:tcPr>
          <w:p w14:paraId="63BA1C4F"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nil"/>
              <w:left w:val="nil"/>
              <w:bottom w:val="single" w:sz="8" w:space="0" w:color="auto"/>
              <w:right w:val="single" w:sz="8" w:space="0" w:color="auto"/>
            </w:tcBorders>
            <w:shd w:val="clear" w:color="auto" w:fill="auto"/>
            <w:noWrap/>
            <w:vAlign w:val="center"/>
            <w:hideMark/>
          </w:tcPr>
          <w:p w14:paraId="75DCE4B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w:t>
            </w:r>
          </w:p>
        </w:tc>
        <w:tc>
          <w:tcPr>
            <w:tcW w:w="1306" w:type="dxa"/>
            <w:tcBorders>
              <w:top w:val="nil"/>
              <w:left w:val="nil"/>
              <w:bottom w:val="single" w:sz="8" w:space="0" w:color="auto"/>
              <w:right w:val="single" w:sz="8" w:space="0" w:color="auto"/>
            </w:tcBorders>
            <w:shd w:val="clear" w:color="auto" w:fill="auto"/>
            <w:noWrap/>
            <w:vAlign w:val="center"/>
            <w:hideMark/>
          </w:tcPr>
          <w:p w14:paraId="363EBDB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6</w:t>
            </w:r>
          </w:p>
        </w:tc>
        <w:tc>
          <w:tcPr>
            <w:tcW w:w="1053" w:type="dxa"/>
            <w:tcBorders>
              <w:top w:val="nil"/>
              <w:left w:val="nil"/>
              <w:bottom w:val="single" w:sz="8" w:space="0" w:color="auto"/>
              <w:right w:val="single" w:sz="8" w:space="0" w:color="auto"/>
            </w:tcBorders>
            <w:shd w:val="clear" w:color="auto" w:fill="auto"/>
            <w:noWrap/>
            <w:vAlign w:val="center"/>
            <w:hideMark/>
          </w:tcPr>
          <w:p w14:paraId="2000AD6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r>
      <w:tr w:rsidR="001115DA" w:rsidRPr="00D5163E" w14:paraId="27C3D4B9" w14:textId="77777777" w:rsidTr="000A38E6">
        <w:trPr>
          <w:trHeight w:val="387"/>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3D61FE7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F. Nicolas Balbi, C. Rodrigues do Nascimento, L. Demetrio, R. Ferreira de Sousa, L. Martinez</w:t>
            </w:r>
          </w:p>
        </w:tc>
        <w:tc>
          <w:tcPr>
            <w:tcW w:w="992" w:type="dxa"/>
            <w:tcBorders>
              <w:top w:val="nil"/>
              <w:left w:val="nil"/>
              <w:bottom w:val="single" w:sz="8" w:space="0" w:color="auto"/>
              <w:right w:val="single" w:sz="8" w:space="0" w:color="auto"/>
            </w:tcBorders>
            <w:shd w:val="clear" w:color="auto" w:fill="auto"/>
            <w:noWrap/>
            <w:vAlign w:val="center"/>
            <w:hideMark/>
          </w:tcPr>
          <w:p w14:paraId="736C45C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12:33</w:t>
            </w:r>
          </w:p>
        </w:tc>
        <w:tc>
          <w:tcPr>
            <w:tcW w:w="993" w:type="dxa"/>
            <w:tcBorders>
              <w:top w:val="nil"/>
              <w:left w:val="nil"/>
              <w:bottom w:val="single" w:sz="8" w:space="0" w:color="auto"/>
              <w:right w:val="single" w:sz="8" w:space="0" w:color="auto"/>
            </w:tcBorders>
            <w:shd w:val="clear" w:color="auto" w:fill="auto"/>
            <w:noWrap/>
            <w:vAlign w:val="center"/>
            <w:hideMark/>
          </w:tcPr>
          <w:p w14:paraId="1BBD59EE"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26</w:t>
            </w:r>
          </w:p>
        </w:tc>
        <w:tc>
          <w:tcPr>
            <w:tcW w:w="1559" w:type="dxa"/>
            <w:tcBorders>
              <w:top w:val="nil"/>
              <w:left w:val="nil"/>
              <w:bottom w:val="single" w:sz="8" w:space="0" w:color="auto"/>
              <w:right w:val="single" w:sz="8" w:space="0" w:color="auto"/>
            </w:tcBorders>
            <w:shd w:val="clear" w:color="auto" w:fill="auto"/>
            <w:noWrap/>
            <w:vAlign w:val="center"/>
            <w:hideMark/>
          </w:tcPr>
          <w:p w14:paraId="4A2FBE5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8</w:t>
            </w:r>
          </w:p>
        </w:tc>
        <w:tc>
          <w:tcPr>
            <w:tcW w:w="1562" w:type="dxa"/>
            <w:tcBorders>
              <w:top w:val="nil"/>
              <w:left w:val="nil"/>
              <w:bottom w:val="single" w:sz="8" w:space="0" w:color="auto"/>
              <w:right w:val="single" w:sz="8" w:space="0" w:color="auto"/>
            </w:tcBorders>
            <w:shd w:val="clear" w:color="auto" w:fill="auto"/>
            <w:noWrap/>
            <w:vAlign w:val="center"/>
            <w:hideMark/>
          </w:tcPr>
          <w:p w14:paraId="24A55F34"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8</w:t>
            </w:r>
          </w:p>
        </w:tc>
        <w:tc>
          <w:tcPr>
            <w:tcW w:w="1306" w:type="dxa"/>
            <w:tcBorders>
              <w:top w:val="nil"/>
              <w:left w:val="nil"/>
              <w:bottom w:val="single" w:sz="8" w:space="0" w:color="auto"/>
              <w:right w:val="single" w:sz="8" w:space="0" w:color="auto"/>
            </w:tcBorders>
            <w:shd w:val="clear" w:color="auto" w:fill="auto"/>
            <w:noWrap/>
            <w:vAlign w:val="center"/>
            <w:hideMark/>
          </w:tcPr>
          <w:p w14:paraId="77421AB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w:t>
            </w:r>
          </w:p>
        </w:tc>
        <w:tc>
          <w:tcPr>
            <w:tcW w:w="1053" w:type="dxa"/>
            <w:tcBorders>
              <w:top w:val="nil"/>
              <w:left w:val="nil"/>
              <w:bottom w:val="single" w:sz="8" w:space="0" w:color="auto"/>
              <w:right w:val="single" w:sz="8" w:space="0" w:color="auto"/>
            </w:tcBorders>
            <w:shd w:val="clear" w:color="auto" w:fill="auto"/>
            <w:noWrap/>
            <w:vAlign w:val="center"/>
            <w:hideMark/>
          </w:tcPr>
          <w:p w14:paraId="3E06D91C"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r>
      <w:tr w:rsidR="001115DA" w:rsidRPr="00D5163E" w14:paraId="319D9878" w14:textId="77777777" w:rsidTr="000A38E6">
        <w:trPr>
          <w:trHeight w:val="412"/>
        </w:trPr>
        <w:tc>
          <w:tcPr>
            <w:tcW w:w="3686" w:type="dxa"/>
            <w:tcBorders>
              <w:top w:val="nil"/>
              <w:left w:val="single" w:sz="8" w:space="0" w:color="auto"/>
              <w:bottom w:val="single" w:sz="8" w:space="0" w:color="auto"/>
              <w:right w:val="single" w:sz="8" w:space="0" w:color="auto"/>
            </w:tcBorders>
            <w:shd w:val="clear" w:color="auto" w:fill="auto"/>
            <w:vAlign w:val="center"/>
            <w:hideMark/>
          </w:tcPr>
          <w:p w14:paraId="1EC496F9"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 xml:space="preserve">F. Nicolas Balbi, L. Agustin Gonzalez, C. Rodrigues do Nascimento, R. Ferreira de Sousa, R. </w:t>
            </w:r>
            <w:proofErr w:type="spellStart"/>
            <w:r w:rsidRPr="00D5163E">
              <w:rPr>
                <w:rFonts w:ascii="Times New Roman" w:eastAsia="Times New Roman" w:hAnsi="Times New Roman" w:cs="Times New Roman"/>
                <w:color w:val="000000"/>
                <w:sz w:val="18"/>
                <w:szCs w:val="18"/>
                <w:lang w:eastAsia="ja-JP"/>
              </w:rPr>
              <w:t>Hettsheimeir</w:t>
            </w:r>
            <w:proofErr w:type="spellEnd"/>
          </w:p>
        </w:tc>
        <w:tc>
          <w:tcPr>
            <w:tcW w:w="992" w:type="dxa"/>
            <w:tcBorders>
              <w:top w:val="nil"/>
              <w:left w:val="nil"/>
              <w:bottom w:val="single" w:sz="8" w:space="0" w:color="auto"/>
              <w:right w:val="single" w:sz="8" w:space="0" w:color="auto"/>
            </w:tcBorders>
            <w:shd w:val="clear" w:color="auto" w:fill="auto"/>
            <w:noWrap/>
            <w:vAlign w:val="center"/>
            <w:hideMark/>
          </w:tcPr>
          <w:p w14:paraId="76E0992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12:28</w:t>
            </w:r>
          </w:p>
        </w:tc>
        <w:tc>
          <w:tcPr>
            <w:tcW w:w="993" w:type="dxa"/>
            <w:tcBorders>
              <w:top w:val="nil"/>
              <w:left w:val="nil"/>
              <w:bottom w:val="single" w:sz="8" w:space="0" w:color="auto"/>
              <w:right w:val="single" w:sz="8" w:space="0" w:color="auto"/>
            </w:tcBorders>
            <w:shd w:val="clear" w:color="auto" w:fill="auto"/>
            <w:noWrap/>
            <w:vAlign w:val="center"/>
            <w:hideMark/>
          </w:tcPr>
          <w:p w14:paraId="21609768"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31</w:t>
            </w:r>
          </w:p>
        </w:tc>
        <w:tc>
          <w:tcPr>
            <w:tcW w:w="1559" w:type="dxa"/>
            <w:tcBorders>
              <w:top w:val="nil"/>
              <w:left w:val="nil"/>
              <w:bottom w:val="single" w:sz="8" w:space="0" w:color="auto"/>
              <w:right w:val="single" w:sz="8" w:space="0" w:color="auto"/>
            </w:tcBorders>
            <w:shd w:val="clear" w:color="auto" w:fill="auto"/>
            <w:noWrap/>
            <w:vAlign w:val="center"/>
            <w:hideMark/>
          </w:tcPr>
          <w:p w14:paraId="119D3EA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9</w:t>
            </w:r>
          </w:p>
        </w:tc>
        <w:tc>
          <w:tcPr>
            <w:tcW w:w="1562" w:type="dxa"/>
            <w:tcBorders>
              <w:top w:val="nil"/>
              <w:left w:val="nil"/>
              <w:bottom w:val="single" w:sz="8" w:space="0" w:color="auto"/>
              <w:right w:val="single" w:sz="8" w:space="0" w:color="auto"/>
            </w:tcBorders>
            <w:shd w:val="clear" w:color="auto" w:fill="auto"/>
            <w:noWrap/>
            <w:vAlign w:val="center"/>
            <w:hideMark/>
          </w:tcPr>
          <w:p w14:paraId="58789C20"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13</w:t>
            </w:r>
          </w:p>
        </w:tc>
        <w:tc>
          <w:tcPr>
            <w:tcW w:w="1306" w:type="dxa"/>
            <w:tcBorders>
              <w:top w:val="nil"/>
              <w:left w:val="nil"/>
              <w:bottom w:val="single" w:sz="8" w:space="0" w:color="auto"/>
              <w:right w:val="single" w:sz="8" w:space="0" w:color="auto"/>
            </w:tcBorders>
            <w:shd w:val="clear" w:color="auto" w:fill="auto"/>
            <w:noWrap/>
            <w:vAlign w:val="center"/>
            <w:hideMark/>
          </w:tcPr>
          <w:p w14:paraId="260A5836"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3</w:t>
            </w:r>
          </w:p>
        </w:tc>
        <w:tc>
          <w:tcPr>
            <w:tcW w:w="1053" w:type="dxa"/>
            <w:tcBorders>
              <w:top w:val="nil"/>
              <w:left w:val="nil"/>
              <w:bottom w:val="single" w:sz="8" w:space="0" w:color="auto"/>
              <w:right w:val="single" w:sz="8" w:space="0" w:color="auto"/>
            </w:tcBorders>
            <w:shd w:val="clear" w:color="auto" w:fill="auto"/>
            <w:noWrap/>
            <w:vAlign w:val="center"/>
            <w:hideMark/>
          </w:tcPr>
          <w:p w14:paraId="75E6C843" w14:textId="77777777" w:rsidR="003D0467" w:rsidRPr="00D5163E" w:rsidRDefault="003D0467" w:rsidP="001115DA">
            <w:pPr>
              <w:suppressAutoHyphens w:val="0"/>
              <w:spacing w:line="240" w:lineRule="auto"/>
              <w:ind w:firstLine="0"/>
              <w:jc w:val="center"/>
              <w:rPr>
                <w:rFonts w:ascii="Times New Roman" w:eastAsia="Times New Roman" w:hAnsi="Times New Roman" w:cs="Times New Roman"/>
                <w:color w:val="000000"/>
                <w:sz w:val="18"/>
                <w:szCs w:val="18"/>
                <w:lang w:eastAsia="ja-JP"/>
              </w:rPr>
            </w:pPr>
            <w:r w:rsidRPr="00D5163E">
              <w:rPr>
                <w:rFonts w:ascii="Times New Roman" w:eastAsia="Times New Roman" w:hAnsi="Times New Roman" w:cs="Times New Roman"/>
                <w:color w:val="000000"/>
                <w:sz w:val="18"/>
                <w:szCs w:val="18"/>
                <w:lang w:eastAsia="ja-JP"/>
              </w:rPr>
              <w:t>2</w:t>
            </w:r>
          </w:p>
        </w:tc>
      </w:tr>
    </w:tbl>
    <w:p w14:paraId="4196949C" w14:textId="3D2DFEA2" w:rsidR="00AB2674" w:rsidRPr="00D5163E" w:rsidRDefault="00AB2674" w:rsidP="00AB2674">
      <w:pPr>
        <w:pStyle w:val="Ttulo2"/>
        <w:rPr>
          <w:rFonts w:ascii="Times New Roman" w:hAnsi="Times New Roman" w:cs="Times New Roman"/>
        </w:rPr>
      </w:pPr>
      <w:bookmarkStart w:id="50" w:name="_Toc174427662"/>
      <w:r w:rsidRPr="00D5163E">
        <w:rPr>
          <w:rFonts w:ascii="Times New Roman" w:hAnsi="Times New Roman" w:cs="Times New Roman"/>
        </w:rPr>
        <w:t xml:space="preserve">Métodos de Apoio à Decisão </w:t>
      </w:r>
      <w:r w:rsidR="001D0A05">
        <w:rPr>
          <w:rFonts w:ascii="Times New Roman" w:hAnsi="Times New Roman" w:cs="Times New Roman"/>
        </w:rPr>
        <w:t xml:space="preserve">Multicritério </w:t>
      </w:r>
      <w:r w:rsidRPr="00D5163E">
        <w:rPr>
          <w:rFonts w:ascii="Times New Roman" w:hAnsi="Times New Roman" w:cs="Times New Roman"/>
        </w:rPr>
        <w:t>para Ordenamento</w:t>
      </w:r>
      <w:r w:rsidR="001D0A05">
        <w:rPr>
          <w:rFonts w:ascii="Times New Roman" w:hAnsi="Times New Roman" w:cs="Times New Roman"/>
        </w:rPr>
        <w:t xml:space="preserve"> de Alternativas</w:t>
      </w:r>
      <w:bookmarkEnd w:id="50"/>
    </w:p>
    <w:p w14:paraId="1B9E9230" w14:textId="60B19259" w:rsidR="00D5246C" w:rsidRPr="00D5163E" w:rsidRDefault="001D0A05" w:rsidP="00D5246C">
      <w:pPr>
        <w:spacing w:before="240"/>
        <w:ind w:firstLine="1134"/>
        <w:rPr>
          <w:rFonts w:ascii="Times New Roman" w:hAnsi="Times New Roman" w:cs="Times New Roman"/>
        </w:rPr>
      </w:pPr>
      <w:r>
        <w:rPr>
          <w:rFonts w:ascii="Times New Roman" w:hAnsi="Times New Roman" w:cs="Times New Roman"/>
        </w:rPr>
        <w:t>Métodos de</w:t>
      </w:r>
      <w:r w:rsidR="00D5246C" w:rsidRPr="00D5163E">
        <w:rPr>
          <w:rFonts w:ascii="Times New Roman" w:hAnsi="Times New Roman" w:cs="Times New Roman"/>
        </w:rPr>
        <w:t xml:space="preserve"> MCDA </w:t>
      </w:r>
      <w:r>
        <w:rPr>
          <w:rFonts w:ascii="Times New Roman" w:hAnsi="Times New Roman" w:cs="Times New Roman"/>
        </w:rPr>
        <w:t>correspondem a</w:t>
      </w:r>
      <w:r w:rsidRPr="00D5163E">
        <w:rPr>
          <w:rFonts w:ascii="Times New Roman" w:hAnsi="Times New Roman" w:cs="Times New Roman"/>
        </w:rPr>
        <w:t xml:space="preserve"> </w:t>
      </w:r>
      <w:r w:rsidR="00D5246C" w:rsidRPr="00D5163E">
        <w:rPr>
          <w:rFonts w:ascii="Times New Roman" w:hAnsi="Times New Roman" w:cs="Times New Roman"/>
        </w:rPr>
        <w:t xml:space="preserve">uma abordagem de tomada de decisão que permite a avaliação de múltiplas </w:t>
      </w:r>
      <w:r>
        <w:rPr>
          <w:rFonts w:ascii="Times New Roman" w:hAnsi="Times New Roman" w:cs="Times New Roman"/>
        </w:rPr>
        <w:t>alternativas</w:t>
      </w:r>
      <w:r w:rsidRPr="00D5163E">
        <w:rPr>
          <w:rFonts w:ascii="Times New Roman" w:hAnsi="Times New Roman" w:cs="Times New Roman"/>
        </w:rPr>
        <w:t xml:space="preserve"> </w:t>
      </w:r>
      <w:r w:rsidR="00D5246C" w:rsidRPr="00D5163E">
        <w:rPr>
          <w:rFonts w:ascii="Times New Roman" w:hAnsi="Times New Roman" w:cs="Times New Roman"/>
        </w:rPr>
        <w:t>com base em diversos critérios. A formulação do MCDA envolve a Instância do Decisor e a Modelagem do Problema.</w:t>
      </w:r>
    </w:p>
    <w:p w14:paraId="2D5B03AB" w14:textId="4DD2248B" w:rsidR="00D5246C" w:rsidRPr="00D5163E" w:rsidRDefault="00D5246C" w:rsidP="00D5246C">
      <w:pPr>
        <w:spacing w:before="240"/>
        <w:ind w:firstLine="1134"/>
        <w:rPr>
          <w:rFonts w:ascii="Times New Roman" w:hAnsi="Times New Roman" w:cs="Times New Roman"/>
        </w:rPr>
      </w:pPr>
      <w:r w:rsidRPr="00D5163E">
        <w:rPr>
          <w:rFonts w:ascii="Times New Roman" w:hAnsi="Times New Roman" w:cs="Times New Roman"/>
        </w:rPr>
        <w:t xml:space="preserve">A Instância do Decisor tem a figura do </w:t>
      </w:r>
      <w:r w:rsidR="00A3191A" w:rsidRPr="00D5163E">
        <w:rPr>
          <w:rFonts w:ascii="Times New Roman" w:hAnsi="Times New Roman" w:cs="Times New Roman"/>
        </w:rPr>
        <w:t>treinador</w:t>
      </w:r>
      <w:r w:rsidRPr="00D5163E">
        <w:rPr>
          <w:rFonts w:ascii="Times New Roman" w:hAnsi="Times New Roman" w:cs="Times New Roman"/>
        </w:rPr>
        <w:t xml:space="preserve"> neste contexto, por possuir autoridade para efetuar mudanças na equipe durante os jogos. Para aplicação do método, é necessário a presença de um profissional com conhecimento especializado na área para aplicar em conjunto com um profissional com conhecimentos da modalidade, ambos contribuindo para uma Modelagem de Problema robusta e confiável.</w:t>
      </w:r>
    </w:p>
    <w:p w14:paraId="12D009E2" w14:textId="27FE48AF" w:rsidR="00476D39" w:rsidRPr="00D5163E" w:rsidRDefault="00D5246C" w:rsidP="00D5246C">
      <w:pPr>
        <w:spacing w:before="240"/>
        <w:ind w:firstLine="1134"/>
        <w:rPr>
          <w:rFonts w:ascii="Times New Roman" w:hAnsi="Times New Roman" w:cs="Times New Roman"/>
        </w:rPr>
      </w:pPr>
      <w:r w:rsidRPr="00D5163E">
        <w:rPr>
          <w:rFonts w:ascii="Times New Roman" w:hAnsi="Times New Roman" w:cs="Times New Roman"/>
        </w:rPr>
        <w:t xml:space="preserve">A Modelagem do Problema inicia com a definição do objetivo, compreendendo quais aspectos que necessitam de melhoria para otimizar a tomada de decisão. Após a </w:t>
      </w:r>
      <w:r w:rsidRPr="00D5163E">
        <w:rPr>
          <w:rFonts w:ascii="Times New Roman" w:hAnsi="Times New Roman" w:cs="Times New Roman"/>
        </w:rPr>
        <w:lastRenderedPageBreak/>
        <w:t xml:space="preserve">construção do objetivo, o método segue uma série de passos-chave para sua execução. Inicialmente, é necessário construir uma matriz de decisão de uma dimensão, com os critérios </w:t>
      </w:r>
      <m:oMath>
        <m:r>
          <w:rPr>
            <w:rFonts w:ascii="Cambria Math" w:hAnsi="Cambria Math" w:cs="Times New Roman"/>
          </w:rPr>
          <m:t>C=</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e>
        </m:d>
      </m:oMath>
      <w:r w:rsidRPr="00D5163E">
        <w:rPr>
          <w:rFonts w:ascii="Times New Roman" w:hAnsi="Times New Roman" w:cs="Times New Roman"/>
        </w:rPr>
        <w:t xml:space="preserve">, utilizados para avaliar e comparar as alternativas disponíveis </w:t>
      </w:r>
      <m:oMath>
        <m:r>
          <w:rPr>
            <w:rFonts w:ascii="Cambria Math" w:hAnsi="Cambria Math" w:cs="Times New Roman"/>
          </w:rPr>
          <m:t>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e>
        </m:d>
      </m:oMath>
      <w:r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476D39" w:rsidRPr="00D5163E" w14:paraId="21E500F6" w14:textId="77777777" w:rsidTr="000E0022">
        <w:tc>
          <w:tcPr>
            <w:tcW w:w="2831" w:type="dxa"/>
          </w:tcPr>
          <w:p w14:paraId="03BE8122" w14:textId="77777777" w:rsidR="00476D39" w:rsidRPr="00D5163E" w:rsidRDefault="00476D39">
            <w:pPr>
              <w:spacing w:line="240" w:lineRule="auto"/>
              <w:rPr>
                <w:rFonts w:ascii="Times New Roman" w:hAnsi="Times New Roman" w:cs="Times New Roman"/>
              </w:rPr>
            </w:pPr>
          </w:p>
        </w:tc>
        <w:tc>
          <w:tcPr>
            <w:tcW w:w="2831" w:type="dxa"/>
            <w:hideMark/>
          </w:tcPr>
          <w:p w14:paraId="3E6CB21E" w14:textId="77777777" w:rsidR="00476D39" w:rsidRPr="00D5163E" w:rsidRDefault="00476D39">
            <w:pPr>
              <w:spacing w:line="240" w:lineRule="auto"/>
              <w:rPr>
                <w:rFonts w:ascii="Times New Roman" w:hAnsi="Times New Roman" w:cs="Times New Roman"/>
              </w:rPr>
            </w:pPr>
            <m:oMathPara>
              <m:oMath>
                <m:r>
                  <w:rPr>
                    <w:rFonts w:ascii="Cambria Math" w:hAnsi="Cambria Math" w:cs="Times New Roman"/>
                  </w:rPr>
                  <m:t xml:space="preserve">D=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nk</m:t>
                                    </m:r>
                                  </m:sub>
                                </m:sSub>
                              </m:e>
                            </m:mr>
                          </m:m>
                        </m:e>
                      </m:d>
                    </m:e>
                  </m:mr>
                </m:m>
              </m:oMath>
            </m:oMathPara>
          </w:p>
        </w:tc>
        <w:tc>
          <w:tcPr>
            <w:tcW w:w="3122" w:type="dxa"/>
          </w:tcPr>
          <w:p w14:paraId="2146B1E4" w14:textId="21B3EB5C" w:rsidR="00D75AB5" w:rsidRPr="00D5163E" w:rsidRDefault="00D75AB5" w:rsidP="00D75AB5">
            <w:pPr>
              <w:pStyle w:val="Legenda"/>
              <w:spacing w:before="360" w:after="120"/>
              <w:jc w:val="right"/>
              <w:rPr>
                <w:rFonts w:ascii="Times New Roman" w:hAnsi="Times New Roman" w:cs="Times New Roman"/>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1610E9C6" w14:textId="77777777" w:rsidR="00476D39" w:rsidRPr="00D5163E" w:rsidRDefault="00476D39" w:rsidP="00D75AB5">
            <w:pPr>
              <w:pStyle w:val="Legenda"/>
              <w:keepNext/>
              <w:spacing w:before="360" w:after="120"/>
              <w:jc w:val="right"/>
              <w:rPr>
                <w:rFonts w:ascii="Times New Roman" w:hAnsi="Times New Roman" w:cs="Times New Roman"/>
                <w:sz w:val="22"/>
                <w:szCs w:val="22"/>
              </w:rPr>
            </w:pPr>
          </w:p>
        </w:tc>
      </w:tr>
    </w:tbl>
    <w:p w14:paraId="43A3BF3F" w14:textId="272E8BA4" w:rsidR="00476D39" w:rsidRPr="00D5163E" w:rsidRDefault="008F44BE" w:rsidP="00D5246C">
      <w:pPr>
        <w:spacing w:before="240"/>
        <w:ind w:firstLine="1134"/>
        <w:rPr>
          <w:rFonts w:ascii="Times New Roman" w:hAnsi="Times New Roman" w:cs="Times New Roman"/>
        </w:rPr>
      </w:pPr>
      <w:r w:rsidRPr="00D5163E">
        <w:rPr>
          <w:rFonts w:ascii="Times New Roman" w:hAnsi="Times New Roman" w:cs="Times New Roman"/>
        </w:rPr>
        <w:t>Antes de proceder com a agregação do peso com as alternativas, a matriz de decisão (</w:t>
      </w:r>
      <w:r w:rsidRPr="00D5163E">
        <w:rPr>
          <w:rFonts w:ascii="Times New Roman" w:hAnsi="Times New Roman" w:cs="Times New Roman"/>
          <w:i/>
          <w:iCs/>
        </w:rPr>
        <w:t>D</w:t>
      </w:r>
      <w:r w:rsidRPr="00D5163E">
        <w:rPr>
          <w:rFonts w:ascii="Times New Roman" w:hAnsi="Times New Roman" w:cs="Times New Roman"/>
        </w:rPr>
        <w:t>) deve ser normalizada, de modo a obter uma matriz (</w:t>
      </w:r>
      <w:r w:rsidRPr="00D5163E">
        <w:rPr>
          <w:rFonts w:ascii="Times New Roman" w:hAnsi="Times New Roman" w:cs="Times New Roman"/>
          <w:i/>
          <w:iCs/>
        </w:rPr>
        <w:t>X</w:t>
      </w:r>
      <w:r w:rsidRPr="00D5163E">
        <w:rPr>
          <w:rFonts w:ascii="Times New Roman" w:hAnsi="Times New Roman" w:cs="Times New Roman"/>
        </w:rPr>
        <w:t>)</w:t>
      </w:r>
      <w:r w:rsidR="007F4E6D" w:rsidRPr="00D5163E">
        <w:rPr>
          <w:rFonts w:ascii="Times New Roman" w:hAnsi="Times New Roman" w:cs="Times New Roman"/>
        </w:rPr>
        <w:t xml:space="preserve"> </w:t>
      </w:r>
      <w:r w:rsidR="007F4E6D" w:rsidRPr="00D5163E">
        <w:rPr>
          <w:rFonts w:ascii="Times New Roman" w:hAnsi="Times New Roman" w:cs="Times New Roman"/>
        </w:rPr>
        <w:fldChar w:fldCharType="begin"/>
      </w:r>
      <w:r w:rsidR="007F4E6D" w:rsidRPr="00D5163E">
        <w:rPr>
          <w:rFonts w:ascii="Times New Roman" w:hAnsi="Times New Roman" w:cs="Times New Roman"/>
        </w:rPr>
        <w:instrText xml:space="preserve"> REF _Ref168239127 \h  \* MERGEFORMAT </w:instrText>
      </w:r>
      <w:r w:rsidR="007F4E6D" w:rsidRPr="00D5163E">
        <w:rPr>
          <w:rFonts w:ascii="Times New Roman" w:hAnsi="Times New Roman" w:cs="Times New Roman"/>
        </w:rPr>
      </w:r>
      <w:r w:rsidR="007F4E6D" w:rsidRPr="00D5163E">
        <w:rPr>
          <w:rFonts w:ascii="Times New Roman" w:hAnsi="Times New Roman" w:cs="Times New Roman"/>
        </w:rPr>
        <w:fldChar w:fldCharType="separate"/>
      </w:r>
      <w:r w:rsidR="00BF7556" w:rsidRPr="00D5163E">
        <w:rPr>
          <w:rFonts w:ascii="Times New Roman" w:hAnsi="Times New Roman" w:cs="Times New Roman"/>
        </w:rPr>
        <w:t>(2)</w:t>
      </w:r>
      <w:r w:rsidR="007F4E6D" w:rsidRPr="00D5163E">
        <w:rPr>
          <w:rFonts w:ascii="Times New Roman" w:hAnsi="Times New Roman" w:cs="Times New Roman"/>
        </w:rPr>
        <w:fldChar w:fldCharType="end"/>
      </w:r>
      <w:r w:rsidRPr="00D5163E">
        <w:rPr>
          <w:rFonts w:ascii="Times New Roman" w:hAnsi="Times New Roman" w:cs="Times New Roman"/>
        </w:rPr>
        <w:t>. Essa matriz normalizada reflete a importância relativa de cada critério na tomada de decisão, garantindo que as avaliações estejam no intervalo [0,1] e representem as contribuições marginais de valor relativo a cada critério. No trabalho utilizamos a normalização Euclidiana</w:t>
      </w:r>
      <w:r w:rsidR="007F4E6D" w:rsidRPr="00D5163E">
        <w:rPr>
          <w:rFonts w:ascii="Times New Roman" w:hAnsi="Times New Roman" w:cs="Times New Roman"/>
        </w:rPr>
        <w:t xml:space="preserve"> </w:t>
      </w:r>
      <w:r w:rsidR="007F4E6D" w:rsidRPr="00D5163E">
        <w:rPr>
          <w:rFonts w:ascii="Times New Roman" w:hAnsi="Times New Roman" w:cs="Times New Roman"/>
        </w:rPr>
        <w:fldChar w:fldCharType="begin"/>
      </w:r>
      <w:r w:rsidR="007F4E6D" w:rsidRPr="00D5163E">
        <w:rPr>
          <w:rFonts w:ascii="Times New Roman" w:hAnsi="Times New Roman" w:cs="Times New Roman"/>
        </w:rPr>
        <w:instrText xml:space="preserve"> REF _Ref168239183 \h  \* MERGEFORMAT </w:instrText>
      </w:r>
      <w:r w:rsidR="007F4E6D" w:rsidRPr="00D5163E">
        <w:rPr>
          <w:rFonts w:ascii="Times New Roman" w:hAnsi="Times New Roman" w:cs="Times New Roman"/>
        </w:rPr>
      </w:r>
      <w:r w:rsidR="007F4E6D" w:rsidRPr="00D5163E">
        <w:rPr>
          <w:rFonts w:ascii="Times New Roman" w:hAnsi="Times New Roman" w:cs="Times New Roman"/>
        </w:rPr>
        <w:fldChar w:fldCharType="separate"/>
      </w:r>
      <w:r w:rsidR="00BF7556" w:rsidRPr="00D5163E">
        <w:rPr>
          <w:rFonts w:ascii="Times New Roman" w:hAnsi="Times New Roman" w:cs="Times New Roman"/>
        </w:rPr>
        <w:t>(3)</w:t>
      </w:r>
      <w:r w:rsidR="007F4E6D" w:rsidRPr="00D5163E">
        <w:rPr>
          <w:rFonts w:ascii="Times New Roman" w:hAnsi="Times New Roman" w:cs="Times New Roman"/>
        </w:rPr>
        <w:fldChar w:fldCharType="end"/>
      </w:r>
      <w:r w:rsidR="007F4E6D"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B47376" w:rsidRPr="00D5163E" w14:paraId="69ACC076" w14:textId="77777777" w:rsidTr="000E0022">
        <w:tc>
          <w:tcPr>
            <w:tcW w:w="2831" w:type="dxa"/>
          </w:tcPr>
          <w:p w14:paraId="1C2622CF" w14:textId="77777777" w:rsidR="00B47376" w:rsidRPr="00D5163E" w:rsidRDefault="00B47376">
            <w:pPr>
              <w:spacing w:line="240" w:lineRule="auto"/>
              <w:rPr>
                <w:rFonts w:ascii="Times New Roman" w:hAnsi="Times New Roman" w:cs="Times New Roman"/>
              </w:rPr>
            </w:pPr>
          </w:p>
        </w:tc>
        <w:tc>
          <w:tcPr>
            <w:tcW w:w="2831" w:type="dxa"/>
          </w:tcPr>
          <w:p w14:paraId="7E121871" w14:textId="77777777" w:rsidR="00B47376" w:rsidRPr="00D5163E" w:rsidRDefault="00B47376">
            <w:pPr>
              <w:spacing w:line="240" w:lineRule="auto"/>
              <w:rPr>
                <w:rFonts w:ascii="Times New Roman" w:hAnsi="Times New Roman" w:cs="Times New Roman"/>
              </w:rPr>
            </w:pPr>
            <m:oMathPara>
              <m:oMath>
                <m:r>
                  <w:rPr>
                    <w:rFonts w:ascii="Cambria Math" w:hAnsi="Cambria Math" w:cs="Times New Roman"/>
                  </w:rPr>
                  <m:t xml:space="preserve">X=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nk</m:t>
                                    </m:r>
                                  </m:sub>
                                </m:sSub>
                              </m:e>
                            </m:mr>
                          </m:m>
                        </m:e>
                      </m:d>
                    </m:e>
                  </m:mr>
                </m:m>
              </m:oMath>
            </m:oMathPara>
          </w:p>
          <w:p w14:paraId="17409E90" w14:textId="77777777" w:rsidR="00B47376" w:rsidRPr="00D5163E" w:rsidRDefault="00B47376">
            <w:pPr>
              <w:spacing w:line="240" w:lineRule="auto"/>
              <w:rPr>
                <w:rFonts w:ascii="Times New Roman" w:hAnsi="Times New Roman" w:cs="Times New Roman"/>
              </w:rPr>
            </w:pPr>
          </w:p>
        </w:tc>
        <w:tc>
          <w:tcPr>
            <w:tcW w:w="3122" w:type="dxa"/>
            <w:hideMark/>
          </w:tcPr>
          <w:p w14:paraId="250FC95D" w14:textId="48A2511F" w:rsidR="00B47376" w:rsidRPr="00D5163E" w:rsidRDefault="00377A29" w:rsidP="00377A29">
            <w:pPr>
              <w:pStyle w:val="Legenda"/>
              <w:keepNext/>
              <w:spacing w:before="240"/>
              <w:jc w:val="right"/>
              <w:rPr>
                <w:rFonts w:ascii="Times New Roman" w:hAnsi="Times New Roman" w:cs="Times New Roman"/>
                <w:color w:val="auto"/>
                <w:sz w:val="20"/>
                <w:szCs w:val="20"/>
              </w:rPr>
            </w:pPr>
            <w:bookmarkStart w:id="51" w:name="_Ref168239127"/>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2</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51"/>
          </w:p>
        </w:tc>
      </w:tr>
    </w:tbl>
    <w:tbl>
      <w:tblPr>
        <w:tblStyle w:val="Tabelacomgrade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6615"/>
        <w:gridCol w:w="992"/>
      </w:tblGrid>
      <w:tr w:rsidR="00D64B85" w:rsidRPr="00D5163E" w14:paraId="6D7177AB" w14:textId="77777777" w:rsidTr="000E0022">
        <w:tc>
          <w:tcPr>
            <w:tcW w:w="1177" w:type="dxa"/>
          </w:tcPr>
          <w:p w14:paraId="6700EF27" w14:textId="77777777" w:rsidR="00D64B85" w:rsidRPr="00D5163E" w:rsidRDefault="00D64B85" w:rsidP="005718AD">
            <w:pPr>
              <w:spacing w:line="240" w:lineRule="auto"/>
              <w:rPr>
                <w:rFonts w:ascii="Times New Roman" w:hAnsi="Times New Roman" w:cs="Times New Roman"/>
              </w:rPr>
            </w:pPr>
          </w:p>
          <w:p w14:paraId="29E39EC9" w14:textId="77777777" w:rsidR="00D64B85" w:rsidRPr="00D5163E" w:rsidRDefault="00D64B85" w:rsidP="005718AD">
            <w:pPr>
              <w:spacing w:line="240" w:lineRule="auto"/>
              <w:rPr>
                <w:rFonts w:ascii="Times New Roman" w:hAnsi="Times New Roman" w:cs="Times New Roman"/>
              </w:rPr>
            </w:pPr>
          </w:p>
        </w:tc>
        <w:tc>
          <w:tcPr>
            <w:tcW w:w="6615" w:type="dxa"/>
            <w:hideMark/>
          </w:tcPr>
          <w:p w14:paraId="1C4F42EA" w14:textId="09854EA9" w:rsidR="00D64B85" w:rsidRPr="00D5163E" w:rsidRDefault="00000000" w:rsidP="005718AD">
            <w:pPr>
              <w:spacing w:line="24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i=i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xml:space="preserve">,     ∀ i j        </m:t>
                </m:r>
                <m:r>
                  <m:rPr>
                    <m:sty m:val="p"/>
                  </m:rPr>
                  <w:rPr>
                    <w:rFonts w:ascii="Cambria Math" w:hAnsi="Cambria Math" w:cs="Times New Roman"/>
                  </w:rPr>
                  <m:t>, se o critério é de máximo</m:t>
                </m:r>
              </m:oMath>
            </m:oMathPara>
          </w:p>
        </w:tc>
        <w:tc>
          <w:tcPr>
            <w:tcW w:w="992" w:type="dxa"/>
          </w:tcPr>
          <w:p w14:paraId="0EBA2A65" w14:textId="77777777" w:rsidR="00D64B85" w:rsidRPr="00D5163E" w:rsidRDefault="00D64B85" w:rsidP="00377A29">
            <w:pPr>
              <w:pStyle w:val="Legenda"/>
              <w:keepNext/>
              <w:spacing w:before="240"/>
              <w:jc w:val="right"/>
              <w:rPr>
                <w:rFonts w:ascii="Times New Roman" w:hAnsi="Times New Roman" w:cs="Times New Roman"/>
                <w:noProof/>
                <w:color w:val="auto"/>
                <w:sz w:val="20"/>
                <w:szCs w:val="20"/>
              </w:rPr>
            </w:pPr>
          </w:p>
          <w:p w14:paraId="5620ADD7" w14:textId="2DFB0C98" w:rsidR="00377A29" w:rsidRPr="00D5163E" w:rsidRDefault="00377A29" w:rsidP="00377A29">
            <w:pPr>
              <w:pStyle w:val="Legenda"/>
              <w:keepNext/>
              <w:jc w:val="right"/>
              <w:rPr>
                <w:rFonts w:ascii="Times New Roman" w:hAnsi="Times New Roman" w:cs="Times New Roman"/>
                <w:noProof/>
                <w:color w:val="auto"/>
                <w:sz w:val="20"/>
                <w:szCs w:val="20"/>
              </w:rPr>
            </w:pPr>
            <w:bookmarkStart w:id="52" w:name="_Ref168239183"/>
            <w:r w:rsidRPr="00D5163E">
              <w:rPr>
                <w:rFonts w:ascii="Times New Roman" w:hAnsi="Times New Roman" w:cs="Times New Roman"/>
                <w:noProof/>
                <w:color w:val="auto"/>
                <w:sz w:val="20"/>
                <w:szCs w:val="20"/>
              </w:rPr>
              <w:t>(</w:t>
            </w:r>
            <w:r w:rsidRPr="00D5163E">
              <w:rPr>
                <w:rFonts w:ascii="Times New Roman" w:hAnsi="Times New Roman" w:cs="Times New Roman"/>
                <w:noProof/>
                <w:color w:val="auto"/>
                <w:sz w:val="20"/>
                <w:szCs w:val="20"/>
              </w:rPr>
              <w:fldChar w:fldCharType="begin"/>
            </w:r>
            <w:r w:rsidRPr="00D5163E">
              <w:rPr>
                <w:rFonts w:ascii="Times New Roman" w:hAnsi="Times New Roman" w:cs="Times New Roman"/>
                <w:noProof/>
                <w:color w:val="auto"/>
                <w:sz w:val="20"/>
                <w:szCs w:val="20"/>
              </w:rPr>
              <w:instrText xml:space="preserve"> SEQ Equação \* ARABIC </w:instrText>
            </w:r>
            <w:r w:rsidRPr="00D5163E">
              <w:rPr>
                <w:rFonts w:ascii="Times New Roman" w:hAnsi="Times New Roman" w:cs="Times New Roman"/>
                <w:noProof/>
                <w:color w:val="auto"/>
                <w:sz w:val="20"/>
                <w:szCs w:val="20"/>
              </w:rPr>
              <w:fldChar w:fldCharType="separate"/>
            </w:r>
            <w:r w:rsidR="00BF7556" w:rsidRPr="00D5163E">
              <w:rPr>
                <w:rFonts w:ascii="Times New Roman" w:hAnsi="Times New Roman" w:cs="Times New Roman"/>
                <w:noProof/>
                <w:color w:val="auto"/>
                <w:sz w:val="20"/>
                <w:szCs w:val="20"/>
              </w:rPr>
              <w:t>3</w:t>
            </w:r>
            <w:r w:rsidRPr="00D5163E">
              <w:rPr>
                <w:rFonts w:ascii="Times New Roman" w:hAnsi="Times New Roman" w:cs="Times New Roman"/>
                <w:noProof/>
                <w:color w:val="auto"/>
                <w:sz w:val="20"/>
                <w:szCs w:val="20"/>
              </w:rPr>
              <w:fldChar w:fldCharType="end"/>
            </w:r>
            <w:r w:rsidRPr="00D5163E">
              <w:rPr>
                <w:rFonts w:ascii="Times New Roman" w:hAnsi="Times New Roman" w:cs="Times New Roman"/>
                <w:noProof/>
                <w:color w:val="auto"/>
                <w:sz w:val="20"/>
                <w:szCs w:val="20"/>
              </w:rPr>
              <w:t>)</w:t>
            </w:r>
            <w:bookmarkEnd w:id="52"/>
          </w:p>
          <w:p w14:paraId="16F91A45" w14:textId="77777777" w:rsidR="00D64B85" w:rsidRPr="00D5163E" w:rsidRDefault="00D64B85" w:rsidP="00377A29">
            <w:pPr>
              <w:keepNext/>
              <w:spacing w:line="240" w:lineRule="auto"/>
              <w:jc w:val="right"/>
              <w:rPr>
                <w:rFonts w:ascii="Times New Roman" w:hAnsi="Times New Roman" w:cs="Times New Roman"/>
                <w:i/>
                <w:iCs/>
                <w:noProof/>
                <w:sz w:val="20"/>
                <w:szCs w:val="20"/>
              </w:rPr>
            </w:pPr>
          </w:p>
        </w:tc>
      </w:tr>
      <w:tr w:rsidR="00D64B85" w:rsidRPr="00D5163E" w14:paraId="19B1A90D" w14:textId="77777777" w:rsidTr="000E0022">
        <w:tc>
          <w:tcPr>
            <w:tcW w:w="1177" w:type="dxa"/>
          </w:tcPr>
          <w:p w14:paraId="3508DA93" w14:textId="77777777" w:rsidR="00D64B85" w:rsidRPr="00D5163E" w:rsidRDefault="00D64B85" w:rsidP="005718AD">
            <w:pPr>
              <w:spacing w:line="240" w:lineRule="auto"/>
              <w:rPr>
                <w:rFonts w:ascii="Times New Roman" w:hAnsi="Times New Roman" w:cs="Times New Roman"/>
              </w:rPr>
            </w:pPr>
          </w:p>
        </w:tc>
        <w:tc>
          <w:tcPr>
            <w:tcW w:w="6615" w:type="dxa"/>
            <w:hideMark/>
          </w:tcPr>
          <w:p w14:paraId="2FB61232" w14:textId="221B141E" w:rsidR="00D64B85" w:rsidRPr="00D5163E" w:rsidRDefault="00000000" w:rsidP="005718AD">
            <w:pPr>
              <w:spacing w:line="240"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i=i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xml:space="preserve">,     ∀ i j       </m:t>
                </m:r>
                <m:r>
                  <m:rPr>
                    <m:sty m:val="p"/>
                  </m:rPr>
                  <w:rPr>
                    <w:rFonts w:ascii="Cambria Math" w:hAnsi="Cambria Math" w:cs="Times New Roman"/>
                  </w:rPr>
                  <m:t>, se o critério é de mínimo</m:t>
                </m:r>
              </m:oMath>
            </m:oMathPara>
          </w:p>
        </w:tc>
        <w:tc>
          <w:tcPr>
            <w:tcW w:w="992" w:type="dxa"/>
          </w:tcPr>
          <w:p w14:paraId="4166A416" w14:textId="77777777" w:rsidR="00D64B85" w:rsidRPr="00D5163E" w:rsidRDefault="00D64B85" w:rsidP="00377A29">
            <w:pPr>
              <w:pStyle w:val="Legenda"/>
              <w:keepNext/>
              <w:spacing w:before="240"/>
              <w:jc w:val="right"/>
              <w:rPr>
                <w:rFonts w:ascii="Times New Roman" w:hAnsi="Times New Roman" w:cs="Times New Roman"/>
                <w:noProof/>
              </w:rPr>
            </w:pPr>
          </w:p>
        </w:tc>
      </w:tr>
    </w:tbl>
    <w:p w14:paraId="3976735F" w14:textId="5EAAD09D" w:rsidR="00521272" w:rsidRPr="00D5163E" w:rsidRDefault="007A5897" w:rsidP="00761237">
      <w:pPr>
        <w:spacing w:before="240"/>
        <w:ind w:firstLine="1134"/>
        <w:rPr>
          <w:rFonts w:ascii="Times New Roman" w:hAnsi="Times New Roman" w:cs="Times New Roman"/>
        </w:rPr>
      </w:pPr>
      <w:r w:rsidRPr="00D5163E">
        <w:rPr>
          <w:rFonts w:ascii="Times New Roman" w:hAnsi="Times New Roman" w:cs="Times New Roman"/>
        </w:rPr>
        <w:t>Após a normalização</w:t>
      </w:r>
      <w:r w:rsidR="00616C38" w:rsidRPr="00D5163E">
        <w:rPr>
          <w:rFonts w:ascii="Times New Roman" w:hAnsi="Times New Roman" w:cs="Times New Roman"/>
        </w:rPr>
        <w:t>,</w:t>
      </w:r>
      <w:r w:rsidRPr="00D5163E">
        <w:rPr>
          <w:rFonts w:ascii="Times New Roman" w:hAnsi="Times New Roman" w:cs="Times New Roman"/>
        </w:rPr>
        <w:t xml:space="preserve"> aplicamos a ponderação </w:t>
      </w:r>
      <w:r w:rsidR="00616C38" w:rsidRPr="00D5163E">
        <w:rPr>
          <w:rFonts w:ascii="Times New Roman" w:hAnsi="Times New Roman" w:cs="Times New Roman"/>
        </w:rPr>
        <w:t>d</w:t>
      </w:r>
      <w:r w:rsidRPr="00D5163E">
        <w:rPr>
          <w:rFonts w:ascii="Times New Roman" w:hAnsi="Times New Roman" w:cs="Times New Roman"/>
        </w:rPr>
        <w:t xml:space="preserve">o desempenho das alternativas em cada critério por meios dos pesos atribuídos pelo decisor, </w:t>
      </w:r>
      <m:oMath>
        <m:r>
          <w:rPr>
            <w:rFonts w:ascii="Cambria Math" w:hAnsi="Cambria Math" w:cs="Times New Roman"/>
          </w:rPr>
          <m:t>W=</m:t>
        </m:r>
        <m:d>
          <m:dPr>
            <m:begChr m:val="{"/>
            <m:endChr m:val="}"/>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e>
        </m:d>
      </m:oMath>
      <w:r w:rsidR="005C78C6" w:rsidRPr="00D5163E">
        <w:rPr>
          <w:rFonts w:ascii="Times New Roman" w:eastAsiaTheme="minorEastAsia" w:hAnsi="Times New Roman" w:cs="Times New Roman"/>
        </w:rPr>
        <w:t xml:space="preserve"> </w:t>
      </w:r>
      <w:r w:rsidRPr="00D5163E">
        <w:rPr>
          <w:rFonts w:ascii="Times New Roman" w:hAnsi="Times New Roman" w:cs="Times New Roman"/>
        </w:rPr>
        <w:t>normalizado</w:t>
      </w:r>
      <w:r w:rsidR="007F4E6D" w:rsidRPr="00D5163E">
        <w:rPr>
          <w:rFonts w:ascii="Times New Roman" w:hAnsi="Times New Roman" w:cs="Times New Roman"/>
        </w:rPr>
        <w:t xml:space="preserve"> </w:t>
      </w:r>
      <w:r w:rsidR="007F4E6D" w:rsidRPr="00D5163E">
        <w:rPr>
          <w:rFonts w:ascii="Times New Roman" w:hAnsi="Times New Roman" w:cs="Times New Roman"/>
        </w:rPr>
        <w:fldChar w:fldCharType="begin"/>
      </w:r>
      <w:r w:rsidR="007F4E6D" w:rsidRPr="00D5163E">
        <w:rPr>
          <w:rFonts w:ascii="Times New Roman" w:hAnsi="Times New Roman" w:cs="Times New Roman"/>
        </w:rPr>
        <w:instrText xml:space="preserve"> REF _Ref168239204 \h </w:instrText>
      </w:r>
      <w:r w:rsidR="005C78C6" w:rsidRPr="00D5163E">
        <w:rPr>
          <w:rFonts w:ascii="Times New Roman" w:hAnsi="Times New Roman" w:cs="Times New Roman"/>
        </w:rPr>
        <w:instrText xml:space="preserve"> \* MERGEFORMAT </w:instrText>
      </w:r>
      <w:r w:rsidR="007F4E6D" w:rsidRPr="00D5163E">
        <w:rPr>
          <w:rFonts w:ascii="Times New Roman" w:hAnsi="Times New Roman" w:cs="Times New Roman"/>
        </w:rPr>
      </w:r>
      <w:r w:rsidR="007F4E6D" w:rsidRPr="00D5163E">
        <w:rPr>
          <w:rFonts w:ascii="Times New Roman" w:hAnsi="Times New Roman" w:cs="Times New Roman"/>
        </w:rPr>
        <w:fldChar w:fldCharType="separate"/>
      </w:r>
      <w:r w:rsidR="00BF7556" w:rsidRPr="00D5163E">
        <w:rPr>
          <w:rFonts w:ascii="Times New Roman" w:hAnsi="Times New Roman" w:cs="Times New Roman"/>
        </w:rPr>
        <w:t>(4)</w:t>
      </w:r>
      <w:r w:rsidR="007F4E6D" w:rsidRPr="00D5163E">
        <w:rPr>
          <w:rFonts w:ascii="Times New Roman" w:hAnsi="Times New Roman" w:cs="Times New Roman"/>
        </w:rPr>
        <w:fldChar w:fldCharType="end"/>
      </w:r>
      <w:r w:rsidRPr="00D5163E">
        <w:rPr>
          <w:rFonts w:ascii="Times New Roman" w:hAnsi="Times New Roman" w:cs="Times New Roman"/>
        </w:rPr>
        <w:t>. Cada entrada da matriz ponderada (</w:t>
      </w:r>
      <w:r w:rsidRPr="00D5163E">
        <w:rPr>
          <w:rFonts w:ascii="Times New Roman" w:hAnsi="Times New Roman" w:cs="Times New Roman"/>
          <w:i/>
          <w:iCs/>
        </w:rPr>
        <w:t>P</w:t>
      </w:r>
      <w:r w:rsidRPr="00D5163E">
        <w:rPr>
          <w:rFonts w:ascii="Times New Roman" w:hAnsi="Times New Roman" w:cs="Times New Roman"/>
        </w:rPr>
        <w:t>) representa a contribuição relativa de cada critério para as alternativas e podemos observar o cálculo na equação</w:t>
      </w:r>
      <w:r w:rsidR="005C78C6" w:rsidRPr="00D5163E">
        <w:rPr>
          <w:rFonts w:ascii="Times New Roman" w:hAnsi="Times New Roman" w:cs="Times New Roman"/>
        </w:rPr>
        <w:t xml:space="preserve"> </w:t>
      </w:r>
      <w:r w:rsidR="005C78C6" w:rsidRPr="00D5163E">
        <w:rPr>
          <w:rFonts w:ascii="Times New Roman" w:hAnsi="Times New Roman" w:cs="Times New Roman"/>
        </w:rPr>
        <w:fldChar w:fldCharType="begin"/>
      </w:r>
      <w:r w:rsidR="005C78C6" w:rsidRPr="00D5163E">
        <w:rPr>
          <w:rFonts w:ascii="Times New Roman" w:hAnsi="Times New Roman" w:cs="Times New Roman"/>
        </w:rPr>
        <w:instrText xml:space="preserve"> REF _Ref168239236 \h  \* MERGEFORMAT </w:instrText>
      </w:r>
      <w:r w:rsidR="005C78C6" w:rsidRPr="00D5163E">
        <w:rPr>
          <w:rFonts w:ascii="Times New Roman" w:hAnsi="Times New Roman" w:cs="Times New Roman"/>
        </w:rPr>
      </w:r>
      <w:r w:rsidR="005C78C6" w:rsidRPr="00D5163E">
        <w:rPr>
          <w:rFonts w:ascii="Times New Roman" w:hAnsi="Times New Roman" w:cs="Times New Roman"/>
        </w:rPr>
        <w:fldChar w:fldCharType="separate"/>
      </w:r>
      <w:r w:rsidR="00BF7556" w:rsidRPr="00D5163E">
        <w:rPr>
          <w:rFonts w:ascii="Times New Roman" w:hAnsi="Times New Roman" w:cs="Times New Roman"/>
        </w:rPr>
        <w:t>(5)</w:t>
      </w:r>
      <w:r w:rsidR="005C78C6" w:rsidRPr="00D5163E">
        <w:rPr>
          <w:rFonts w:ascii="Times New Roman" w:hAnsi="Times New Roman" w:cs="Times New Roman"/>
        </w:rPr>
        <w:fldChar w:fldCharType="end"/>
      </w:r>
      <w:r w:rsidR="005C78C6" w:rsidRPr="00D5163E">
        <w:rPr>
          <w:rFonts w:ascii="Times New Roman" w:hAnsi="Times New Roman" w:cs="Times New Roman"/>
        </w:rPr>
        <w:t xml:space="preserve">. </w:t>
      </w:r>
      <w:r w:rsidRPr="00D5163E">
        <w:rPr>
          <w:rFonts w:ascii="Times New Roman" w:hAnsi="Times New Roman" w:cs="Times New Roman"/>
        </w:rPr>
        <w:t xml:space="preserve">Para representar a matriz de decisão ponderada utilizamos </w:t>
      </w:r>
      <m:oMath>
        <m:r>
          <w:rPr>
            <w:rFonts w:ascii="Cambria Math" w:hAnsi="Cambria Math" w:cs="Times New Roman"/>
          </w:rPr>
          <m:t xml:space="preserve">P ∈ </m:t>
        </m:r>
        <m:sSup>
          <m:sSupPr>
            <m:ctrlPr>
              <w:rPr>
                <w:rFonts w:ascii="Cambria Math" w:hAnsi="Cambria Math" w:cs="Times New Roman"/>
                <w:i/>
              </w:rPr>
            </m:ctrlPr>
          </m:sSupPr>
          <m:e>
            <m:r>
              <m:rPr>
                <m:scr m:val="double-struck"/>
                <m:sty m:val="p"/>
              </m:rPr>
              <w:rPr>
                <w:rFonts w:ascii="Cambria Math" w:hAnsi="Cambria Math" w:cs="Times New Roman"/>
              </w:rPr>
              <m:t>R</m:t>
            </m:r>
          </m:e>
          <m:sup>
            <m:r>
              <w:rPr>
                <w:rFonts w:ascii="Cambria Math" w:hAnsi="Cambria Math" w:cs="Times New Roman"/>
              </w:rPr>
              <m:t>n×k</m:t>
            </m:r>
          </m:sup>
        </m:sSup>
        <m:r>
          <w:rPr>
            <w:rFonts w:ascii="Cambria Math" w:hAnsi="Cambria Math" w:cs="Times New Roman"/>
          </w:rPr>
          <m:t xml:space="preserve"> </m:t>
        </m:r>
      </m:oMath>
      <w:r w:rsidRPr="00D5163E">
        <w:rPr>
          <w:rFonts w:ascii="Times New Roman" w:hAnsi="Times New Roman" w:cs="Times New Roman"/>
        </w:rPr>
        <w:t xml:space="preserve">sendo que </w:t>
      </w:r>
      <w:r w:rsidRPr="00D5163E">
        <w:rPr>
          <w:rFonts w:ascii="Times New Roman" w:hAnsi="Times New Roman" w:cs="Times New Roman"/>
          <w:i/>
          <w:iCs/>
        </w:rPr>
        <w:t>n</w:t>
      </w:r>
      <w:r w:rsidRPr="00D5163E">
        <w:rPr>
          <w:rFonts w:ascii="Times New Roman" w:hAnsi="Times New Roman" w:cs="Times New Roman"/>
        </w:rPr>
        <w:t xml:space="preserve"> representa o número de alternativas e </w:t>
      </w:r>
      <w:r w:rsidRPr="00D5163E">
        <w:rPr>
          <w:rFonts w:ascii="Times New Roman" w:hAnsi="Times New Roman" w:cs="Times New Roman"/>
          <w:i/>
          <w:iCs/>
        </w:rPr>
        <w:t>k</w:t>
      </w:r>
      <w:r w:rsidRPr="00D5163E">
        <w:rPr>
          <w:rFonts w:ascii="Times New Roman" w:hAnsi="Times New Roman" w:cs="Times New Roman"/>
        </w:rPr>
        <w:t xml:space="preserve"> o número de critérios.</w:t>
      </w:r>
    </w:p>
    <w:tbl>
      <w:tblPr>
        <w:tblStyle w:val="Tabelacomgrade"/>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26"/>
        <w:gridCol w:w="2976"/>
        <w:gridCol w:w="284"/>
        <w:gridCol w:w="1134"/>
      </w:tblGrid>
      <w:tr w:rsidR="003D22FD" w:rsidRPr="00D5163E" w14:paraId="24CAA25A" w14:textId="77777777" w:rsidTr="000E0022">
        <w:tc>
          <w:tcPr>
            <w:tcW w:w="7650" w:type="dxa"/>
            <w:gridSpan w:val="4"/>
            <w:hideMark/>
          </w:tcPr>
          <w:p w14:paraId="4B8E96EC" w14:textId="77777777" w:rsidR="006660B2" w:rsidRPr="00D5163E" w:rsidRDefault="006660B2">
            <w:pPr>
              <w:spacing w:before="120" w:line="240" w:lineRule="auto"/>
              <w:rPr>
                <w:rFonts w:ascii="Times New Roman" w:hAnsi="Times New Roman" w:cs="Times New Roman"/>
              </w:rPr>
            </w:pPr>
            <w:r w:rsidRPr="00D5163E">
              <w:rPr>
                <w:rFonts w:ascii="Times New Roman" w:hAnsi="Times New Roman" w:cs="Times New Roman"/>
              </w:rPr>
              <w:t xml:space="preserve">        </w:t>
            </w:r>
            <m:oMath>
              <m:r>
                <w:rPr>
                  <w:rFonts w:ascii="Cambria Math" w:hAnsi="Cambria Math" w:cs="Times New Roman"/>
                </w:rPr>
                <m:t>W =</m:t>
              </m:r>
              <m:d>
                <m:dPr>
                  <m:begChr m:val="{"/>
                  <m:endChr m:val="}"/>
                  <m:ctrlPr>
                    <w:rPr>
                      <w:rFonts w:ascii="Cambria Math" w:hAnsi="Cambria Math" w:cs="Times New Roman"/>
                      <w:i/>
                      <w:kern w:val="2"/>
                      <w:sz w:val="22"/>
                      <w:szCs w:val="22"/>
                    </w:rPr>
                  </m:ctrlPr>
                </m:dPr>
                <m:e>
                  <m:r>
                    <w:rPr>
                      <w:rFonts w:ascii="Cambria Math" w:hAnsi="Cambria Math" w:cs="Times New Roman"/>
                    </w:rPr>
                    <m:t>w∈</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k</m:t>
                      </m:r>
                    </m:sup>
                  </m:sSup>
                  <m:r>
                    <m:rPr>
                      <m:sty m:val="p"/>
                    </m:rPr>
                    <w:rPr>
                      <w:rFonts w:ascii="Cambria Math" w:hAnsi="Cambria Math" w:cs="Times New Roman"/>
                    </w:rPr>
                    <m:t xml:space="preserve"> </m:t>
                  </m:r>
                  <m:r>
                    <w:rPr>
                      <w:rFonts w:ascii="Cambria Math" w:hAnsi="Cambria Math" w:cs="Times New Roman"/>
                    </w:rPr>
                    <m:t xml:space="preserve">: </m:t>
                  </m:r>
                  <m:sSub>
                    <m:sSubPr>
                      <m:ctrlPr>
                        <w:rPr>
                          <w:rFonts w:ascii="Cambria Math" w:hAnsi="Cambria Math" w:cs="Times New Roman"/>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 xml:space="preserve">≥0,  j=1, . . ., n,    e   </m:t>
                  </m:r>
                  <m:nary>
                    <m:naryPr>
                      <m:chr m:val="∑"/>
                      <m:limLoc m:val="subSup"/>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=1</m:t>
                      </m:r>
                    </m:e>
                  </m:nary>
                </m:e>
              </m:d>
            </m:oMath>
            <w:r w:rsidRPr="00D5163E">
              <w:rPr>
                <w:rFonts w:ascii="Times New Roman" w:hAnsi="Times New Roman" w:cs="Times New Roman"/>
              </w:rPr>
              <w:t xml:space="preserve"> </w:t>
            </w:r>
          </w:p>
        </w:tc>
        <w:tc>
          <w:tcPr>
            <w:tcW w:w="1134" w:type="dxa"/>
            <w:hideMark/>
          </w:tcPr>
          <w:p w14:paraId="3840B0C7" w14:textId="691858AE" w:rsidR="006660B2" w:rsidRPr="00D5163E" w:rsidRDefault="00377A29" w:rsidP="00377A29">
            <w:pPr>
              <w:pStyle w:val="Legenda"/>
              <w:keepNext/>
              <w:spacing w:before="240"/>
              <w:jc w:val="right"/>
              <w:rPr>
                <w:rFonts w:ascii="Times New Roman" w:hAnsi="Times New Roman" w:cs="Times New Roman"/>
                <w:color w:val="auto"/>
                <w:sz w:val="20"/>
                <w:szCs w:val="20"/>
              </w:rPr>
            </w:pPr>
            <w:bookmarkStart w:id="53" w:name="_Ref168239204"/>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4</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53"/>
          </w:p>
        </w:tc>
      </w:tr>
      <w:tr w:rsidR="003D22FD" w:rsidRPr="00D5163E" w14:paraId="5124271A" w14:textId="77777777" w:rsidTr="000E0022">
        <w:tc>
          <w:tcPr>
            <w:tcW w:w="3964" w:type="dxa"/>
          </w:tcPr>
          <w:p w14:paraId="3660927F" w14:textId="77777777" w:rsidR="006660B2" w:rsidRPr="00D5163E" w:rsidRDefault="006660B2">
            <w:pPr>
              <w:spacing w:line="240" w:lineRule="auto"/>
              <w:rPr>
                <w:rFonts w:ascii="Times New Roman" w:hAnsi="Times New Roman" w:cs="Times New Roman"/>
              </w:rPr>
            </w:pPr>
            <m:oMathPara>
              <m:oMath>
                <m:r>
                  <w:rPr>
                    <w:rFonts w:ascii="Cambria Math" w:hAnsi="Cambria Math" w:cs="Times New Roman"/>
                  </w:rPr>
                  <m:t xml:space="preserve">X=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1k</m:t>
                                    </m:r>
                                  </m:sub>
                                </m:sSub>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x</m:t>
                                    </m:r>
                                  </m:e>
                                  <m:sub>
                                    <m:r>
                                      <w:rPr>
                                        <w:rFonts w:ascii="Cambria Math" w:hAnsi="Cambria Math" w:cs="Times New Roman"/>
                                      </w:rPr>
                                      <m:t>nk</m:t>
                                    </m:r>
                                  </m:sub>
                                </m:sSub>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e>
                            </m:mr>
                          </m:m>
                        </m:e>
                      </m:d>
                      <m:r>
                        <w:rPr>
                          <w:rFonts w:ascii="Cambria Math" w:hAnsi="Cambria Math" w:cs="Times New Roman"/>
                        </w:rPr>
                        <m:t xml:space="preserve">  </m:t>
                      </m:r>
                    </m:e>
                  </m:mr>
                </m:m>
              </m:oMath>
            </m:oMathPara>
          </w:p>
          <w:p w14:paraId="31E0D918" w14:textId="77777777" w:rsidR="006660B2" w:rsidRPr="00D5163E" w:rsidRDefault="006660B2">
            <w:pPr>
              <w:spacing w:line="240" w:lineRule="auto"/>
              <w:rPr>
                <w:rFonts w:ascii="Times New Roman" w:hAnsi="Times New Roman" w:cs="Times New Roman"/>
              </w:rPr>
            </w:pPr>
          </w:p>
        </w:tc>
        <w:tc>
          <w:tcPr>
            <w:tcW w:w="426" w:type="dxa"/>
            <w:hideMark/>
          </w:tcPr>
          <w:p w14:paraId="19F54816" w14:textId="77777777" w:rsidR="006660B2" w:rsidRPr="00D5163E" w:rsidRDefault="006660B2" w:rsidP="00CC7C4C">
            <w:pPr>
              <w:spacing w:before="480" w:line="240" w:lineRule="auto"/>
              <w:ind w:firstLine="0"/>
              <w:rPr>
                <w:rFonts w:ascii="Times New Roman" w:eastAsia="Yu Mincho" w:hAnsi="Times New Roman" w:cs="Times New Roman"/>
              </w:rPr>
            </w:pPr>
            <w:r w:rsidRPr="00D5163E">
              <w:rPr>
                <w:rFonts w:ascii="Times New Roman" w:eastAsia="Yu Mincho" w:hAnsi="Times New Roman" w:cs="Times New Roman"/>
              </w:rPr>
              <w:t>=</w:t>
            </w:r>
          </w:p>
        </w:tc>
        <w:tc>
          <w:tcPr>
            <w:tcW w:w="2976" w:type="dxa"/>
            <w:hideMark/>
          </w:tcPr>
          <w:p w14:paraId="71DB29B7" w14:textId="77777777" w:rsidR="006660B2" w:rsidRPr="00D5163E" w:rsidRDefault="006660B2">
            <w:pPr>
              <w:spacing w:line="240" w:lineRule="auto"/>
              <w:rPr>
                <w:rFonts w:ascii="Times New Roman" w:eastAsiaTheme="minorEastAsia" w:hAnsi="Times New Roman" w:cs="Times New Roman"/>
              </w:rPr>
            </w:pPr>
            <m:oMathPara>
              <m:oMath>
                <m:r>
                  <w:rPr>
                    <w:rFonts w:ascii="Cambria Math" w:hAnsi="Cambria Math" w:cs="Times New Roman"/>
                  </w:rPr>
                  <m:t xml:space="preserve">P= </m:t>
                </m:r>
                <m:m>
                  <m:mPr>
                    <m:mcs>
                      <m:mc>
                        <m:mcPr>
                          <m:count m:val="1"/>
                          <m:mcJc m:val="center"/>
                        </m:mcPr>
                      </m:mc>
                    </m:mcs>
                    <m:ctrlPr>
                      <w:rPr>
                        <w:rFonts w:ascii="Cambria Math" w:hAnsi="Cambria Math" w:cs="Times New Roman"/>
                        <w:i/>
                        <w:kern w:val="2"/>
                        <w:sz w:val="22"/>
                        <w:szCs w:val="22"/>
                      </w:rPr>
                    </m:ctrlPr>
                  </m:mPr>
                  <m:mr>
                    <m:e/>
                  </m:mr>
                  <m:mr>
                    <m:e>
                      <m:m>
                        <m:mPr>
                          <m:mcs>
                            <m:mc>
                              <m:mcPr>
                                <m:count m:val="1"/>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1</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2</m:t>
                                </m:r>
                              </m:sub>
                            </m:sSub>
                          </m:e>
                        </m:mr>
                        <m:mr>
                          <m:e>
                            <m:sSub>
                              <m:sSubPr>
                                <m:ctrlPr>
                                  <w:rPr>
                                    <w:rFonts w:ascii="Cambria Math" w:hAnsi="Cambria Math" w:cs="Times New Roman"/>
                                    <w:i/>
                                    <w:kern w:val="2"/>
                                    <w:sz w:val="22"/>
                                    <w:szCs w:val="22"/>
                                  </w:rPr>
                                </m:ctrlPr>
                              </m:sSubPr>
                              <m:e>
                                <m:r>
                                  <w:rPr>
                                    <w:rFonts w:ascii="Cambria Math" w:hAnsi="Cambria Math" w:cs="Times New Roman"/>
                                  </w:rPr>
                                  <m:t>a</m:t>
                                </m:r>
                              </m:e>
                              <m:sub>
                                <m:r>
                                  <w:rPr>
                                    <w:rFonts w:ascii="Cambria Math" w:hAnsi="Cambria Math" w:cs="Times New Roman"/>
                                  </w:rPr>
                                  <m:t>n</m:t>
                                </m:r>
                              </m:sub>
                            </m:sSub>
                          </m:e>
                        </m:mr>
                      </m:m>
                    </m:e>
                  </m:mr>
                </m:m>
                <m:m>
                  <m:mPr>
                    <m:mcs>
                      <m:mc>
                        <m:mcPr>
                          <m:count m:val="1"/>
                          <m:mcJc m:val="center"/>
                        </m:mcPr>
                      </m:mc>
                    </m:mcs>
                    <m:ctrlPr>
                      <w:rPr>
                        <w:rFonts w:ascii="Cambria Math" w:hAnsi="Cambria Math" w:cs="Times New Roman"/>
                        <w:i/>
                        <w:kern w:val="2"/>
                        <w:sz w:val="22"/>
                        <w:szCs w:val="22"/>
                      </w:rPr>
                    </m:ctrlPr>
                  </m:mPr>
                  <m:m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c</m:t>
                                </m:r>
                              </m:e>
                              <m:sub>
                                <m:r>
                                  <w:rPr>
                                    <w:rFonts w:ascii="Cambria Math" w:hAnsi="Cambria Math" w:cs="Times New Roman"/>
                                  </w:rPr>
                                  <m:t>k</m:t>
                                </m:r>
                              </m:sub>
                            </m:sSub>
                          </m:e>
                        </m:mr>
                      </m:m>
                    </m:e>
                  </m:mr>
                  <m:mr>
                    <m:e>
                      <m:d>
                        <m:dPr>
                          <m:begChr m:val="["/>
                          <m:endChr m:val="]"/>
                          <m:ctrlPr>
                            <w:rPr>
                              <w:rFonts w:ascii="Cambria Math" w:hAnsi="Cambria Math" w:cs="Times New Roman"/>
                              <w:i/>
                              <w:kern w:val="2"/>
                              <w:sz w:val="22"/>
                              <w:szCs w:val="22"/>
                            </w:rPr>
                          </m:ctrlPr>
                        </m:dPr>
                        <m:e>
                          <m:m>
                            <m:mPr>
                              <m:mcs>
                                <m:mc>
                                  <m:mcPr>
                                    <m:count m:val="3"/>
                                    <m:mcJc m:val="center"/>
                                  </m:mcPr>
                                </m:mc>
                              </m:mcs>
                              <m:ctrlPr>
                                <w:rPr>
                                  <w:rFonts w:ascii="Cambria Math" w:hAnsi="Cambria Math" w:cs="Times New Roman"/>
                                  <w:i/>
                                  <w:kern w:val="2"/>
                                  <w:sz w:val="22"/>
                                  <w:szCs w:val="22"/>
                                </w:rPr>
                              </m:ctrlPr>
                            </m:mPr>
                            <m:mr>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11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1k</m:t>
                                    </m:r>
                                  </m:sub>
                                </m:sSub>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n1</m:t>
                                    </m:r>
                                  </m:sub>
                                </m:sSub>
                              </m:e>
                              <m:e>
                                <m:r>
                                  <w:rPr>
                                    <w:rFonts w:ascii="Cambria Math" w:hAnsi="Cambria Math" w:cs="Times New Roman"/>
                                  </w:rPr>
                                  <m:t>⋯</m:t>
                                </m:r>
                              </m:e>
                              <m:e>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nk</m:t>
                                    </m:r>
                                  </m:sub>
                                </m:sSub>
                              </m:e>
                            </m:mr>
                          </m:m>
                        </m:e>
                      </m:d>
                    </m:e>
                  </m:mr>
                </m:m>
              </m:oMath>
            </m:oMathPara>
          </w:p>
        </w:tc>
        <w:tc>
          <w:tcPr>
            <w:tcW w:w="1418" w:type="dxa"/>
            <w:gridSpan w:val="2"/>
          </w:tcPr>
          <w:p w14:paraId="7FDC3462" w14:textId="01CA1A7C" w:rsidR="006660B2" w:rsidRPr="00D5163E" w:rsidRDefault="006660B2" w:rsidP="00377A29">
            <w:pPr>
              <w:pStyle w:val="Legenda"/>
              <w:spacing w:before="240"/>
              <w:jc w:val="right"/>
              <w:rPr>
                <w:rFonts w:ascii="Times New Roman" w:hAnsi="Times New Roman" w:cs="Times New Roman"/>
                <w:color w:val="auto"/>
                <w:sz w:val="20"/>
                <w:szCs w:val="20"/>
              </w:rPr>
            </w:pPr>
          </w:p>
          <w:p w14:paraId="4CB9DDA3" w14:textId="56F2068D" w:rsidR="00377A29" w:rsidRPr="00D5163E" w:rsidRDefault="00377A29" w:rsidP="00377A29">
            <w:pPr>
              <w:pStyle w:val="Legenda"/>
              <w:jc w:val="right"/>
              <w:rPr>
                <w:rFonts w:ascii="Times New Roman" w:hAnsi="Times New Roman" w:cs="Times New Roman"/>
                <w:color w:val="auto"/>
                <w:sz w:val="20"/>
                <w:szCs w:val="20"/>
              </w:rPr>
            </w:pPr>
            <w:bookmarkStart w:id="54" w:name="_Ref168239236"/>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5</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54"/>
          </w:p>
          <w:p w14:paraId="3DD28AD0" w14:textId="77777777" w:rsidR="006660B2" w:rsidRPr="00D5163E" w:rsidRDefault="006660B2" w:rsidP="00377A29">
            <w:pPr>
              <w:keepNext/>
              <w:spacing w:before="240" w:line="240" w:lineRule="auto"/>
              <w:ind w:right="100"/>
              <w:jc w:val="right"/>
              <w:rPr>
                <w:rFonts w:ascii="Times New Roman" w:hAnsi="Times New Roman" w:cs="Times New Roman"/>
                <w:i/>
                <w:iCs/>
                <w:sz w:val="20"/>
                <w:szCs w:val="20"/>
              </w:rPr>
            </w:pPr>
          </w:p>
        </w:tc>
      </w:tr>
    </w:tbl>
    <w:p w14:paraId="732B5ABD" w14:textId="1E4E6E3A" w:rsidR="00AB2674" w:rsidRPr="00D5163E" w:rsidRDefault="0097575E" w:rsidP="0097575E">
      <w:pPr>
        <w:pStyle w:val="Ttulo3"/>
        <w:rPr>
          <w:rFonts w:ascii="Times New Roman" w:hAnsi="Times New Roman" w:cs="Times New Roman"/>
        </w:rPr>
      </w:pPr>
      <w:bookmarkStart w:id="55" w:name="_Toc174427663"/>
      <w:r w:rsidRPr="00D5163E">
        <w:rPr>
          <w:rFonts w:ascii="Times New Roman" w:hAnsi="Times New Roman" w:cs="Times New Roman"/>
        </w:rPr>
        <w:lastRenderedPageBreak/>
        <w:t xml:space="preserve">Método de MCDA </w:t>
      </w:r>
      <w:r w:rsidR="00274FCA" w:rsidRPr="00D5163E">
        <w:rPr>
          <w:rFonts w:ascii="Times New Roman" w:hAnsi="Times New Roman" w:cs="Times New Roman"/>
        </w:rPr>
        <w:t>TOPSIS</w:t>
      </w:r>
      <w:bookmarkEnd w:id="55"/>
    </w:p>
    <w:p w14:paraId="24619674" w14:textId="77777777" w:rsidR="00427B94" w:rsidRPr="00D5163E" w:rsidRDefault="00DC173D" w:rsidP="00274FCA">
      <w:pPr>
        <w:spacing w:before="240"/>
        <w:ind w:firstLine="1134"/>
        <w:rPr>
          <w:rFonts w:ascii="Times New Roman" w:hAnsi="Times New Roman" w:cs="Times New Roman"/>
        </w:rPr>
      </w:pPr>
      <w:r w:rsidRPr="00D5163E">
        <w:rPr>
          <w:rFonts w:ascii="Times New Roman" w:hAnsi="Times New Roman" w:cs="Times New Roman"/>
        </w:rPr>
        <w:t>Na Sessão 3.3 apresentamos as definições métodos de apoio à decisão para ordenamento e na construção da matriz de decisão normalizada. O próximo passo é na utilização do método de agregação TOPSIS (</w:t>
      </w:r>
      <w:proofErr w:type="spellStart"/>
      <w:r w:rsidRPr="00D5163E">
        <w:rPr>
          <w:rFonts w:ascii="Times New Roman" w:hAnsi="Times New Roman" w:cs="Times New Roman"/>
          <w:i/>
          <w:iCs/>
        </w:rPr>
        <w:t>Technique</w:t>
      </w:r>
      <w:proofErr w:type="spellEnd"/>
      <w:r w:rsidRPr="00D5163E">
        <w:rPr>
          <w:rFonts w:ascii="Times New Roman" w:hAnsi="Times New Roman" w:cs="Times New Roman"/>
          <w:i/>
          <w:iCs/>
        </w:rPr>
        <w:t xml:space="preserve"> for </w:t>
      </w:r>
      <w:proofErr w:type="spellStart"/>
      <w:r w:rsidRPr="00D5163E">
        <w:rPr>
          <w:rFonts w:ascii="Times New Roman" w:hAnsi="Times New Roman" w:cs="Times New Roman"/>
          <w:i/>
          <w:iCs/>
        </w:rPr>
        <w:t>Order</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Preference</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by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Similarity</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to</w:t>
      </w:r>
      <w:proofErr w:type="spellEnd"/>
      <w:r w:rsidRPr="00D5163E">
        <w:rPr>
          <w:rFonts w:ascii="Times New Roman" w:hAnsi="Times New Roman" w:cs="Times New Roman"/>
          <w:i/>
          <w:iCs/>
        </w:rPr>
        <w:t xml:space="preserve"> Ideal </w:t>
      </w:r>
      <w:proofErr w:type="spellStart"/>
      <w:r w:rsidRPr="00D5163E">
        <w:rPr>
          <w:rFonts w:ascii="Times New Roman" w:hAnsi="Times New Roman" w:cs="Times New Roman"/>
          <w:i/>
          <w:iCs/>
        </w:rPr>
        <w:t>Solution</w:t>
      </w:r>
      <w:proofErr w:type="spellEnd"/>
      <w:r w:rsidRPr="00D5163E">
        <w:rPr>
          <w:rFonts w:ascii="Times New Roman" w:hAnsi="Times New Roman" w:cs="Times New Roman"/>
        </w:rPr>
        <w:t>), o qual se fundamenta no cálculo das distâncias entre a alternativa ideal positiva (</w:t>
      </w:r>
      <w:r w:rsidRPr="00D5163E">
        <w:rPr>
          <w:rFonts w:ascii="Times New Roman" w:hAnsi="Times New Roman" w:cs="Times New Roman"/>
          <w:i/>
          <w:iCs/>
        </w:rPr>
        <w:t>A+</w:t>
      </w:r>
      <w:r w:rsidRPr="00D5163E">
        <w:rPr>
          <w:rFonts w:ascii="Times New Roman" w:hAnsi="Times New Roman" w:cs="Times New Roman"/>
        </w:rPr>
        <w:t>) e a alternativa ideal negativa (</w:t>
      </w:r>
      <w:r w:rsidRPr="00D5163E">
        <w:rPr>
          <w:rFonts w:ascii="Times New Roman" w:hAnsi="Times New Roman" w:cs="Times New Roman"/>
          <w:i/>
          <w:iCs/>
        </w:rPr>
        <w:t>A-</w:t>
      </w:r>
      <w:r w:rsidRPr="00D5163E">
        <w:rPr>
          <w:rFonts w:ascii="Times New Roman" w:hAnsi="Times New Roman" w:cs="Times New Roman"/>
        </w:rPr>
        <w:t>) (HWANG; YOON, 1981). Define-se uma alternativa ideal positiva</w:t>
      </w:r>
      <w:r w:rsidR="00C55EF4" w:rsidRPr="00D5163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k</m:t>
            </m:r>
          </m:sub>
          <m:sup>
            <m:r>
              <w:rPr>
                <w:rFonts w:ascii="Cambria Math" w:hAnsi="Cambria Math" w:cs="Times New Roman"/>
              </w:rPr>
              <m:t>+</m:t>
            </m:r>
          </m:sup>
        </m:sSubSup>
        <m:r>
          <w:rPr>
            <w:rFonts w:ascii="Cambria Math" w:hAnsi="Cambria Math" w:cs="Times New Roman"/>
          </w:rPr>
          <m:t>)</m:t>
        </m:r>
      </m:oMath>
      <w:r w:rsidR="00C55EF4" w:rsidRPr="00D5163E">
        <w:rPr>
          <w:rFonts w:ascii="Times New Roman" w:hAnsi="Times New Roman" w:cs="Times New Roman"/>
        </w:rPr>
        <w:t xml:space="preserve">, e uma alternativa ideal negativa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k</m:t>
            </m:r>
          </m:sub>
          <m:sup>
            <m:r>
              <w:rPr>
                <w:rFonts w:ascii="Cambria Math" w:hAnsi="Cambria Math" w:cs="Times New Roman"/>
              </w:rPr>
              <m:t>-</m:t>
            </m:r>
          </m:sup>
        </m:sSubSup>
        <m:r>
          <w:rPr>
            <w:rFonts w:ascii="Cambria Math" w:hAnsi="Cambria Math" w:cs="Times New Roman"/>
          </w:rPr>
          <m:t>)</m:t>
        </m:r>
      </m:oMath>
      <w:r w:rsidR="001F78F9" w:rsidRPr="00D5163E">
        <w:rPr>
          <w:rFonts w:ascii="Times New Roman" w:hAnsi="Times New Roman" w:cs="Times New Roman"/>
        </w:rPr>
        <w:t>, onde</w:t>
      </w:r>
      <w:r w:rsidR="00427B94"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418"/>
      </w:tblGrid>
      <w:tr w:rsidR="00427B94" w:rsidRPr="00D5163E" w14:paraId="571F0293" w14:textId="77777777" w:rsidTr="000E0022">
        <w:tc>
          <w:tcPr>
            <w:tcW w:w="988" w:type="dxa"/>
          </w:tcPr>
          <w:p w14:paraId="22EB51FA" w14:textId="77777777" w:rsidR="00427B94" w:rsidRPr="00D5163E" w:rsidRDefault="00427B94">
            <w:pPr>
              <w:spacing w:line="240" w:lineRule="auto"/>
              <w:rPr>
                <w:rFonts w:ascii="Times New Roman" w:hAnsi="Times New Roman" w:cs="Times New Roman"/>
              </w:rPr>
            </w:pPr>
          </w:p>
        </w:tc>
        <w:tc>
          <w:tcPr>
            <w:tcW w:w="6378" w:type="dxa"/>
            <w:hideMark/>
          </w:tcPr>
          <w:p w14:paraId="38B4B4BE" w14:textId="77777777" w:rsidR="00427B94" w:rsidRPr="00D5163E" w:rsidRDefault="00000000">
            <w:pPr>
              <w:snapToGrid w:val="0"/>
              <w:spacing w:after="240" w:line="240" w:lineRule="auto"/>
              <w:rPr>
                <w:rFonts w:ascii="Times New Roman" w:hAnsi="Times New Roman" w:cs="Times New Roman"/>
              </w:rPr>
            </w:pPr>
            <m:oMathPara>
              <m:oMath>
                <m:sSubSup>
                  <m:sSubSupPr>
                    <m:ctrlPr>
                      <w:rPr>
                        <w:rFonts w:ascii="Cambria Math" w:hAnsi="Cambria Math" w:cs="Times New Roman"/>
                        <w:i/>
                        <w:kern w:val="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tc>
        <w:tc>
          <w:tcPr>
            <w:tcW w:w="1418" w:type="dxa"/>
          </w:tcPr>
          <w:p w14:paraId="0786BD76" w14:textId="77777777" w:rsidR="00427B94" w:rsidRPr="00D5163E" w:rsidRDefault="00427B94">
            <w:pPr>
              <w:spacing w:line="240" w:lineRule="auto"/>
              <w:rPr>
                <w:rFonts w:ascii="Times New Roman" w:hAnsi="Times New Roman" w:cs="Times New Roman"/>
              </w:rPr>
            </w:pPr>
          </w:p>
        </w:tc>
      </w:tr>
      <w:tr w:rsidR="00427B94" w:rsidRPr="00D5163E" w14:paraId="0DBA8B73" w14:textId="77777777" w:rsidTr="000E0022">
        <w:tc>
          <w:tcPr>
            <w:tcW w:w="988" w:type="dxa"/>
          </w:tcPr>
          <w:p w14:paraId="5BB2AFC5" w14:textId="77777777" w:rsidR="00427B94" w:rsidRPr="00D5163E" w:rsidRDefault="00427B94">
            <w:pPr>
              <w:spacing w:line="240" w:lineRule="auto"/>
              <w:rPr>
                <w:rFonts w:ascii="Times New Roman" w:hAnsi="Times New Roman" w:cs="Times New Roman"/>
              </w:rPr>
            </w:pPr>
          </w:p>
        </w:tc>
        <w:tc>
          <w:tcPr>
            <w:tcW w:w="6378" w:type="dxa"/>
            <w:hideMark/>
          </w:tcPr>
          <w:p w14:paraId="3B303E9A" w14:textId="77777777" w:rsidR="00427B94" w:rsidRPr="00D5163E" w:rsidRDefault="00000000">
            <w:pPr>
              <w:spacing w:line="240" w:lineRule="auto"/>
              <w:rPr>
                <w:rFonts w:ascii="Times New Roman" w:eastAsiaTheme="minorEastAsia" w:hAnsi="Times New Roman" w:cs="Times New Roman"/>
                <w:kern w:val="2"/>
              </w:rPr>
            </w:pPr>
            <m:oMathPara>
              <m:oMath>
                <m:sSubSup>
                  <m:sSubSupPr>
                    <m:ctrlPr>
                      <w:rPr>
                        <w:rFonts w:ascii="Cambria Math" w:hAnsi="Cambria Math" w:cs="Times New Roman"/>
                        <w:i/>
                        <w:kern w:val="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p</m:t>
                                </m:r>
                              </m:e>
                              <m:sub>
                                <m:r>
                                  <w:rPr>
                                    <w:rFonts w:ascii="Cambria Math" w:hAnsi="Cambria Math" w:cs="Times New Roman"/>
                                  </w:rPr>
                                  <m:t>ij</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p w14:paraId="710E07C2" w14:textId="77777777" w:rsidR="0007504A" w:rsidRPr="00D5163E" w:rsidRDefault="0007504A">
            <w:pPr>
              <w:spacing w:line="240" w:lineRule="auto"/>
              <w:rPr>
                <w:rFonts w:ascii="Times New Roman" w:hAnsi="Times New Roman" w:cs="Times New Roman"/>
              </w:rPr>
            </w:pPr>
          </w:p>
        </w:tc>
        <w:tc>
          <w:tcPr>
            <w:tcW w:w="1418" w:type="dxa"/>
          </w:tcPr>
          <w:p w14:paraId="5B0923E8" w14:textId="68734C1A" w:rsidR="00377A29" w:rsidRPr="00D5163E" w:rsidRDefault="00377A29" w:rsidP="00377A29">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6</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424C8C98" w14:textId="77777777" w:rsidR="00427B94" w:rsidRPr="00D5163E" w:rsidRDefault="00427B94" w:rsidP="00377A29">
            <w:pPr>
              <w:keepNext/>
              <w:spacing w:line="240" w:lineRule="auto"/>
              <w:jc w:val="right"/>
              <w:rPr>
                <w:rFonts w:ascii="Times New Roman" w:hAnsi="Times New Roman" w:cs="Times New Roman"/>
              </w:rPr>
            </w:pPr>
          </w:p>
        </w:tc>
      </w:tr>
    </w:tbl>
    <w:p w14:paraId="02E68672" w14:textId="5D8E7F83" w:rsidR="00274FCA" w:rsidRPr="00D5163E" w:rsidRDefault="0007504A" w:rsidP="00274FCA">
      <w:pPr>
        <w:spacing w:before="240"/>
        <w:ind w:firstLine="1134"/>
        <w:rPr>
          <w:rFonts w:ascii="Times New Roman" w:hAnsi="Times New Roman" w:cs="Times New Roman"/>
          <w:color w:val="FF0000"/>
        </w:rPr>
      </w:pPr>
      <w:r w:rsidRPr="00D5163E">
        <w:rPr>
          <w:rFonts w:ascii="Times New Roman" w:hAnsi="Times New Roman" w:cs="Times New Roman"/>
        </w:rPr>
        <w:t>Em seguida, é calculado as distâncias de cada alternativa em relação a esses pontos ideais. A distância positiva (</w:t>
      </w:r>
      <w:r w:rsidRPr="00D5163E">
        <w:rPr>
          <w:rFonts w:ascii="Times New Roman" w:hAnsi="Times New Roman" w:cs="Times New Roman"/>
          <w:i/>
          <w:iCs/>
        </w:rPr>
        <w:t>d</w:t>
      </w:r>
      <w:r w:rsidRPr="00D5163E">
        <w:rPr>
          <w:rFonts w:ascii="Times New Roman" w:hAnsi="Times New Roman" w:cs="Times New Roman"/>
        </w:rPr>
        <w:t>+) é calculada entre cada alternativa e a alternativa ideal positiva (</w:t>
      </w:r>
      <w:r w:rsidRPr="00D5163E">
        <w:rPr>
          <w:rFonts w:ascii="Times New Roman" w:hAnsi="Times New Roman" w:cs="Times New Roman"/>
          <w:i/>
          <w:iCs/>
        </w:rPr>
        <w:t>A+</w:t>
      </w:r>
      <w:r w:rsidRPr="00D5163E">
        <w:rPr>
          <w:rFonts w:ascii="Times New Roman" w:hAnsi="Times New Roman" w:cs="Times New Roman"/>
        </w:rPr>
        <w:t>), enquanto a distância negativa (</w:t>
      </w:r>
      <w:r w:rsidRPr="00D5163E">
        <w:rPr>
          <w:rFonts w:ascii="Times New Roman" w:hAnsi="Times New Roman" w:cs="Times New Roman"/>
          <w:u w:val="single"/>
        </w:rPr>
        <w:t>d-</w:t>
      </w:r>
      <w:r w:rsidRPr="00D5163E">
        <w:rPr>
          <w:rFonts w:ascii="Times New Roman" w:hAnsi="Times New Roman" w:cs="Times New Roman"/>
        </w:rPr>
        <w:t>) é calculada entre cada alternativa e a alternativa ideal negativa (</w:t>
      </w:r>
      <w:r w:rsidRPr="00D5163E">
        <w:rPr>
          <w:rFonts w:ascii="Times New Roman" w:hAnsi="Times New Roman" w:cs="Times New Roman"/>
          <w:i/>
          <w:iCs/>
        </w:rPr>
        <w:t>A-</w:t>
      </w:r>
      <w:r w:rsidRPr="00D5163E">
        <w:rPr>
          <w:rFonts w:ascii="Times New Roman" w:hAnsi="Times New Roman" w:cs="Times New Roman"/>
        </w:rPr>
        <w:t>)</w:t>
      </w:r>
      <w:r w:rsidR="003F348F" w:rsidRPr="00D5163E">
        <w:rPr>
          <w:rFonts w:ascii="Times New Roman" w:hAnsi="Times New Roman" w:cs="Times New Roman"/>
        </w:rPr>
        <w:t xml:space="preserve"> </w:t>
      </w:r>
      <w:r w:rsidR="00AE7FB2" w:rsidRPr="00D5163E">
        <w:rPr>
          <w:rFonts w:ascii="Times New Roman" w:hAnsi="Times New Roman" w:cs="Times New Roman"/>
        </w:rPr>
        <w:fldChar w:fldCharType="begin"/>
      </w:r>
      <w:r w:rsidR="00AE7FB2" w:rsidRPr="00D5163E">
        <w:rPr>
          <w:rFonts w:ascii="Times New Roman" w:hAnsi="Times New Roman" w:cs="Times New Roman"/>
        </w:rPr>
        <w:instrText xml:space="preserve"> REF _Ref168239370 \h  \* MERGEFORMAT </w:instrText>
      </w:r>
      <w:r w:rsidR="00AE7FB2" w:rsidRPr="00D5163E">
        <w:rPr>
          <w:rFonts w:ascii="Times New Roman" w:hAnsi="Times New Roman" w:cs="Times New Roman"/>
        </w:rPr>
      </w:r>
      <w:r w:rsidR="00AE7FB2" w:rsidRPr="00D5163E">
        <w:rPr>
          <w:rFonts w:ascii="Times New Roman" w:hAnsi="Times New Roman" w:cs="Times New Roman"/>
        </w:rPr>
        <w:fldChar w:fldCharType="separate"/>
      </w:r>
      <w:r w:rsidR="00BF7556" w:rsidRPr="00D5163E">
        <w:rPr>
          <w:rFonts w:ascii="Times New Roman" w:hAnsi="Times New Roman" w:cs="Times New Roman"/>
        </w:rPr>
        <w:t>(7)</w:t>
      </w:r>
      <w:r w:rsidR="00AE7FB2" w:rsidRPr="00D5163E">
        <w:rPr>
          <w:rFonts w:ascii="Times New Roman" w:hAnsi="Times New Roman" w:cs="Times New Roman"/>
        </w:rPr>
        <w:fldChar w:fldCharType="end"/>
      </w:r>
      <w:r w:rsidR="003F348F"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107"/>
        <w:gridCol w:w="3122"/>
      </w:tblGrid>
      <w:tr w:rsidR="003D22FD" w:rsidRPr="00D5163E" w14:paraId="4DE33F7A" w14:textId="77777777" w:rsidTr="000E0022">
        <w:tc>
          <w:tcPr>
            <w:tcW w:w="1555" w:type="dxa"/>
          </w:tcPr>
          <w:p w14:paraId="1764BFA4" w14:textId="77777777" w:rsidR="00507425" w:rsidRPr="00D5163E" w:rsidRDefault="00507425">
            <w:pPr>
              <w:spacing w:line="240" w:lineRule="auto"/>
              <w:rPr>
                <w:rFonts w:ascii="Times New Roman" w:hAnsi="Times New Roman" w:cs="Times New Roman"/>
              </w:rPr>
            </w:pPr>
          </w:p>
        </w:tc>
        <w:tc>
          <w:tcPr>
            <w:tcW w:w="4107" w:type="dxa"/>
          </w:tcPr>
          <w:p w14:paraId="0F18A4BD" w14:textId="77777777" w:rsidR="00507425" w:rsidRPr="00D5163E" w:rsidRDefault="00000000">
            <w:pPr>
              <w:spacing w:line="240" w:lineRule="auto"/>
              <w:rPr>
                <w:rFonts w:ascii="Times New Roman" w:hAnsi="Times New Roman" w:cs="Times New Roman"/>
              </w:rPr>
            </w:pPr>
            <m:oMathPara>
              <m:oMath>
                <m:sSubSup>
                  <m:sSubSupPr>
                    <m:ctrlPr>
                      <w:rPr>
                        <w:rFonts w:ascii="Cambria Math" w:hAnsi="Cambria Math" w:cs="Times New Roman"/>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kern w:val="2"/>
                        <w:sz w:val="22"/>
                        <w:szCs w:val="22"/>
                      </w:rPr>
                    </m:ctrlPr>
                  </m:radPr>
                  <m:deg/>
                  <m:e>
                    <m:nary>
                      <m:naryPr>
                        <m:chr m:val="∑"/>
                        <m:limLoc m:val="undOvr"/>
                        <m:grow m:val="1"/>
                        <m:ctrlPr>
                          <w:rPr>
                            <w:rFonts w:ascii="Cambria Math" w:hAnsi="Cambria Math" w:cs="Times New Roman"/>
                            <w:kern w:val="2"/>
                            <w:sz w:val="22"/>
                            <w:szCs w:val="22"/>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p</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m:t>
                        </m:r>
                      </m:e>
                    </m:nary>
                  </m:e>
                </m:rad>
                <m:r>
                  <w:rPr>
                    <w:rFonts w:ascii="Cambria Math" w:hAnsi="Cambria Math" w:cs="Times New Roman"/>
                  </w:rPr>
                  <m:t xml:space="preserve"> ,       ∀ i </m:t>
                </m:r>
              </m:oMath>
            </m:oMathPara>
          </w:p>
          <w:p w14:paraId="3F7495F1" w14:textId="77777777" w:rsidR="00507425" w:rsidRPr="00D5163E" w:rsidRDefault="00507425">
            <w:pPr>
              <w:spacing w:line="240" w:lineRule="auto"/>
              <w:rPr>
                <w:rFonts w:ascii="Times New Roman" w:hAnsi="Times New Roman" w:cs="Times New Roman"/>
              </w:rPr>
            </w:pPr>
          </w:p>
        </w:tc>
        <w:tc>
          <w:tcPr>
            <w:tcW w:w="3122" w:type="dxa"/>
            <w:hideMark/>
          </w:tcPr>
          <w:p w14:paraId="0DAC567F" w14:textId="6FDCA30D" w:rsidR="00377A29" w:rsidRPr="00D5163E" w:rsidRDefault="00377A29" w:rsidP="00377A29">
            <w:pPr>
              <w:pStyle w:val="Legenda"/>
              <w:jc w:val="right"/>
              <w:rPr>
                <w:rFonts w:ascii="Times New Roman" w:hAnsi="Times New Roman" w:cs="Times New Roman"/>
                <w:color w:val="auto"/>
                <w:sz w:val="20"/>
                <w:szCs w:val="20"/>
              </w:rPr>
            </w:pPr>
          </w:p>
          <w:p w14:paraId="76A909A0" w14:textId="6113A604" w:rsidR="00507425" w:rsidRPr="00D5163E" w:rsidRDefault="007F6AD2" w:rsidP="007F6AD2">
            <w:pPr>
              <w:pStyle w:val="Legenda"/>
              <w:jc w:val="right"/>
              <w:rPr>
                <w:rFonts w:ascii="Times New Roman" w:hAnsi="Times New Roman" w:cs="Times New Roman"/>
                <w:color w:val="auto"/>
                <w:sz w:val="20"/>
                <w:szCs w:val="20"/>
              </w:rPr>
            </w:pPr>
            <w:bookmarkStart w:id="56" w:name="_Ref168239370"/>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7</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56"/>
          </w:p>
        </w:tc>
      </w:tr>
      <w:tr w:rsidR="00507425" w:rsidRPr="00D5163E" w14:paraId="2A63CD38" w14:textId="77777777" w:rsidTr="000E0022">
        <w:tc>
          <w:tcPr>
            <w:tcW w:w="1555" w:type="dxa"/>
          </w:tcPr>
          <w:p w14:paraId="22070B02" w14:textId="77777777" w:rsidR="00507425" w:rsidRPr="00D5163E" w:rsidRDefault="00507425">
            <w:pPr>
              <w:spacing w:line="240" w:lineRule="auto"/>
              <w:rPr>
                <w:rFonts w:ascii="Times New Roman" w:hAnsi="Times New Roman" w:cs="Times New Roman"/>
                <w:sz w:val="22"/>
                <w:szCs w:val="22"/>
              </w:rPr>
            </w:pPr>
          </w:p>
        </w:tc>
        <w:tc>
          <w:tcPr>
            <w:tcW w:w="4107" w:type="dxa"/>
            <w:hideMark/>
          </w:tcPr>
          <w:p w14:paraId="033DFD7C" w14:textId="77777777" w:rsidR="00507425" w:rsidRPr="00D5163E" w:rsidRDefault="00000000">
            <w:pPr>
              <w:spacing w:line="240" w:lineRule="auto"/>
              <w:rPr>
                <w:rFonts w:ascii="Times New Roman" w:hAnsi="Times New Roman" w:cs="Times New Roman"/>
              </w:rPr>
            </w:pPr>
            <m:oMathPara>
              <m:oMath>
                <m:sSubSup>
                  <m:sSubSupPr>
                    <m:ctrlPr>
                      <w:rPr>
                        <w:rFonts w:ascii="Cambria Math" w:hAnsi="Cambria Math" w:cs="Times New Roman"/>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i/>
                        <w:kern w:val="2"/>
                        <w:sz w:val="22"/>
                        <w:szCs w:val="22"/>
                      </w:rPr>
                    </m:ctrlPr>
                  </m:radPr>
                  <m:deg/>
                  <m:e>
                    <m:nary>
                      <m:naryPr>
                        <m:chr m:val="∑"/>
                        <m:limLoc m:val="undOvr"/>
                        <m:grow m:val="1"/>
                        <m:ctrlPr>
                          <w:rPr>
                            <w:rFonts w:ascii="Cambria Math" w:hAnsi="Cambria Math" w:cs="Times New Roman"/>
                            <w:kern w:val="2"/>
                            <w:sz w:val="22"/>
                            <w:szCs w:val="22"/>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p</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 xml:space="preserve"> ,       ∀ i</m:t>
                </m:r>
              </m:oMath>
            </m:oMathPara>
          </w:p>
        </w:tc>
        <w:tc>
          <w:tcPr>
            <w:tcW w:w="3122" w:type="dxa"/>
          </w:tcPr>
          <w:p w14:paraId="7C322289" w14:textId="77777777" w:rsidR="00507425" w:rsidRPr="00D5163E" w:rsidRDefault="00507425" w:rsidP="00377A29">
            <w:pPr>
              <w:keepNext/>
              <w:spacing w:line="240" w:lineRule="auto"/>
              <w:rPr>
                <w:rFonts w:ascii="Times New Roman" w:hAnsi="Times New Roman" w:cs="Times New Roman"/>
              </w:rPr>
            </w:pPr>
          </w:p>
        </w:tc>
      </w:tr>
    </w:tbl>
    <w:p w14:paraId="2F20ADB7" w14:textId="41B573CC" w:rsidR="00507425" w:rsidRPr="00D5163E" w:rsidRDefault="00680856" w:rsidP="00274FCA">
      <w:pPr>
        <w:spacing w:before="240"/>
        <w:ind w:firstLine="1134"/>
        <w:rPr>
          <w:rFonts w:ascii="Times New Roman" w:hAnsi="Times New Roman" w:cs="Times New Roman"/>
        </w:rPr>
      </w:pPr>
      <w:r w:rsidRPr="00D5163E">
        <w:rPr>
          <w:rFonts w:ascii="Times New Roman" w:hAnsi="Times New Roman" w:cs="Times New Roman"/>
          <w:noProof/>
        </w:rPr>
        <w:lastRenderedPageBreak/>
        <mc:AlternateContent>
          <mc:Choice Requires="wps">
            <w:drawing>
              <wp:anchor distT="0" distB="0" distL="114300" distR="114300" simplePos="0" relativeHeight="251651072" behindDoc="0" locked="0" layoutInCell="1" allowOverlap="1" wp14:anchorId="3F0BF1F1" wp14:editId="0A8C80E9">
                <wp:simplePos x="0" y="0"/>
                <wp:positionH relativeFrom="column">
                  <wp:posOffset>394970</wp:posOffset>
                </wp:positionH>
                <wp:positionV relativeFrom="paragraph">
                  <wp:posOffset>5088890</wp:posOffset>
                </wp:positionV>
                <wp:extent cx="460375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5627178B" w14:textId="262D6E6F" w:rsidR="00680856" w:rsidRPr="009E673C" w:rsidRDefault="00680856" w:rsidP="00A24B8C">
                            <w:pPr>
                              <w:pStyle w:val="Legenda"/>
                              <w:jc w:val="center"/>
                              <w:rPr>
                                <w:rFonts w:ascii="Arial" w:eastAsiaTheme="minorHAnsi" w:hAnsi="Arial" w:cs="Arial"/>
                                <w:i w:val="0"/>
                                <w:iCs w:val="0"/>
                                <w:color w:val="auto"/>
                                <w:kern w:val="0"/>
                                <w:sz w:val="24"/>
                                <w:szCs w:val="24"/>
                                <w:lang w:eastAsia="en-US"/>
                              </w:rPr>
                            </w:pPr>
                            <w:bookmarkStart w:id="57" w:name="_Ref168869940"/>
                            <w:bookmarkStart w:id="58" w:name="_Toc172630449"/>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4</w:t>
                            </w:r>
                            <w:r w:rsidRPr="00A24B8C">
                              <w:rPr>
                                <w:i w:val="0"/>
                                <w:iCs w:val="0"/>
                                <w:color w:val="auto"/>
                              </w:rPr>
                              <w:fldChar w:fldCharType="end"/>
                            </w:r>
                            <w:bookmarkEnd w:id="57"/>
                            <w:r w:rsidRPr="00A24B8C">
                              <w:rPr>
                                <w:i w:val="0"/>
                                <w:iCs w:val="0"/>
                                <w:color w:val="auto"/>
                              </w:rPr>
                              <w:t xml:space="preserve"> </w:t>
                            </w:r>
                            <w:r w:rsidR="00C344BA" w:rsidRPr="00A24B8C">
                              <w:rPr>
                                <w:i w:val="0"/>
                                <w:iCs w:val="0"/>
                                <w:color w:val="auto"/>
                              </w:rPr>
                              <w:t>–</w:t>
                            </w:r>
                            <w:r w:rsidRPr="00A24B8C">
                              <w:rPr>
                                <w:i w:val="0"/>
                                <w:iCs w:val="0"/>
                                <w:color w:val="auto"/>
                              </w:rPr>
                              <w:t xml:space="preserve"> </w:t>
                            </w:r>
                            <w:r w:rsidR="00105F10" w:rsidRPr="00A24B8C">
                              <w:rPr>
                                <w:i w:val="0"/>
                                <w:iCs w:val="0"/>
                                <w:color w:val="auto"/>
                              </w:rPr>
                              <w:t>Representação gráfica d</w:t>
                            </w:r>
                            <w:r w:rsidR="00D7543B" w:rsidRPr="00A24B8C">
                              <w:rPr>
                                <w:i w:val="0"/>
                                <w:iCs w:val="0"/>
                                <w:color w:val="auto"/>
                              </w:rPr>
                              <w:t xml:space="preserve">as distâncias calculadas </w:t>
                            </w:r>
                            <w:r w:rsidR="00522EFB" w:rsidRPr="00A24B8C">
                              <w:rPr>
                                <w:i w:val="0"/>
                                <w:iCs w:val="0"/>
                                <w:color w:val="auto"/>
                              </w:rPr>
                              <w:t>dos pontos</w:t>
                            </w:r>
                            <w:r w:rsidR="00522EFB" w:rsidRPr="009E673C">
                              <w:rPr>
                                <w:i w:val="0"/>
                                <w:iCs w:val="0"/>
                                <w:color w:val="auto"/>
                              </w:rPr>
                              <w:t xml:space="preserve"> ideias negativos e positivos </w:t>
                            </w:r>
                            <w:r w:rsidR="007117D0" w:rsidRPr="009E673C">
                              <w:rPr>
                                <w:i w:val="0"/>
                                <w:iCs w:val="0"/>
                                <w:color w:val="auto"/>
                              </w:rPr>
                              <w:t>de cada alternativa. Fonte</w:t>
                            </w:r>
                            <w:r w:rsidR="00A4101D" w:rsidRPr="009E673C">
                              <w:rPr>
                                <w:i w:val="0"/>
                                <w:iCs w:val="0"/>
                                <w:color w:val="auto"/>
                              </w:rPr>
                              <w:t>:</w:t>
                            </w:r>
                            <w:r w:rsidR="00C344BA" w:rsidRPr="009E673C">
                              <w:rPr>
                                <w:i w:val="0"/>
                                <w:iCs w:val="0"/>
                                <w:color w:val="auto"/>
                              </w:rPr>
                              <w:t xml:space="preserve"> </w:t>
                            </w:r>
                            <w:r w:rsidR="00A4101D" w:rsidRPr="00CE21FF">
                              <w:rPr>
                                <w:i w:val="0"/>
                                <w:iCs w:val="0"/>
                                <w:color w:val="auto"/>
                              </w:rPr>
                              <w:t>(</w:t>
                            </w:r>
                            <w:r w:rsidR="007117D0" w:rsidRPr="00CE21FF">
                              <w:rPr>
                                <w:i w:val="0"/>
                                <w:iCs w:val="0"/>
                                <w:color w:val="auto"/>
                              </w:rPr>
                              <w:t>ABDEL-BASSET, M</w:t>
                            </w:r>
                            <w:r w:rsidR="00A4101D" w:rsidRPr="009E673C">
                              <w:rPr>
                                <w:color w:val="auto"/>
                              </w:rPr>
                              <w:t xml:space="preserve">. et al. </w:t>
                            </w:r>
                            <w:r w:rsidR="00A4101D" w:rsidRPr="00CE21FF">
                              <w:rPr>
                                <w:i w:val="0"/>
                                <w:iCs w:val="0"/>
                                <w:color w:val="auto"/>
                              </w:rPr>
                              <w:t>2019</w:t>
                            </w:r>
                            <w:r w:rsidR="00A4101D" w:rsidRPr="009E673C">
                              <w:rPr>
                                <w:color w:val="auto"/>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BF1F1" id="Caixa de Texto 8" o:spid="_x0000_s1028" type="#_x0000_t202" style="position:absolute;left:0;text-align:left;margin-left:31.1pt;margin-top:400.7pt;width:36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M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2fjm0y2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" stroked="f">
                <v:textbox style="mso-fit-shape-to-text:t" inset="0,0,0,0">
                  <w:txbxContent>
                    <w:p w14:paraId="5627178B" w14:textId="262D6E6F" w:rsidR="00680856" w:rsidRPr="009E673C" w:rsidRDefault="00680856" w:rsidP="00A24B8C">
                      <w:pPr>
                        <w:pStyle w:val="Legenda"/>
                        <w:jc w:val="center"/>
                        <w:rPr>
                          <w:rFonts w:ascii="Arial" w:eastAsiaTheme="minorHAnsi" w:hAnsi="Arial" w:cs="Arial"/>
                          <w:i w:val="0"/>
                          <w:iCs w:val="0"/>
                          <w:color w:val="auto"/>
                          <w:kern w:val="0"/>
                          <w:sz w:val="24"/>
                          <w:szCs w:val="24"/>
                          <w:lang w:eastAsia="en-US"/>
                        </w:rPr>
                      </w:pPr>
                      <w:bookmarkStart w:id="59" w:name="_Ref168869940"/>
                      <w:bookmarkStart w:id="60" w:name="_Toc172630449"/>
                      <w:r w:rsidRPr="00A24B8C">
                        <w:rPr>
                          <w:i w:val="0"/>
                          <w:iCs w:val="0"/>
                          <w:color w:val="auto"/>
                        </w:rPr>
                        <w:t xml:space="preserve">Figura </w:t>
                      </w:r>
                      <w:r w:rsidRPr="00A24B8C">
                        <w:rPr>
                          <w:i w:val="0"/>
                          <w:iCs w:val="0"/>
                          <w:color w:val="auto"/>
                        </w:rPr>
                        <w:fldChar w:fldCharType="begin"/>
                      </w:r>
                      <w:r w:rsidRPr="00A24B8C">
                        <w:rPr>
                          <w:i w:val="0"/>
                          <w:iCs w:val="0"/>
                          <w:color w:val="auto"/>
                        </w:rPr>
                        <w:instrText xml:space="preserve"> SEQ Figura \* ARABIC </w:instrText>
                      </w:r>
                      <w:r w:rsidRPr="00A24B8C">
                        <w:rPr>
                          <w:i w:val="0"/>
                          <w:iCs w:val="0"/>
                          <w:color w:val="auto"/>
                        </w:rPr>
                        <w:fldChar w:fldCharType="separate"/>
                      </w:r>
                      <w:r w:rsidR="002D468F">
                        <w:rPr>
                          <w:i w:val="0"/>
                          <w:iCs w:val="0"/>
                          <w:noProof/>
                          <w:color w:val="auto"/>
                        </w:rPr>
                        <w:t>4</w:t>
                      </w:r>
                      <w:r w:rsidRPr="00A24B8C">
                        <w:rPr>
                          <w:i w:val="0"/>
                          <w:iCs w:val="0"/>
                          <w:color w:val="auto"/>
                        </w:rPr>
                        <w:fldChar w:fldCharType="end"/>
                      </w:r>
                      <w:bookmarkEnd w:id="59"/>
                      <w:r w:rsidRPr="00A24B8C">
                        <w:rPr>
                          <w:i w:val="0"/>
                          <w:iCs w:val="0"/>
                          <w:color w:val="auto"/>
                        </w:rPr>
                        <w:t xml:space="preserve"> </w:t>
                      </w:r>
                      <w:r w:rsidR="00C344BA" w:rsidRPr="00A24B8C">
                        <w:rPr>
                          <w:i w:val="0"/>
                          <w:iCs w:val="0"/>
                          <w:color w:val="auto"/>
                        </w:rPr>
                        <w:t>–</w:t>
                      </w:r>
                      <w:r w:rsidRPr="00A24B8C">
                        <w:rPr>
                          <w:i w:val="0"/>
                          <w:iCs w:val="0"/>
                          <w:color w:val="auto"/>
                        </w:rPr>
                        <w:t xml:space="preserve"> </w:t>
                      </w:r>
                      <w:r w:rsidR="00105F10" w:rsidRPr="00A24B8C">
                        <w:rPr>
                          <w:i w:val="0"/>
                          <w:iCs w:val="0"/>
                          <w:color w:val="auto"/>
                        </w:rPr>
                        <w:t>Representação gráfica d</w:t>
                      </w:r>
                      <w:r w:rsidR="00D7543B" w:rsidRPr="00A24B8C">
                        <w:rPr>
                          <w:i w:val="0"/>
                          <w:iCs w:val="0"/>
                          <w:color w:val="auto"/>
                        </w:rPr>
                        <w:t xml:space="preserve">as distâncias calculadas </w:t>
                      </w:r>
                      <w:r w:rsidR="00522EFB" w:rsidRPr="00A24B8C">
                        <w:rPr>
                          <w:i w:val="0"/>
                          <w:iCs w:val="0"/>
                          <w:color w:val="auto"/>
                        </w:rPr>
                        <w:t>dos pontos</w:t>
                      </w:r>
                      <w:r w:rsidR="00522EFB" w:rsidRPr="009E673C">
                        <w:rPr>
                          <w:i w:val="0"/>
                          <w:iCs w:val="0"/>
                          <w:color w:val="auto"/>
                        </w:rPr>
                        <w:t xml:space="preserve"> ideias negativos e positivos </w:t>
                      </w:r>
                      <w:r w:rsidR="007117D0" w:rsidRPr="009E673C">
                        <w:rPr>
                          <w:i w:val="0"/>
                          <w:iCs w:val="0"/>
                          <w:color w:val="auto"/>
                        </w:rPr>
                        <w:t>de cada alternativa. Fonte</w:t>
                      </w:r>
                      <w:r w:rsidR="00A4101D" w:rsidRPr="009E673C">
                        <w:rPr>
                          <w:i w:val="0"/>
                          <w:iCs w:val="0"/>
                          <w:color w:val="auto"/>
                        </w:rPr>
                        <w:t>:</w:t>
                      </w:r>
                      <w:r w:rsidR="00C344BA" w:rsidRPr="009E673C">
                        <w:rPr>
                          <w:i w:val="0"/>
                          <w:iCs w:val="0"/>
                          <w:color w:val="auto"/>
                        </w:rPr>
                        <w:t xml:space="preserve"> </w:t>
                      </w:r>
                      <w:r w:rsidR="00A4101D" w:rsidRPr="00CE21FF">
                        <w:rPr>
                          <w:i w:val="0"/>
                          <w:iCs w:val="0"/>
                          <w:color w:val="auto"/>
                        </w:rPr>
                        <w:t>(</w:t>
                      </w:r>
                      <w:r w:rsidR="007117D0" w:rsidRPr="00CE21FF">
                        <w:rPr>
                          <w:i w:val="0"/>
                          <w:iCs w:val="0"/>
                          <w:color w:val="auto"/>
                        </w:rPr>
                        <w:t>ABDEL-BASSET, M</w:t>
                      </w:r>
                      <w:r w:rsidR="00A4101D" w:rsidRPr="009E673C">
                        <w:rPr>
                          <w:color w:val="auto"/>
                        </w:rPr>
                        <w:t xml:space="preserve">. et al. </w:t>
                      </w:r>
                      <w:r w:rsidR="00A4101D" w:rsidRPr="00CE21FF">
                        <w:rPr>
                          <w:i w:val="0"/>
                          <w:iCs w:val="0"/>
                          <w:color w:val="auto"/>
                        </w:rPr>
                        <w:t>2019</w:t>
                      </w:r>
                      <w:r w:rsidR="00A4101D" w:rsidRPr="009E673C">
                        <w:rPr>
                          <w:color w:val="auto"/>
                        </w:rPr>
                        <w:t>)</w:t>
                      </w:r>
                      <w:bookmarkEnd w:id="60"/>
                    </w:p>
                  </w:txbxContent>
                </v:textbox>
                <w10:wrap type="topAndBottom"/>
              </v:shape>
            </w:pict>
          </mc:Fallback>
        </mc:AlternateContent>
      </w:r>
      <w:r w:rsidR="00EA08E1" w:rsidRPr="00D5163E">
        <w:rPr>
          <w:rFonts w:ascii="Times New Roman" w:hAnsi="Times New Roman" w:cs="Times New Roman"/>
          <w:noProof/>
          <w:color w:val="FF0000"/>
        </w:rPr>
        <w:drawing>
          <wp:anchor distT="0" distB="0" distL="114300" distR="114300" simplePos="0" relativeHeight="251642880" behindDoc="0" locked="0" layoutInCell="1" allowOverlap="1" wp14:anchorId="7F2A8D5A" wp14:editId="6816E687">
            <wp:simplePos x="0" y="0"/>
            <wp:positionH relativeFrom="page">
              <wp:align>center</wp:align>
            </wp:positionH>
            <wp:positionV relativeFrom="paragraph">
              <wp:posOffset>2058063</wp:posOffset>
            </wp:positionV>
            <wp:extent cx="4603750" cy="2973705"/>
            <wp:effectExtent l="0" t="0" r="635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03750" cy="2973705"/>
                    </a:xfrm>
                    <a:prstGeom prst="rect">
                      <a:avLst/>
                    </a:prstGeom>
                  </pic:spPr>
                </pic:pic>
              </a:graphicData>
            </a:graphic>
            <wp14:sizeRelH relativeFrom="margin">
              <wp14:pctWidth>0</wp14:pctWidth>
            </wp14:sizeRelH>
            <wp14:sizeRelV relativeFrom="margin">
              <wp14:pctHeight>0</wp14:pctHeight>
            </wp14:sizeRelV>
          </wp:anchor>
        </w:drawing>
      </w:r>
      <w:r w:rsidR="00A648DE" w:rsidRPr="00D5163E">
        <w:rPr>
          <w:rFonts w:ascii="Times New Roman" w:hAnsi="Times New Roman" w:cs="Times New Roman"/>
        </w:rPr>
        <w:t xml:space="preserve">Essas distâncias servem para medir a proximidade de cada alternativa em relação aos pontos ideais </w:t>
      </w:r>
      <w:r w:rsidR="00ED38C0" w:rsidRPr="00D5163E">
        <w:rPr>
          <w:rFonts w:ascii="Times New Roman" w:hAnsi="Times New Roman" w:cs="Times New Roman"/>
        </w:rPr>
        <w:t>positiv</w:t>
      </w:r>
      <w:r w:rsidR="00522EFB" w:rsidRPr="00D5163E">
        <w:rPr>
          <w:rFonts w:ascii="Times New Roman" w:hAnsi="Times New Roman" w:cs="Times New Roman"/>
        </w:rPr>
        <w:t>o</w:t>
      </w:r>
      <w:r w:rsidR="00ED38C0" w:rsidRPr="00D5163E">
        <w:rPr>
          <w:rFonts w:ascii="Times New Roman" w:hAnsi="Times New Roman" w:cs="Times New Roman"/>
        </w:rPr>
        <w:t xml:space="preserve">s </w:t>
      </w:r>
      <w:r w:rsidR="00A648DE" w:rsidRPr="00D5163E">
        <w:rPr>
          <w:rFonts w:ascii="Times New Roman" w:hAnsi="Times New Roman" w:cs="Times New Roman"/>
        </w:rPr>
        <w:t xml:space="preserve">e negativos, permitindo determinar a ordem de preferência das alternativas com base nos cálculos realizados. </w:t>
      </w:r>
      <w:r w:rsidR="005C78C6" w:rsidRPr="00D5163E">
        <w:rPr>
          <w:rFonts w:ascii="Times New Roman" w:hAnsi="Times New Roman" w:cs="Times New Roman"/>
        </w:rPr>
        <w:t>A</w:t>
      </w:r>
      <w:r w:rsidR="00A648DE" w:rsidRPr="00D5163E">
        <w:rPr>
          <w:rFonts w:ascii="Times New Roman" w:hAnsi="Times New Roman" w:cs="Times New Roman"/>
        </w:rPr>
        <w:t xml:space="preserve"> </w:t>
      </w:r>
      <w:r w:rsidR="00B6537D" w:rsidRPr="00D5163E">
        <w:rPr>
          <w:rFonts w:ascii="Times New Roman" w:hAnsi="Times New Roman" w:cs="Times New Roman"/>
        </w:rPr>
        <w:fldChar w:fldCharType="begin"/>
      </w:r>
      <w:r w:rsidR="00B6537D" w:rsidRPr="00D5163E">
        <w:rPr>
          <w:rFonts w:ascii="Times New Roman" w:hAnsi="Times New Roman" w:cs="Times New Roman"/>
        </w:rPr>
        <w:instrText xml:space="preserve"> REF _Ref168869940 \h </w:instrText>
      </w:r>
      <w:r w:rsidR="00D5163E">
        <w:rPr>
          <w:rFonts w:ascii="Times New Roman" w:hAnsi="Times New Roman" w:cs="Times New Roman"/>
        </w:rPr>
        <w:instrText xml:space="preserve"> \* MERGEFORMAT </w:instrText>
      </w:r>
      <w:r w:rsidR="00B6537D" w:rsidRPr="00D5163E">
        <w:rPr>
          <w:rFonts w:ascii="Times New Roman" w:hAnsi="Times New Roman" w:cs="Times New Roman"/>
        </w:rPr>
      </w:r>
      <w:r w:rsidR="00B6537D" w:rsidRPr="00D5163E">
        <w:rPr>
          <w:rFonts w:ascii="Times New Roman" w:hAnsi="Times New Roman" w:cs="Times New Roman"/>
        </w:rPr>
        <w:fldChar w:fldCharType="separate"/>
      </w:r>
      <w:r w:rsidR="00BF7556" w:rsidRPr="00D5163E">
        <w:rPr>
          <w:rFonts w:ascii="Times New Roman" w:hAnsi="Times New Roman" w:cs="Times New Roman"/>
        </w:rPr>
        <w:t xml:space="preserve">Figura </w:t>
      </w:r>
      <w:r w:rsidR="00BF7556" w:rsidRPr="00D5163E">
        <w:rPr>
          <w:rFonts w:ascii="Times New Roman" w:hAnsi="Times New Roman" w:cs="Times New Roman"/>
          <w:noProof/>
        </w:rPr>
        <w:t>4</w:t>
      </w:r>
      <w:r w:rsidR="00B6537D" w:rsidRPr="00D5163E">
        <w:rPr>
          <w:rFonts w:ascii="Times New Roman" w:hAnsi="Times New Roman" w:cs="Times New Roman"/>
        </w:rPr>
        <w:fldChar w:fldCharType="end"/>
      </w:r>
      <w:r w:rsidR="009E673C" w:rsidRPr="00D5163E">
        <w:rPr>
          <w:rFonts w:ascii="Times New Roman" w:hAnsi="Times New Roman" w:cs="Times New Roman"/>
        </w:rPr>
        <w:t xml:space="preserve"> por (ABDEL-BASSET, M. et al. 2019)</w:t>
      </w:r>
      <w:r w:rsidR="00A648DE" w:rsidRPr="00D5163E">
        <w:rPr>
          <w:rFonts w:ascii="Times New Roman" w:hAnsi="Times New Roman" w:cs="Times New Roman"/>
        </w:rPr>
        <w:t xml:space="preserve"> </w:t>
      </w:r>
      <w:r w:rsidR="009E673C" w:rsidRPr="00D5163E">
        <w:rPr>
          <w:rFonts w:ascii="Times New Roman" w:hAnsi="Times New Roman" w:cs="Times New Roman"/>
        </w:rPr>
        <w:t xml:space="preserve">apresenta </w:t>
      </w:r>
      <w:r w:rsidR="00A648DE" w:rsidRPr="00D5163E">
        <w:rPr>
          <w:rFonts w:ascii="Times New Roman" w:hAnsi="Times New Roman" w:cs="Times New Roman"/>
        </w:rPr>
        <w:t xml:space="preserve">graficamente como é realizado o cálculo.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3122"/>
      </w:tblGrid>
      <w:tr w:rsidR="003D22FD" w:rsidRPr="00D5163E" w14:paraId="2A824CB6" w14:textId="77777777" w:rsidTr="000E0022">
        <w:tc>
          <w:tcPr>
            <w:tcW w:w="2831" w:type="dxa"/>
          </w:tcPr>
          <w:p w14:paraId="074FE7D3" w14:textId="77777777" w:rsidR="006A2899" w:rsidRPr="00D5163E" w:rsidRDefault="006A2899">
            <w:pPr>
              <w:spacing w:line="240" w:lineRule="auto"/>
              <w:rPr>
                <w:rFonts w:ascii="Times New Roman" w:hAnsi="Times New Roman" w:cs="Times New Roman"/>
              </w:rPr>
            </w:pPr>
          </w:p>
        </w:tc>
        <w:tc>
          <w:tcPr>
            <w:tcW w:w="2831" w:type="dxa"/>
          </w:tcPr>
          <w:p w14:paraId="1F7D3410" w14:textId="77777777" w:rsidR="006A2899" w:rsidRPr="00D5163E" w:rsidRDefault="00000000">
            <w:pPr>
              <w:spacing w:line="240" w:lineRule="auto"/>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kern w:val="2"/>
                        <w:sz w:val="22"/>
                        <w:szCs w:val="22"/>
                      </w:rPr>
                    </m:ctrlPr>
                  </m:fPr>
                  <m:num>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num>
                  <m:den>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den>
                </m:f>
                <m:r>
                  <w:rPr>
                    <w:rFonts w:ascii="Cambria Math" w:hAnsi="Cambria Math" w:cs="Times New Roman"/>
                  </w:rPr>
                  <m:t xml:space="preserve">   ,    ∀ i</m:t>
                </m:r>
              </m:oMath>
            </m:oMathPara>
          </w:p>
          <w:p w14:paraId="21431C50" w14:textId="77777777" w:rsidR="006A2899" w:rsidRPr="00D5163E" w:rsidRDefault="006A2899">
            <w:pPr>
              <w:spacing w:line="240" w:lineRule="auto"/>
              <w:rPr>
                <w:rFonts w:ascii="Times New Roman" w:hAnsi="Times New Roman" w:cs="Times New Roman"/>
              </w:rPr>
            </w:pPr>
          </w:p>
        </w:tc>
        <w:tc>
          <w:tcPr>
            <w:tcW w:w="3122" w:type="dxa"/>
            <w:hideMark/>
          </w:tcPr>
          <w:p w14:paraId="69A617E8" w14:textId="38B40E64" w:rsidR="007F6AD2" w:rsidRPr="00D5163E" w:rsidRDefault="007F6AD2" w:rsidP="007F6AD2">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8</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p w14:paraId="26A1DC04" w14:textId="099A20E1" w:rsidR="006A2899" w:rsidRPr="00D5163E" w:rsidRDefault="006A2899" w:rsidP="007F6AD2">
            <w:pPr>
              <w:pStyle w:val="Legenda"/>
              <w:keepNext/>
              <w:spacing w:before="120"/>
              <w:jc w:val="right"/>
              <w:rPr>
                <w:rFonts w:ascii="Times New Roman" w:hAnsi="Times New Roman" w:cs="Times New Roman"/>
                <w:color w:val="auto"/>
                <w:sz w:val="20"/>
                <w:szCs w:val="20"/>
              </w:rPr>
            </w:pPr>
          </w:p>
        </w:tc>
      </w:tr>
    </w:tbl>
    <w:p w14:paraId="012113C0" w14:textId="6A6979D8" w:rsidR="00427B94" w:rsidRPr="00D5163E" w:rsidRDefault="00427B94" w:rsidP="00EA08E1">
      <w:pPr>
        <w:spacing w:before="240"/>
        <w:ind w:firstLine="1134"/>
        <w:rPr>
          <w:rFonts w:ascii="Times New Roman" w:hAnsi="Times New Roman" w:cs="Times New Roman"/>
          <w:color w:val="FF0000"/>
        </w:rPr>
      </w:pPr>
    </w:p>
    <w:p w14:paraId="468E8F44" w14:textId="74D6DC02" w:rsidR="00274FCA" w:rsidRPr="00D5163E" w:rsidRDefault="00274FCA" w:rsidP="00274FCA">
      <w:pPr>
        <w:pStyle w:val="Ttulo3"/>
        <w:rPr>
          <w:rFonts w:ascii="Times New Roman" w:hAnsi="Times New Roman" w:cs="Times New Roman"/>
        </w:rPr>
      </w:pPr>
      <w:bookmarkStart w:id="61" w:name="_Toc174427664"/>
      <w:r w:rsidRPr="00D5163E">
        <w:rPr>
          <w:rFonts w:ascii="Times New Roman" w:hAnsi="Times New Roman" w:cs="Times New Roman"/>
        </w:rPr>
        <w:t>Método TOPSIS modificado para séries temporais</w:t>
      </w:r>
      <w:bookmarkEnd w:id="61"/>
    </w:p>
    <w:p w14:paraId="0F715B30" w14:textId="62841155" w:rsidR="00286992" w:rsidRPr="00D5163E" w:rsidRDefault="00286992" w:rsidP="00286992">
      <w:pPr>
        <w:spacing w:before="240"/>
        <w:ind w:firstLine="1134"/>
        <w:rPr>
          <w:rFonts w:ascii="Times New Roman" w:hAnsi="Times New Roman" w:cs="Times New Roman"/>
        </w:rPr>
      </w:pPr>
      <w:r w:rsidRPr="00D5163E">
        <w:rPr>
          <w:rFonts w:ascii="Times New Roman" w:hAnsi="Times New Roman" w:cs="Times New Roman"/>
        </w:rPr>
        <w:t>(</w:t>
      </w:r>
      <w:r w:rsidR="00E66226"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apresentou o método adaptando o TOPSIS acrescentando o fator da temporalidade na análise de decisão multicritério. A análise temporal é um fator fundamental para ser considerado em nossas análises, pois os fatores externos impactam na performance dos jogadores, como apresentado no estudo de (IBÁÑEZ S.J., </w:t>
      </w:r>
      <w:r w:rsidRPr="00D5163E">
        <w:rPr>
          <w:rFonts w:ascii="Times New Roman" w:hAnsi="Times New Roman" w:cs="Times New Roman"/>
          <w:i/>
          <w:iCs/>
        </w:rPr>
        <w:t>et al</w:t>
      </w:r>
      <w:r w:rsidRPr="00D5163E">
        <w:rPr>
          <w:rFonts w:ascii="Times New Roman" w:hAnsi="Times New Roman" w:cs="Times New Roman"/>
        </w:rPr>
        <w:t xml:space="preserve">. 2008 ALMAS </w:t>
      </w:r>
      <w:r w:rsidRPr="00D5163E">
        <w:rPr>
          <w:rFonts w:ascii="Times New Roman" w:hAnsi="Times New Roman" w:cs="Times New Roman"/>
          <w:i/>
          <w:iCs/>
        </w:rPr>
        <w:t>et al</w:t>
      </w:r>
      <w:r w:rsidRPr="00D5163E">
        <w:rPr>
          <w:rFonts w:ascii="Times New Roman" w:hAnsi="Times New Roman" w:cs="Times New Roman"/>
        </w:rPr>
        <w:t>. 2015) demonstrando que partidas fora ou dentro de casa impactam na performance.</w:t>
      </w:r>
    </w:p>
    <w:p w14:paraId="1EFA86AC" w14:textId="54F9BEAB" w:rsidR="005337E4" w:rsidRPr="00D5163E" w:rsidRDefault="005337E4" w:rsidP="00286992">
      <w:pPr>
        <w:spacing w:before="240"/>
        <w:ind w:firstLine="1134"/>
        <w:rPr>
          <w:rFonts w:ascii="Times New Roman" w:hAnsi="Times New Roman" w:cs="Times New Roman"/>
        </w:rPr>
      </w:pPr>
      <w:r w:rsidRPr="00D5163E">
        <w:rPr>
          <w:rFonts w:ascii="Times New Roman" w:hAnsi="Times New Roman" w:cs="Times New Roman"/>
        </w:rPr>
        <w:t xml:space="preserve">Conforme apresentado em (CAMPELO </w:t>
      </w:r>
      <w:r w:rsidRPr="00D5163E">
        <w:rPr>
          <w:rFonts w:ascii="Times New Roman" w:hAnsi="Times New Roman" w:cs="Times New Roman"/>
          <w:i/>
          <w:iCs/>
        </w:rPr>
        <w:t>et al</w:t>
      </w:r>
      <w:r w:rsidRPr="00D5163E">
        <w:rPr>
          <w:rFonts w:ascii="Times New Roman" w:hAnsi="Times New Roman" w:cs="Times New Roman"/>
        </w:rPr>
        <w:t>. 2023), o método TOPSIS modificado para séries temporais utiliza-se não apenas de uma matriz de decisão (</w:t>
      </w:r>
      <w:r w:rsidRPr="00D5163E">
        <w:rPr>
          <w:rFonts w:ascii="Times New Roman" w:hAnsi="Times New Roman" w:cs="Times New Roman"/>
          <w:i/>
          <w:iCs/>
        </w:rPr>
        <w:t>D</w:t>
      </w:r>
      <w:r w:rsidRPr="00D5163E">
        <w:rPr>
          <w:rFonts w:ascii="Times New Roman" w:hAnsi="Times New Roman" w:cs="Times New Roman"/>
        </w:rPr>
        <w:t>), mas com um conjunto de matrizes de decisão (</w:t>
      </w:r>
      <w:r w:rsidRPr="00D5163E">
        <w:rPr>
          <w:rFonts w:ascii="Times New Roman" w:hAnsi="Times New Roman" w:cs="Times New Roman"/>
          <w:i/>
          <w:iCs/>
        </w:rPr>
        <w:t>D</w:t>
      </w:r>
      <w:r w:rsidRPr="00D5163E">
        <w:rPr>
          <w:rFonts w:ascii="Times New Roman" w:hAnsi="Times New Roman" w:cs="Times New Roman"/>
        </w:rPr>
        <w:t>), dessa forma criamos um tensor. O tensor (</w:t>
      </w:r>
      <w:r w:rsidRPr="00D5163E">
        <w:rPr>
          <w:rFonts w:ascii="Times New Roman" w:hAnsi="Times New Roman" w:cs="Times New Roman"/>
          <w:i/>
          <w:iCs/>
        </w:rPr>
        <w:t>T</w:t>
      </w:r>
      <w:r w:rsidRPr="00D5163E">
        <w:rPr>
          <w:rFonts w:ascii="Times New Roman" w:hAnsi="Times New Roman" w:cs="Times New Roman"/>
        </w:rPr>
        <w:t xml:space="preserve">), apresenta três </w:t>
      </w:r>
      <w:r w:rsidRPr="00D5163E">
        <w:rPr>
          <w:rFonts w:ascii="Times New Roman" w:hAnsi="Times New Roman" w:cs="Times New Roman"/>
        </w:rPr>
        <w:lastRenderedPageBreak/>
        <w:t xml:space="preserve">agregações em sua matriz  </w:t>
      </w:r>
      <m:oMath>
        <m:r>
          <w:rPr>
            <w:rFonts w:ascii="Cambria Math" w:hAnsi="Cambria Math" w:cs="Times New Roman"/>
          </w:rPr>
          <m:t xml:space="preserve">D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n×k×T</m:t>
            </m:r>
          </m:sup>
        </m:sSup>
      </m:oMath>
      <w:r w:rsidRPr="00D5163E">
        <w:rPr>
          <w:rFonts w:ascii="Times New Roman" w:hAnsi="Times New Roman" w:cs="Times New Roman"/>
        </w:rPr>
        <w:t>, e sua entrada por</w:t>
      </w:r>
      <w:r w:rsidR="00864547" w:rsidRPr="00D5163E">
        <w:rPr>
          <w:rFonts w:ascii="Times New Roman" w:hAnsi="Times New Roman" w:cs="Times New Roman"/>
        </w:rPr>
        <w:t xml:space="preserve"> </w:t>
      </w:r>
      <m:oMath>
        <m:sSub>
          <m:sSubPr>
            <m:ctrlPr>
              <w:rPr>
                <w:rFonts w:ascii="Cambria Math" w:hAnsi="Cambria Math" w:cs="Times New Roman"/>
                <w:i/>
                <w:kern w:val="2"/>
                <w:sz w:val="22"/>
                <w:szCs w:val="22"/>
              </w:rPr>
            </m:ctrlPr>
          </m:sSubPr>
          <m:e>
            <m:r>
              <w:rPr>
                <w:rFonts w:ascii="Cambria Math" w:hAnsi="Cambria Math" w:cs="Times New Roman"/>
              </w:rPr>
              <m:t>p</m:t>
            </m:r>
          </m:e>
          <m:sub>
            <m:r>
              <w:rPr>
                <w:rFonts w:ascii="Cambria Math" w:hAnsi="Cambria Math" w:cs="Times New Roman"/>
              </w:rPr>
              <m:t>ijt</m:t>
            </m:r>
          </m:sub>
        </m:sSub>
      </m:oMath>
      <w:r w:rsidRPr="00D5163E">
        <w:rPr>
          <w:rFonts w:ascii="Times New Roman" w:hAnsi="Times New Roman" w:cs="Times New Roman"/>
        </w:rPr>
        <w:t xml:space="preserve">, em que </w:t>
      </w:r>
      <m:oMath>
        <m:r>
          <w:rPr>
            <w:rFonts w:ascii="Cambria Math" w:hAnsi="Cambria Math" w:cs="Times New Roman"/>
          </w:rPr>
          <m:t>i=1,⋯,n</m:t>
        </m:r>
      </m:oMath>
      <w:r w:rsidR="00864547" w:rsidRPr="00D5163E">
        <w:rPr>
          <w:rFonts w:ascii="Times New Roman" w:hAnsi="Times New Roman" w:cs="Times New Roman"/>
        </w:rPr>
        <w:t xml:space="preserve"> </w:t>
      </w:r>
      <w:r w:rsidRPr="00D5163E">
        <w:rPr>
          <w:rFonts w:ascii="Times New Roman" w:hAnsi="Times New Roman" w:cs="Times New Roman"/>
        </w:rPr>
        <w:t xml:space="preserve">representa as alternativas </w:t>
      </w:r>
      <m:oMath>
        <m:r>
          <w:rPr>
            <w:rFonts w:ascii="Cambria Math" w:hAnsi="Cambria Math" w:cs="Times New Roman"/>
          </w:rPr>
          <m:t>j=1,⋯,k</m:t>
        </m:r>
      </m:oMath>
      <w:r w:rsidR="00864547" w:rsidRPr="00D5163E">
        <w:rPr>
          <w:rFonts w:ascii="Times New Roman" w:hAnsi="Times New Roman" w:cs="Times New Roman"/>
        </w:rPr>
        <w:t xml:space="preserve"> </w:t>
      </w:r>
      <w:r w:rsidRPr="00D5163E">
        <w:rPr>
          <w:rFonts w:ascii="Times New Roman" w:hAnsi="Times New Roman" w:cs="Times New Roman"/>
        </w:rPr>
        <w:t xml:space="preserve">os critérios e </w:t>
      </w:r>
      <m:oMath>
        <m:r>
          <w:rPr>
            <w:rFonts w:ascii="Cambria Math" w:hAnsi="Cambria Math" w:cs="Times New Roman"/>
          </w:rPr>
          <m:t>T=1,⋯,t</m:t>
        </m:r>
      </m:oMath>
      <w:r w:rsidR="00864547" w:rsidRPr="00D5163E">
        <w:rPr>
          <w:rFonts w:ascii="Times New Roman" w:hAnsi="Times New Roman" w:cs="Times New Roman"/>
        </w:rPr>
        <w:t xml:space="preserve"> </w:t>
      </w:r>
      <w:r w:rsidRPr="00D5163E">
        <w:rPr>
          <w:rFonts w:ascii="Times New Roman" w:hAnsi="Times New Roman" w:cs="Times New Roman"/>
        </w:rPr>
        <w:t xml:space="preserve">os períodos. Dado os pesos dos critérios </w:t>
      </w:r>
      <m:oMath>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=1,⋯,k</m:t>
        </m:r>
      </m:oMath>
      <w:r w:rsidRPr="00D5163E">
        <w:rPr>
          <w:rFonts w:ascii="Times New Roman" w:hAnsi="Times New Roman" w:cs="Times New Roman"/>
        </w:rPr>
        <w:t xml:space="preserve">, e os pesos das características </w:t>
      </w:r>
      <m:oMath>
        <m:sSub>
          <m:sSubPr>
            <m:ctrlPr>
              <w:rPr>
                <w:rFonts w:ascii="Cambria Math" w:hAnsi="Cambria Math" w:cs="Times New Roman"/>
                <w:i/>
                <w:kern w:val="2"/>
                <w:sz w:val="22"/>
                <w:szCs w:val="22"/>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  m=1,⋯,</m:t>
        </m:r>
        <m:r>
          <w:rPr>
            <w:rFonts w:ascii="Cambria Math" w:hAnsi="Cambria Math" w:cs="Times New Roman"/>
          </w:rPr>
          <m:t>h</m:t>
        </m:r>
      </m:oMath>
      <w:r w:rsidRPr="00D5163E">
        <w:rPr>
          <w:rFonts w:ascii="Times New Roman" w:hAnsi="Times New Roman" w:cs="Times New Roman"/>
        </w:rPr>
        <w:t xml:space="preserve">, nos quais </w:t>
      </w:r>
      <m:oMath>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m</m:t>
            </m:r>
          </m:sub>
        </m:sSub>
        <m:r>
          <w:rPr>
            <w:rFonts w:ascii="Cambria Math" w:hAnsi="Cambria Math" w:cs="Times New Roman"/>
          </w:rPr>
          <m:t xml:space="preserve">≥0, </m:t>
        </m:r>
        <m:nary>
          <m:naryPr>
            <m:chr m:val="∑"/>
            <m:limLoc m:val="subSup"/>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h</m:t>
            </m:r>
          </m:sup>
          <m:e>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k</m:t>
                </m:r>
              </m:sub>
            </m:sSub>
            <m:r>
              <w:rPr>
                <w:rFonts w:ascii="Cambria Math" w:hAnsi="Cambria Math" w:cs="Times New Roman"/>
              </w:rPr>
              <m:t>=1</m:t>
            </m:r>
          </m:e>
        </m:nary>
      </m:oMath>
      <w:r w:rsidRPr="00D5163E">
        <w:rPr>
          <w:rFonts w:ascii="Times New Roman" w:hAnsi="Times New Roman" w:cs="Times New Roman"/>
        </w:rPr>
        <w:t>.</w:t>
      </w:r>
    </w:p>
    <w:p w14:paraId="76343414" w14:textId="388AE400" w:rsidR="000D04E7" w:rsidRPr="00D5163E" w:rsidRDefault="00864547" w:rsidP="000D04E7">
      <w:pPr>
        <w:spacing w:before="240"/>
        <w:ind w:firstLine="1134"/>
        <w:rPr>
          <w:rFonts w:ascii="Times New Roman" w:hAnsi="Times New Roman" w:cs="Times New Roman"/>
        </w:rPr>
      </w:pPr>
      <w:r w:rsidRPr="00D5163E">
        <w:rPr>
          <w:rFonts w:ascii="Times New Roman" w:hAnsi="Times New Roman" w:cs="Times New Roman"/>
        </w:rPr>
        <w:t>A aplicação do método adaptando o TOPSIS, conforme apresentado por [</w:t>
      </w:r>
      <w:r w:rsidR="00E66226"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2023], apresenta 6 passos.</w:t>
      </w:r>
    </w:p>
    <w:p w14:paraId="5021F827" w14:textId="77777777"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Transformar o tensor do espaço temporal para o espaço de características.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559"/>
      </w:tblGrid>
      <w:tr w:rsidR="003D22FD" w:rsidRPr="00D5163E" w14:paraId="7F9C69CB" w14:textId="77777777" w:rsidTr="000E0022">
        <w:tc>
          <w:tcPr>
            <w:tcW w:w="1555" w:type="dxa"/>
          </w:tcPr>
          <w:p w14:paraId="4239C8E2" w14:textId="77777777" w:rsidR="00726573" w:rsidRPr="00D5163E" w:rsidRDefault="00726573">
            <w:pPr>
              <w:spacing w:line="240" w:lineRule="auto"/>
              <w:rPr>
                <w:rFonts w:ascii="Times New Roman" w:hAnsi="Times New Roman" w:cs="Times New Roman"/>
              </w:rPr>
            </w:pPr>
          </w:p>
        </w:tc>
        <w:tc>
          <w:tcPr>
            <w:tcW w:w="5670" w:type="dxa"/>
          </w:tcPr>
          <w:p w14:paraId="4AB56E15" w14:textId="1CD517D9" w:rsidR="00726573" w:rsidRPr="00D5163E" w:rsidRDefault="00726573" w:rsidP="003D22FD">
            <w:pPr>
              <w:spacing w:line="240" w:lineRule="auto"/>
              <w:jc w:val="center"/>
              <w:rPr>
                <w:rFonts w:ascii="Times New Roman" w:hAnsi="Times New Roman" w:cs="Times New Roman"/>
              </w:rPr>
            </w:pPr>
            <m:oMathPara>
              <m:oMath>
                <m:r>
                  <w:rPr>
                    <w:rFonts w:ascii="Cambria Math" w:hAnsi="Cambria Math" w:cs="Times New Roman"/>
                  </w:rPr>
                  <m:t xml:space="preserve">f:D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n×k×T</m:t>
                    </m:r>
                  </m:sup>
                </m:sSup>
                <m:r>
                  <w:rPr>
                    <w:rFonts w:ascii="Cambria Math" w:hAnsi="Cambria Math" w:cs="Times New Roman"/>
                  </w:rPr>
                  <m:t xml:space="preserve"> →   S ∈ </m:t>
                </m:r>
                <m:sSup>
                  <m:sSupPr>
                    <m:ctrlPr>
                      <w:rPr>
                        <w:rFonts w:ascii="Cambria Math" w:hAnsi="Cambria Math" w:cs="Times New Roman"/>
                        <w:i/>
                        <w:kern w:val="2"/>
                        <w:sz w:val="22"/>
                        <w:szCs w:val="22"/>
                      </w:rPr>
                    </m:ctrlPr>
                  </m:sSupPr>
                  <m:e>
                    <m:r>
                      <m:rPr>
                        <m:scr m:val="double-struck"/>
                        <m:sty m:val="p"/>
                      </m:rPr>
                      <w:rPr>
                        <w:rFonts w:ascii="Cambria Math" w:hAnsi="Cambria Math" w:cs="Times New Roman"/>
                      </w:rPr>
                      <m:t>R</m:t>
                    </m:r>
                  </m:e>
                  <m:sup>
                    <m:r>
                      <w:rPr>
                        <w:rFonts w:ascii="Cambria Math" w:hAnsi="Cambria Math" w:cs="Times New Roman"/>
                      </w:rPr>
                      <m:t>n×k×h</m:t>
                    </m:r>
                  </m:sup>
                </m:sSup>
              </m:oMath>
            </m:oMathPara>
          </w:p>
        </w:tc>
        <w:tc>
          <w:tcPr>
            <w:tcW w:w="1559" w:type="dxa"/>
          </w:tcPr>
          <w:p w14:paraId="2D4D0A99" w14:textId="45FB1A23"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9</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6C6C2032" w14:textId="09A4AEEC" w:rsidR="00726573" w:rsidRPr="00D5163E" w:rsidRDefault="00E649B0" w:rsidP="00432483">
      <w:pPr>
        <w:spacing w:before="240"/>
        <w:ind w:firstLine="1134"/>
        <w:rPr>
          <w:rFonts w:ascii="Times New Roman" w:hAnsi="Times New Roman" w:cs="Times New Roman"/>
        </w:rPr>
      </w:pPr>
      <w:r w:rsidRPr="00D5163E">
        <w:rPr>
          <w:rFonts w:ascii="Times New Roman" w:hAnsi="Times New Roman" w:cs="Times New Roman"/>
        </w:rPr>
        <w:t xml:space="preserve">Onde f é a função que passa do domínio D ao S, sendo que os elementos de S são </w:t>
      </w:r>
      <m:oMath>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ijk</m:t>
            </m:r>
          </m:sub>
        </m:sSub>
      </m:oMath>
      <w:r w:rsidRPr="00D5163E">
        <w:rPr>
          <w:rFonts w:ascii="Times New Roman" w:eastAsiaTheme="minorEastAsia" w:hAnsi="Times New Roman" w:cs="Times New Roman"/>
          <w:kern w:val="2"/>
          <w:sz w:val="22"/>
          <w:szCs w:val="22"/>
        </w:rPr>
        <w:t xml:space="preserve"> </w:t>
      </w:r>
      <w:r w:rsidRPr="00D5163E">
        <w:rPr>
          <w:rFonts w:ascii="Times New Roman" w:hAnsi="Times New Roman" w:cs="Times New Roman"/>
        </w:rPr>
        <w:t>e o h representa o número de característica temporais. Para aplicação do método, (</w:t>
      </w:r>
      <w:r w:rsidR="00432483"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xml:space="preserve">. 2023) utiliza quatro </w:t>
      </w:r>
      <w:r w:rsidR="00432483" w:rsidRPr="00D5163E">
        <w:rPr>
          <w:rFonts w:ascii="Times New Roman" w:hAnsi="Times New Roman" w:cs="Times New Roman"/>
        </w:rPr>
        <w:t>características (</w:t>
      </w:r>
      <m:oMath>
        <m:r>
          <w:rPr>
            <w:rFonts w:ascii="Cambria Math" w:hAnsi="Cambria Math" w:cs="Times New Roman"/>
          </w:rPr>
          <m:t>h=4)</m:t>
        </m:r>
      </m:oMath>
      <w:r w:rsidRPr="00D5163E">
        <w:rPr>
          <w:rFonts w:ascii="Times New Roman" w:hAnsi="Times New Roman" w:cs="Times New Roman"/>
        </w:rPr>
        <w:t>, os valores ponderados pelos pesos dos critérios utilizados, média aritmética, coeficiente de variação e tendência</w:t>
      </w:r>
      <w:r w:rsidR="00864547" w:rsidRPr="00D5163E">
        <w:rPr>
          <w:rFonts w:ascii="Times New Roman" w:hAnsi="Times New Roman" w:cs="Times New Roman"/>
        </w:rPr>
        <w:t>.</w:t>
      </w:r>
    </w:p>
    <w:p w14:paraId="0B1C1B99" w14:textId="77777777"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Valores Ponderados (</w:t>
      </w:r>
      <m:oMath>
        <m:r>
          <w:rPr>
            <w:rFonts w:ascii="Cambria Math" w:hAnsi="Cambria Math" w:cs="Times New Roman"/>
          </w:rPr>
          <m:t>m</m:t>
        </m:r>
        <m:r>
          <m:rPr>
            <m:sty m:val="p"/>
          </m:rPr>
          <w:rPr>
            <w:rFonts w:ascii="Cambria Math" w:hAnsi="Cambria Math" w:cs="Times New Roman"/>
          </w:rPr>
          <m:t>=1</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3261"/>
        <w:gridCol w:w="2834"/>
      </w:tblGrid>
      <w:tr w:rsidR="003D22FD" w:rsidRPr="00D5163E" w14:paraId="5E9A6B31" w14:textId="77777777" w:rsidTr="000E0022">
        <w:tc>
          <w:tcPr>
            <w:tcW w:w="1969" w:type="dxa"/>
          </w:tcPr>
          <w:p w14:paraId="505B72C1"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3261" w:type="dxa"/>
            <w:hideMark/>
          </w:tcPr>
          <w:p w14:paraId="5F4E3C77"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ij1</m:t>
                    </m:r>
                  </m:sub>
                </m:sSub>
                <m:r>
                  <w:rPr>
                    <w:rFonts w:ascii="Cambria Math" w:hAnsi="Cambria Math" w:cs="Times New Roman"/>
                  </w:rPr>
                  <m:t xml:space="preserve">= </m:t>
                </m:r>
                <m:sSub>
                  <m:sSubPr>
                    <m:ctrlPr>
                      <w:rPr>
                        <w:rFonts w:ascii="Cambria Math" w:hAnsi="Cambria Math" w:cs="Times New Roman"/>
                        <w:i/>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tc>
        <w:tc>
          <w:tcPr>
            <w:tcW w:w="2834" w:type="dxa"/>
          </w:tcPr>
          <w:p w14:paraId="57727FB7" w14:textId="21AAB572"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10</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650F1D3A" w14:textId="77777777" w:rsidR="00726573" w:rsidRPr="00D5163E" w:rsidRDefault="00726573" w:rsidP="00726573">
      <w:pPr>
        <w:pStyle w:val="PargrafodaLista"/>
        <w:jc w:val="both"/>
        <w:rPr>
          <w:rFonts w:ascii="Times New Roman" w:hAnsi="Times New Roman" w:cs="Times New Roman"/>
          <w:kern w:val="2"/>
          <w:sz w:val="22"/>
          <w:szCs w:val="22"/>
        </w:rPr>
      </w:pPr>
    </w:p>
    <w:p w14:paraId="0FE11F87" w14:textId="77777777"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Média (</w:t>
      </w:r>
      <m:oMath>
        <m:r>
          <w:rPr>
            <w:rFonts w:ascii="Cambria Math" w:hAnsi="Cambria Math" w:cs="Times New Roman"/>
          </w:rPr>
          <m:t>m</m:t>
        </m:r>
        <m:r>
          <m:rPr>
            <m:sty m:val="p"/>
          </m:rPr>
          <w:rPr>
            <w:rFonts w:ascii="Cambria Math" w:hAnsi="Cambria Math" w:cs="Times New Roman"/>
          </w:rPr>
          <m:t>=2</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4678"/>
        <w:gridCol w:w="2126"/>
      </w:tblGrid>
      <w:tr w:rsidR="003D22FD" w:rsidRPr="00D5163E" w14:paraId="62A30235" w14:textId="77777777" w:rsidTr="000E0022">
        <w:tc>
          <w:tcPr>
            <w:tcW w:w="1260" w:type="dxa"/>
          </w:tcPr>
          <w:p w14:paraId="4A832F45"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4678" w:type="dxa"/>
          </w:tcPr>
          <w:p w14:paraId="25B950DF"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ij2</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f>
                  <m:fPr>
                    <m:ctrlPr>
                      <w:rPr>
                        <w:rFonts w:ascii="Cambria Math" w:hAnsi="Cambria Math" w:cs="Times New Roman"/>
                        <w:kern w:val="2"/>
                        <w:sz w:val="22"/>
                        <w:szCs w:val="22"/>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e>
                </m:nary>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p w14:paraId="51603694"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126" w:type="dxa"/>
          </w:tcPr>
          <w:p w14:paraId="731AB51D" w14:textId="6C634021"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11</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548C4978" w14:textId="77777777" w:rsidR="00726573" w:rsidRPr="00D5163E" w:rsidRDefault="00726573" w:rsidP="00432483">
      <w:pPr>
        <w:spacing w:after="160" w:line="256" w:lineRule="auto"/>
        <w:rPr>
          <w:rFonts w:ascii="Times New Roman" w:hAnsi="Times New Roman" w:cs="Times New Roman"/>
        </w:rPr>
      </w:pPr>
      <w:r w:rsidRPr="00D5163E">
        <w:rPr>
          <w:rFonts w:ascii="Times New Roman" w:hAnsi="Times New Roman" w:cs="Times New Roman"/>
        </w:rPr>
        <w:t xml:space="preserve">onde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ij</m:t>
            </m:r>
          </m:sub>
        </m:sSub>
        <m:r>
          <m:rPr>
            <m:sty m:val="p"/>
          </m:rPr>
          <w:rPr>
            <w:rFonts w:ascii="Cambria Math" w:hAnsi="Cambria Math" w:cs="Times New Roman"/>
          </w:rPr>
          <m:t>=1</m:t>
        </m:r>
      </m:oMath>
      <w:r w:rsidRPr="00D5163E">
        <w:rPr>
          <w:rFonts w:ascii="Times New Roman" w:hAnsi="Times New Roman" w:cs="Times New Roman"/>
        </w:rPr>
        <w:t xml:space="preserve"> representa a média das séries temporais na alternativa </w:t>
      </w:r>
      <w:r w:rsidRPr="00D5163E">
        <w:rPr>
          <w:rFonts w:ascii="Times New Roman" w:hAnsi="Times New Roman" w:cs="Times New Roman"/>
          <w:i/>
          <w:iCs/>
        </w:rPr>
        <w:t>i</w:t>
      </w:r>
      <w:r w:rsidRPr="00D5163E">
        <w:rPr>
          <w:rFonts w:ascii="Times New Roman" w:hAnsi="Times New Roman" w:cs="Times New Roman"/>
        </w:rPr>
        <w:t xml:space="preserve"> e critério j.</w:t>
      </w:r>
    </w:p>
    <w:p w14:paraId="76FB8355" w14:textId="77777777" w:rsidR="00726573" w:rsidRPr="00D5163E" w:rsidRDefault="00726573" w:rsidP="00357E6E">
      <w:pPr>
        <w:ind w:firstLine="0"/>
        <w:rPr>
          <w:rFonts w:ascii="Times New Roman" w:hAnsi="Times New Roman" w:cs="Times New Roman"/>
        </w:rPr>
      </w:pPr>
    </w:p>
    <w:p w14:paraId="29EA5BBA" w14:textId="77777777" w:rsidR="00726573" w:rsidRPr="00D5163E" w:rsidRDefault="00726573"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Coeficiente de Variação (</w:t>
      </w:r>
      <m:oMath>
        <m:r>
          <w:rPr>
            <w:rFonts w:ascii="Cambria Math" w:hAnsi="Cambria Math" w:cs="Times New Roman"/>
          </w:rPr>
          <m:t>m</m:t>
        </m:r>
        <m:r>
          <m:rPr>
            <m:sty m:val="p"/>
          </m:rPr>
          <w:rPr>
            <w:rFonts w:ascii="Cambria Math" w:hAnsi="Cambria Math" w:cs="Times New Roman"/>
          </w:rPr>
          <m:t>=3</m:t>
        </m:r>
      </m:oMath>
      <w:r w:rsidRPr="00D5163E">
        <w:rPr>
          <w:rFonts w:ascii="Times New Roman" w:hAnsi="Times New Roman" w:cs="Times New Roman"/>
        </w:rPr>
        <w:t>)</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99"/>
        <w:gridCol w:w="2499"/>
      </w:tblGrid>
      <w:tr w:rsidR="003D22FD" w:rsidRPr="00D5163E" w14:paraId="4CF986AF" w14:textId="77777777" w:rsidTr="000E0022">
        <w:tc>
          <w:tcPr>
            <w:tcW w:w="2766" w:type="dxa"/>
          </w:tcPr>
          <w:p w14:paraId="1ECDAE30"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799" w:type="dxa"/>
            <w:hideMark/>
          </w:tcPr>
          <w:p w14:paraId="53A02314"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kern w:val="2"/>
                        <w:sz w:val="22"/>
                        <w:szCs w:val="22"/>
                      </w:rPr>
                    </m:ctrlPr>
                  </m:sSubPr>
                  <m:e>
                    <m:r>
                      <w:rPr>
                        <w:rFonts w:ascii="Cambria Math" w:hAnsi="Cambria Math" w:cs="Times New Roman"/>
                      </w:rPr>
                      <m:t>s</m:t>
                    </m:r>
                  </m:e>
                  <m:sub>
                    <m:r>
                      <w:rPr>
                        <w:rFonts w:ascii="Cambria Math" w:hAnsi="Cambria Math" w:cs="Times New Roman"/>
                      </w:rPr>
                      <m:t>ij3</m:t>
                    </m:r>
                  </m:sub>
                </m:sSub>
                <m:r>
                  <w:rPr>
                    <w:rFonts w:ascii="Cambria Math" w:hAnsi="Cambria Math" w:cs="Times New Roman"/>
                  </w:rPr>
                  <m:t>=</m:t>
                </m:r>
                <m:f>
                  <m:fPr>
                    <m:ctrlPr>
                      <w:rPr>
                        <w:rFonts w:ascii="Cambria Math" w:hAnsi="Cambria Math" w:cs="Times New Roman"/>
                        <w:kern w:val="2"/>
                        <w:sz w:val="22"/>
                        <w:szCs w:val="22"/>
                      </w:rPr>
                    </m:ctrlPr>
                  </m:fPr>
                  <m:num>
                    <m:r>
                      <w:rPr>
                        <w:rFonts w:ascii="Cambria Math" w:hAnsi="Cambria Math" w:cs="Times New Roman"/>
                      </w:rPr>
                      <m:t>σ</m:t>
                    </m:r>
                  </m:num>
                  <m:den>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den>
                </m:f>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tc>
        <w:tc>
          <w:tcPr>
            <w:tcW w:w="2499" w:type="dxa"/>
          </w:tcPr>
          <w:p w14:paraId="416EA695" w14:textId="160BB4CF" w:rsidR="00726573" w:rsidRPr="00D5163E" w:rsidRDefault="003D22FD" w:rsidP="003D22FD">
            <w:pPr>
              <w:pStyle w:val="Legenda"/>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12</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79D5DBA5" w14:textId="77777777" w:rsidR="003D22FD" w:rsidRPr="00D5163E" w:rsidRDefault="003D22FD" w:rsidP="00357E6E">
      <w:pPr>
        <w:spacing w:after="160" w:line="256" w:lineRule="auto"/>
        <w:rPr>
          <w:rFonts w:ascii="Times New Roman" w:hAnsi="Times New Roman" w:cs="Times New Roman"/>
        </w:rPr>
      </w:pPr>
    </w:p>
    <w:p w14:paraId="659A20F5" w14:textId="641E4F52" w:rsidR="00726573" w:rsidRPr="00D5163E" w:rsidRDefault="00357E6E" w:rsidP="00357E6E">
      <w:pPr>
        <w:spacing w:after="160" w:line="256" w:lineRule="auto"/>
        <w:rPr>
          <w:rFonts w:ascii="Times New Roman" w:hAnsi="Times New Roman" w:cs="Times New Roman"/>
        </w:rPr>
      </w:pPr>
      <w:r w:rsidRPr="00D5163E">
        <w:rPr>
          <w:rFonts w:ascii="Times New Roman" w:hAnsi="Times New Roman" w:cs="Times New Roman"/>
        </w:rPr>
        <w:t>o</w:t>
      </w:r>
      <w:r w:rsidR="00726573" w:rsidRPr="00D5163E">
        <w:rPr>
          <w:rFonts w:ascii="Times New Roman" w:hAnsi="Times New Roman" w:cs="Times New Roman"/>
        </w:rPr>
        <w:t xml:space="preserve">nde </w:t>
      </w:r>
      <m:oMath>
        <m:r>
          <w:rPr>
            <w:rFonts w:ascii="Cambria Math" w:hAnsi="Cambria Math" w:cs="Times New Roman"/>
          </w:rPr>
          <m:t>σ</m:t>
        </m:r>
      </m:oMath>
      <w:r w:rsidR="00726573" w:rsidRPr="00D5163E">
        <w:rPr>
          <w:rFonts w:ascii="Times New Roman" w:hAnsi="Times New Roman" w:cs="Times New Roman"/>
        </w:rPr>
        <w:t xml:space="preserve"> representa o desvio padrão: </w:t>
      </w: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
        <w:gridCol w:w="3554"/>
        <w:gridCol w:w="2683"/>
      </w:tblGrid>
      <w:tr w:rsidR="003D22FD" w:rsidRPr="00D5163E" w14:paraId="496A78C1" w14:textId="77777777" w:rsidTr="000E0022">
        <w:tc>
          <w:tcPr>
            <w:tcW w:w="1827" w:type="dxa"/>
          </w:tcPr>
          <w:p w14:paraId="64EF3470"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3554" w:type="dxa"/>
          </w:tcPr>
          <w:p w14:paraId="47BB99EF" w14:textId="77777777" w:rsidR="00726573" w:rsidRPr="00D5163E" w:rsidRDefault="00726573">
            <w:pPr>
              <w:spacing w:line="240" w:lineRule="auto"/>
              <w:rPr>
                <w:rFonts w:ascii="Times New Roman" w:hAnsi="Times New Roman" w:cs="Times New Roman"/>
              </w:rPr>
            </w:pPr>
            <m:oMathPara>
              <m:oMath>
                <m:r>
                  <m:rPr>
                    <m:sty m:val="p"/>
                  </m:rPr>
                  <w:rPr>
                    <w:rFonts w:ascii="Cambria Math" w:hAnsi="Cambria Math" w:cs="Times New Roman"/>
                  </w:rPr>
                  <m:t>σ</m:t>
                </m:r>
                <m:r>
                  <w:rPr>
                    <w:rFonts w:ascii="Cambria Math" w:hAnsi="Cambria Math" w:cs="Times New Roman"/>
                  </w:rPr>
                  <m:t>=</m:t>
                </m:r>
                <m:rad>
                  <m:radPr>
                    <m:degHide m:val="1"/>
                    <m:ctrlPr>
                      <w:rPr>
                        <w:rFonts w:ascii="Cambria Math" w:hAnsi="Cambria Math" w:cs="Times New Roman"/>
                        <w:kern w:val="2"/>
                        <w:sz w:val="22"/>
                        <w:szCs w:val="22"/>
                      </w:rPr>
                    </m:ctrlPr>
                  </m:radPr>
                  <m:deg/>
                  <m:e>
                    <m:f>
                      <m:fPr>
                        <m:ctrlPr>
                          <w:rPr>
                            <w:rFonts w:ascii="Cambria Math" w:hAnsi="Cambria Math" w:cs="Times New Roman"/>
                            <w:kern w:val="2"/>
                            <w:sz w:val="22"/>
                            <w:szCs w:val="22"/>
                          </w:rPr>
                        </m:ctrlPr>
                      </m:fPr>
                      <m:num>
                        <m:r>
                          <w:rPr>
                            <w:rFonts w:ascii="Cambria Math" w:hAnsi="Cambria Math" w:cs="Times New Roman"/>
                          </w:rPr>
                          <m:t>1</m:t>
                        </m:r>
                      </m:num>
                      <m:den>
                        <m:r>
                          <w:rPr>
                            <w:rFonts w:ascii="Cambria Math" w:hAnsi="Cambria Math" w:cs="Times New Roman"/>
                          </w:rPr>
                          <m:t>T</m:t>
                        </m:r>
                      </m:den>
                    </m:f>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p w14:paraId="030D3939" w14:textId="77777777" w:rsidR="00726573" w:rsidRPr="00D5163E" w:rsidRDefault="00726573">
            <w:pPr>
              <w:pStyle w:val="PargrafodaLista"/>
              <w:spacing w:after="0" w:line="240" w:lineRule="auto"/>
              <w:ind w:left="0"/>
              <w:jc w:val="both"/>
              <w:rPr>
                <w:rFonts w:ascii="Times New Roman" w:hAnsi="Times New Roman" w:cs="Times New Roman"/>
              </w:rPr>
            </w:pPr>
          </w:p>
        </w:tc>
        <w:tc>
          <w:tcPr>
            <w:tcW w:w="2683" w:type="dxa"/>
          </w:tcPr>
          <w:p w14:paraId="2D58F98E" w14:textId="794AA130"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13</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05652609" w14:textId="77777777" w:rsidR="003D22FD" w:rsidRPr="00D5163E" w:rsidRDefault="003D22FD" w:rsidP="003D22FD">
      <w:pPr>
        <w:pStyle w:val="PargrafodaLista"/>
        <w:spacing w:after="160" w:line="256" w:lineRule="auto"/>
        <w:jc w:val="both"/>
        <w:rPr>
          <w:rFonts w:ascii="Times New Roman" w:hAnsi="Times New Roman" w:cs="Times New Roman"/>
        </w:rPr>
      </w:pPr>
    </w:p>
    <w:p w14:paraId="47033FDE" w14:textId="3C89355F" w:rsidR="00726573" w:rsidRPr="00D5163E" w:rsidRDefault="00A0135B" w:rsidP="00726573">
      <w:pPr>
        <w:pStyle w:val="PargrafodaLista"/>
        <w:numPr>
          <w:ilvl w:val="0"/>
          <w:numId w:val="20"/>
        </w:numPr>
        <w:spacing w:after="160" w:line="256" w:lineRule="auto"/>
        <w:jc w:val="both"/>
        <w:rPr>
          <w:rFonts w:ascii="Times New Roman" w:hAnsi="Times New Roman" w:cs="Times New Roman"/>
        </w:rPr>
      </w:pPr>
      <w:r w:rsidRPr="00D5163E">
        <w:rPr>
          <w:rFonts w:ascii="Times New Roman" w:hAnsi="Times New Roman" w:cs="Times New Roman"/>
        </w:rPr>
        <w:t>Tendência</w:t>
      </w:r>
      <w:r w:rsidR="00726573" w:rsidRPr="00D5163E">
        <w:rPr>
          <w:rFonts w:ascii="Times New Roman" w:hAnsi="Times New Roman" w:cs="Times New Roman"/>
        </w:rPr>
        <w:t xml:space="preserve"> (</w:t>
      </w:r>
      <m:oMath>
        <m:r>
          <w:rPr>
            <w:rFonts w:ascii="Cambria Math" w:hAnsi="Cambria Math" w:cs="Times New Roman"/>
          </w:rPr>
          <m:t>m</m:t>
        </m:r>
        <m:r>
          <m:rPr>
            <m:sty m:val="p"/>
          </m:rPr>
          <w:rPr>
            <w:rFonts w:ascii="Cambria Math" w:hAnsi="Cambria Math" w:cs="Times New Roman"/>
          </w:rPr>
          <m:t>=4</m:t>
        </m:r>
      </m:oMath>
      <w:r w:rsidR="00726573" w:rsidRPr="00D5163E">
        <w:rPr>
          <w:rFonts w:ascii="Times New Roman" w:hAnsi="Times New Roman" w:cs="Times New Roman"/>
        </w:rPr>
        <w:t xml:space="preserve">) é calculada através do coeficiente angular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ij</m:t>
            </m:r>
            <m:r>
              <m:rPr>
                <m:sty m:val="p"/>
              </m:rPr>
              <w:rPr>
                <w:rFonts w:ascii="Cambria Math" w:hAnsi="Cambria Math" w:cs="Times New Roman"/>
              </w:rPr>
              <m:t>4</m:t>
            </m:r>
          </m:sub>
        </m:sSub>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β</m:t>
            </m:r>
          </m:e>
        </m:acc>
      </m:oMath>
      <w:r w:rsidR="00726573" w:rsidRPr="00D5163E">
        <w:rPr>
          <w:rFonts w:ascii="Times New Roman" w:hAnsi="Times New Roman" w:cs="Times New Roman"/>
        </w:rPr>
        <w:t xml:space="preserve"> calculada por regressão linear da forma:</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ij</m:t>
            </m:r>
            <m:r>
              <m:rPr>
                <m:sty m:val="p"/>
              </m:rPr>
              <w:rPr>
                <w:rFonts w:ascii="Cambria Math" w:hAnsi="Cambria Math" w:cs="Times New Roman"/>
              </w:rPr>
              <m:t>4</m:t>
            </m:r>
          </m:sub>
        </m:sSub>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α</m:t>
            </m:r>
          </m:e>
        </m:acc>
        <m:r>
          <m:rPr>
            <m:sty m:val="p"/>
          </m:rPr>
          <w:rPr>
            <w:rFonts w:ascii="Cambria Math" w:hAnsi="Cambria Math" w:cs="Times New Roman"/>
          </w:rPr>
          <m:t xml:space="preserve">+ </m:t>
        </m:r>
        <m:acc>
          <m:accPr>
            <m:ctrlPr>
              <w:rPr>
                <w:rFonts w:ascii="Cambria Math" w:hAnsi="Cambria Math" w:cs="Times New Roman"/>
              </w:rPr>
            </m:ctrlPr>
          </m:accPr>
          <m:e>
            <m:r>
              <w:rPr>
                <w:rFonts w:ascii="Cambria Math" w:hAnsi="Cambria Math" w:cs="Times New Roman"/>
              </w:rPr>
              <m:t>β</m:t>
            </m:r>
          </m:e>
        </m:acc>
        <m:r>
          <w:rPr>
            <w:rFonts w:ascii="Cambria Math" w:hAnsi="Cambria Math" w:cs="Times New Roman"/>
          </w:rPr>
          <m:t>t</m:t>
        </m:r>
        <m:r>
          <m:rPr>
            <m:sty m:val="p"/>
          </m:rPr>
          <w:rPr>
            <w:rFonts w:ascii="Cambria Math" w:hAnsi="Cambria Math" w:cs="Times New Roman"/>
          </w:rPr>
          <m:t xml:space="preserve"> ,  ∀ </m:t>
        </m:r>
        <m:r>
          <w:rPr>
            <w:rFonts w:ascii="Cambria Math" w:hAnsi="Cambria Math" w:cs="Times New Roman"/>
          </w:rPr>
          <m:t>t</m:t>
        </m:r>
        <m:r>
          <m:rPr>
            <m:sty m:val="p"/>
          </m:rPr>
          <w:rPr>
            <w:rFonts w:ascii="Cambria Math" w:hAnsi="Cambria Math" w:cs="Times New Roman"/>
          </w:rPr>
          <m:t>=1, ⋯</m:t>
        </m:r>
        <m:r>
          <w:rPr>
            <w:rFonts w:ascii="Cambria Math" w:hAnsi="Cambria Math" w:cs="Times New Roman"/>
          </w:rPr>
          <m:t>T</m:t>
        </m:r>
        <m:r>
          <m:rPr>
            <m:sty m:val="p"/>
          </m:rPr>
          <w:rPr>
            <w:rFonts w:ascii="Cambria Math" w:hAnsi="Cambria Math" w:cs="Times New Roman"/>
          </w:rPr>
          <m:t xml:space="preserve">, sendo </m:t>
        </m:r>
        <m:acc>
          <m:accPr>
            <m:ctrlPr>
              <w:rPr>
                <w:rFonts w:ascii="Cambria Math" w:hAnsi="Cambria Math" w:cs="Times New Roman"/>
              </w:rPr>
            </m:ctrlPr>
          </m:accPr>
          <m:e>
            <m:r>
              <w:rPr>
                <w:rFonts w:ascii="Cambria Math" w:hAnsi="Cambria Math" w:cs="Times New Roman"/>
              </w:rPr>
              <m:t>β</m:t>
            </m:r>
          </m:e>
        </m:acc>
        <m:r>
          <m:rPr>
            <m:sty m:val="p"/>
          </m:rPr>
          <w:rPr>
            <w:rFonts w:ascii="Cambria Math" w:hAnsi="Cambria Math" w:cs="Times New Roman"/>
          </w:rPr>
          <m:t xml:space="preserve"> </m:t>
        </m:r>
      </m:oMath>
      <w:r w:rsidR="00726573" w:rsidRPr="00D5163E">
        <w:rPr>
          <w:rFonts w:ascii="Times New Roman" w:hAnsi="Times New Roman" w:cs="Times New Roman"/>
        </w:rPr>
        <w:t xml:space="preserve"> obtido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gridCol w:w="1418"/>
      </w:tblGrid>
      <w:tr w:rsidR="003D22FD" w:rsidRPr="00D5163E" w14:paraId="62A0F5AA" w14:textId="77777777" w:rsidTr="000E0022">
        <w:tc>
          <w:tcPr>
            <w:tcW w:w="1413" w:type="dxa"/>
          </w:tcPr>
          <w:p w14:paraId="62B600E3" w14:textId="77777777" w:rsidR="00726573" w:rsidRPr="00D5163E" w:rsidRDefault="00726573">
            <w:pPr>
              <w:spacing w:line="240" w:lineRule="auto"/>
              <w:rPr>
                <w:rFonts w:ascii="Times New Roman" w:hAnsi="Times New Roman" w:cs="Times New Roman"/>
              </w:rPr>
            </w:pPr>
          </w:p>
        </w:tc>
        <w:tc>
          <w:tcPr>
            <w:tcW w:w="5953" w:type="dxa"/>
          </w:tcPr>
          <w:p w14:paraId="7B4CEB1D" w14:textId="77777777" w:rsidR="00726573" w:rsidRPr="00D5163E" w:rsidRDefault="00000000">
            <w:pPr>
              <w:spacing w:line="240" w:lineRule="auto"/>
              <w:rPr>
                <w:rFonts w:ascii="Times New Roman" w:hAnsi="Times New Roman" w:cs="Times New Roman"/>
              </w:rPr>
            </w:pPr>
            <m:oMathPara>
              <m:oMath>
                <m:acc>
                  <m:accPr>
                    <m:ctrlPr>
                      <w:rPr>
                        <w:rFonts w:ascii="Cambria Math" w:hAnsi="Cambria Math" w:cs="Times New Roman"/>
                        <w:kern w:val="2"/>
                        <w:sz w:val="22"/>
                        <w:szCs w:val="22"/>
                      </w:rPr>
                    </m:ctrlPr>
                  </m:accPr>
                  <m:e>
                    <m:r>
                      <w:rPr>
                        <w:rFonts w:ascii="Cambria Math" w:hAnsi="Cambria Math" w:cs="Times New Roman"/>
                      </w:rPr>
                      <m:t>β</m:t>
                    </m:r>
                  </m:e>
                </m:acc>
                <m:r>
                  <w:rPr>
                    <w:rFonts w:ascii="Cambria Math" w:hAnsi="Cambria Math" w:cs="Times New Roman"/>
                  </w:rPr>
                  <m:t>=</m:t>
                </m:r>
                <m:f>
                  <m:fPr>
                    <m:ctrlPr>
                      <w:rPr>
                        <w:rFonts w:ascii="Cambria Math" w:hAnsi="Cambria Math" w:cs="Times New Roman"/>
                        <w:kern w:val="2"/>
                        <w:sz w:val="22"/>
                        <w:szCs w:val="22"/>
                      </w:rPr>
                    </m:ctrlPr>
                  </m:fPr>
                  <m:num>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d</m:t>
                                </m:r>
                              </m:e>
                            </m:acc>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t</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acc>
                              <m:accPr>
                                <m:ctrlPr>
                                  <w:rPr>
                                    <w:rFonts w:ascii="Cambria Math" w:hAnsi="Cambria Math" w:cs="Times New Roman"/>
                                    <w:kern w:val="2"/>
                                    <w:sz w:val="22"/>
                                    <w:szCs w:val="22"/>
                                  </w:rPr>
                                </m:ctrlPr>
                              </m:accPr>
                              <m:e>
                                <m:r>
                                  <w:rPr>
                                    <w:rFonts w:ascii="Cambria Math" w:hAnsi="Cambria Math" w:cs="Times New Roman"/>
                                  </w:rPr>
                                  <m:t>t</m:t>
                                </m:r>
                              </m:e>
                            </m:acc>
                          </m:e>
                          <m:sub>
                            <m:r>
                              <w:rPr>
                                <w:rFonts w:ascii="Cambria Math" w:hAnsi="Cambria Math" w:cs="Times New Roman"/>
                              </w:rPr>
                              <m:t>ij</m:t>
                            </m:r>
                          </m:sub>
                        </m:sSub>
                        <m:r>
                          <w:rPr>
                            <w:rFonts w:ascii="Cambria Math" w:hAnsi="Cambria Math" w:cs="Times New Roman"/>
                          </w:rPr>
                          <m:t>)</m:t>
                        </m:r>
                      </m:e>
                    </m:nary>
                  </m:num>
                  <m:den>
                    <m:nary>
                      <m:naryPr>
                        <m:chr m:val="∑"/>
                        <m:limLoc m:val="undOvr"/>
                        <m:grow m:val="1"/>
                        <m:ctrlPr>
                          <w:rPr>
                            <w:rFonts w:ascii="Cambria Math" w:hAnsi="Cambria Math" w:cs="Times New Roman"/>
                            <w:kern w:val="2"/>
                            <w:sz w:val="22"/>
                            <w:szCs w:val="22"/>
                          </w:rPr>
                        </m:ctrlPr>
                      </m:naryPr>
                      <m:sub>
                        <m:r>
                          <w:rPr>
                            <w:rFonts w:ascii="Cambria Math" w:hAnsi="Cambria Math" w:cs="Times New Roman"/>
                          </w:rPr>
                          <m:t>t=1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ijt</m:t>
                            </m:r>
                          </m:sub>
                        </m:sSub>
                        <m:r>
                          <w:rPr>
                            <w:rFonts w:ascii="Cambria Math" w:hAnsi="Cambria Math" w:cs="Times New Roman"/>
                          </w:rPr>
                          <m:t>-</m:t>
                        </m:r>
                        <m:sSub>
                          <m:sSubPr>
                            <m:ctrlPr>
                              <w:rPr>
                                <w:rFonts w:ascii="Cambria Math" w:hAnsi="Cambria Math" w:cs="Times New Roman"/>
                                <w:kern w:val="2"/>
                                <w:sz w:val="22"/>
                                <w:szCs w:val="22"/>
                              </w:rPr>
                            </m:ctrlPr>
                          </m:sSubPr>
                          <m:e>
                            <m:r>
                              <w:rPr>
                                <w:rFonts w:ascii="Cambria Math" w:hAnsi="Cambria Math" w:cs="Times New Roman"/>
                              </w:rPr>
                              <m:t>d</m:t>
                            </m:r>
                          </m:e>
                          <m:sub>
                            <m:r>
                              <w:rPr>
                                <w:rFonts w:ascii="Cambria Math" w:hAnsi="Cambria Math" w:cs="Times New Roman"/>
                              </w:rPr>
                              <m:t>ij</m:t>
                            </m:r>
                          </m:sub>
                        </m:sSub>
                        <m:sSup>
                          <m:sSupPr>
                            <m:ctrlPr>
                              <w:rPr>
                                <w:rFonts w:ascii="Cambria Math" w:hAnsi="Cambria Math" w:cs="Times New Roman"/>
                                <w:kern w:val="2"/>
                                <w:sz w:val="22"/>
                                <w:szCs w:val="22"/>
                              </w:rPr>
                            </m:ctrlPr>
                          </m:sSupPr>
                          <m:e>
                            <m:r>
                              <w:rPr>
                                <w:rFonts w:ascii="Cambria Math" w:hAnsi="Cambria Math" w:cs="Times New Roman"/>
                              </w:rPr>
                              <m:t>)</m:t>
                            </m:r>
                          </m:e>
                          <m:sup>
                            <m:r>
                              <w:rPr>
                                <w:rFonts w:ascii="Cambria Math" w:hAnsi="Cambria Math" w:cs="Times New Roman"/>
                              </w:rPr>
                              <m:t>2</m:t>
                            </m:r>
                          </m:sup>
                        </m:sSup>
                      </m:e>
                    </m:nary>
                  </m:den>
                </m:f>
                <m:r>
                  <w:rPr>
                    <w:rFonts w:ascii="Cambria Math" w:hAnsi="Cambria Math" w:cs="Times New Roman"/>
                  </w:rPr>
                  <m:t xml:space="preserve">,      </m:t>
                </m:r>
                <m:r>
                  <m:rPr>
                    <m:sty m:val="p"/>
                  </m:rPr>
                  <w:rPr>
                    <w:rFonts w:ascii="Cambria Math" w:hAnsi="Cambria Math" w:cs="Times New Roman"/>
                  </w:rPr>
                  <m:t xml:space="preserve">∀  </m:t>
                </m:r>
                <m:r>
                  <w:rPr>
                    <w:rFonts w:ascii="Cambria Math" w:hAnsi="Cambria Math" w:cs="Times New Roman"/>
                  </w:rPr>
                  <m:t>i,j</m:t>
                </m:r>
              </m:oMath>
            </m:oMathPara>
          </w:p>
          <w:p w14:paraId="50E4B1E4" w14:textId="77777777" w:rsidR="00726573" w:rsidRPr="00D5163E" w:rsidRDefault="00726573">
            <w:pPr>
              <w:spacing w:line="240" w:lineRule="auto"/>
              <w:rPr>
                <w:rFonts w:ascii="Times New Roman" w:hAnsi="Times New Roman" w:cs="Times New Roman"/>
              </w:rPr>
            </w:pPr>
          </w:p>
        </w:tc>
        <w:tc>
          <w:tcPr>
            <w:tcW w:w="1418" w:type="dxa"/>
          </w:tcPr>
          <w:p w14:paraId="7089697E" w14:textId="1F5F9024" w:rsidR="00726573" w:rsidRPr="00D5163E" w:rsidRDefault="003D22FD" w:rsidP="003D22FD">
            <w:pPr>
              <w:pStyle w:val="Legenda"/>
              <w:spacing w:before="24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14</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3D660C6C" w14:textId="77777777" w:rsidR="00726573" w:rsidRPr="00D5163E" w:rsidRDefault="00726573" w:rsidP="00726573">
      <w:pPr>
        <w:rPr>
          <w:rFonts w:ascii="Times New Roman" w:hAnsi="Times New Roman" w:cs="Times New Roman"/>
        </w:rPr>
      </w:pPr>
    </w:p>
    <w:p w14:paraId="0EF74FA6" w14:textId="77777777"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Normalização dos elementos do tensor </w:t>
      </w:r>
      <w:r w:rsidRPr="00D5163E">
        <w:rPr>
          <w:rFonts w:ascii="Times New Roman" w:hAnsi="Times New Roman" w:cs="Times New Roman"/>
          <w:i/>
          <w:iCs/>
        </w:rPr>
        <w:t>S</w:t>
      </w:r>
      <w:r w:rsidRPr="00D5163E">
        <w:rPr>
          <w:rFonts w:ascii="Times New Roman" w:hAnsi="Times New Roman" w:cs="Times New Roman"/>
        </w:rPr>
        <w:t>, obtendo o tensor normalizado</w:t>
      </w:r>
      <w:r w:rsidRPr="00D5163E">
        <w:rPr>
          <w:rFonts w:ascii="Times New Roman" w:hAnsi="Times New Roman" w:cs="Times New Roman"/>
          <w:i/>
          <w:iCs/>
        </w:rPr>
        <w:t xml:space="preserve"> N</w:t>
      </w:r>
      <w:r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520"/>
        <w:gridCol w:w="1418"/>
      </w:tblGrid>
      <w:tr w:rsidR="003D22FD" w:rsidRPr="00D5163E" w14:paraId="6E27DCAD" w14:textId="77777777" w:rsidTr="000E0022">
        <w:tc>
          <w:tcPr>
            <w:tcW w:w="846" w:type="dxa"/>
          </w:tcPr>
          <w:p w14:paraId="40B74090" w14:textId="77777777" w:rsidR="00726573" w:rsidRPr="00D5163E" w:rsidRDefault="00726573">
            <w:pPr>
              <w:spacing w:line="240" w:lineRule="auto"/>
              <w:rPr>
                <w:rFonts w:ascii="Times New Roman" w:hAnsi="Times New Roman" w:cs="Times New Roman"/>
              </w:rPr>
            </w:pPr>
          </w:p>
        </w:tc>
        <w:tc>
          <w:tcPr>
            <w:tcW w:w="6520" w:type="dxa"/>
            <w:hideMark/>
          </w:tcPr>
          <w:p w14:paraId="5134A310" w14:textId="77777777" w:rsidR="00726573" w:rsidRPr="00D5163E" w:rsidRDefault="00000000">
            <w:pPr>
              <w:spacing w:line="240" w:lineRule="auto"/>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n</m:t>
                    </m:r>
                  </m:e>
                  <m:sub>
                    <m:r>
                      <w:rPr>
                        <w:rFonts w:ascii="Cambria Math" w:hAnsi="Cambria Math" w:cs="Times New Roman"/>
                      </w:rPr>
                      <m:t>ijm</m:t>
                    </m:r>
                  </m:sub>
                </m:sSub>
                <m:r>
                  <w:rPr>
                    <w:rFonts w:ascii="Cambria Math" w:hAnsi="Cambria Math" w:cs="Times New Roman"/>
                  </w:rPr>
                  <m:t>=</m:t>
                </m:r>
                <m:f>
                  <m:fPr>
                    <m:ctrlPr>
                      <w:rPr>
                        <w:rFonts w:ascii="Cambria Math" w:hAnsi="Cambria Math" w:cs="Times New Roman"/>
                        <w:i/>
                        <w:kern w:val="2"/>
                        <w:sz w:val="22"/>
                        <w:szCs w:val="22"/>
                      </w:rPr>
                    </m:ctrlPr>
                  </m:fPr>
                  <m:num>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ijm</m:t>
                        </m:r>
                      </m:sub>
                    </m:sSub>
                  </m:num>
                  <m:den>
                    <m:rad>
                      <m:radPr>
                        <m:degHide m:val="1"/>
                        <m:ctrlPr>
                          <w:rPr>
                            <w:rFonts w:ascii="Cambria Math" w:hAnsi="Cambria Math" w:cs="Times New Roman"/>
                            <w:i/>
                            <w:kern w:val="2"/>
                            <w:sz w:val="22"/>
                            <w:szCs w:val="22"/>
                          </w:rPr>
                        </m:ctrlPr>
                      </m:radPr>
                      <m:deg/>
                      <m:e>
                        <m:nary>
                          <m:naryPr>
                            <m:chr m:val="∑"/>
                            <m:limLoc m:val="subSup"/>
                            <m:ctrlPr>
                              <w:rPr>
                                <w:rFonts w:ascii="Cambria Math" w:hAnsi="Cambria Math" w:cs="Times New Roman"/>
                                <w:i/>
                                <w:kern w:val="2"/>
                                <w:sz w:val="22"/>
                                <w:szCs w:val="22"/>
                              </w:rPr>
                            </m:ctrlPr>
                          </m:naryPr>
                          <m:sub>
                            <m:r>
                              <w:rPr>
                                <w:rFonts w:ascii="Cambria Math" w:hAnsi="Cambria Math" w:cs="Times New Roman"/>
                              </w:rPr>
                              <m:t>j</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s</m:t>
                                    </m:r>
                                  </m:e>
                                  <m:sub>
                                    <m:r>
                                      <w:rPr>
                                        <w:rFonts w:ascii="Cambria Math" w:hAnsi="Cambria Math" w:cs="Times New Roman"/>
                                      </w:rPr>
                                      <m:t>ijm</m:t>
                                    </m:r>
                                  </m:sub>
                                </m:sSub>
                                <m:r>
                                  <w:rPr>
                                    <w:rFonts w:ascii="Cambria Math" w:hAnsi="Cambria Math" w:cs="Times New Roman"/>
                                  </w:rPr>
                                  <m:t>)</m:t>
                                </m:r>
                              </m:e>
                              <m:sup>
                                <m:r>
                                  <w:rPr>
                                    <w:rFonts w:ascii="Cambria Math" w:hAnsi="Cambria Math" w:cs="Times New Roman"/>
                                  </w:rPr>
                                  <m:t>2</m:t>
                                </m:r>
                              </m:sup>
                            </m:sSup>
                          </m:e>
                        </m:nary>
                      </m:e>
                    </m:rad>
                  </m:den>
                </m:f>
                <m:r>
                  <w:rPr>
                    <w:rFonts w:ascii="Cambria Math" w:hAnsi="Cambria Math" w:cs="Times New Roman"/>
                  </w:rPr>
                  <m:t>, i=1,⋯, n,   j=1,⋯k, m=1,⋯,</m:t>
                </m:r>
                <m:r>
                  <w:rPr>
                    <w:rFonts w:ascii="Cambria Math" w:hAnsi="Cambria Math" w:cs="Times New Roman"/>
                  </w:rPr>
                  <m:t>h.</m:t>
                </m:r>
              </m:oMath>
            </m:oMathPara>
          </w:p>
        </w:tc>
        <w:tc>
          <w:tcPr>
            <w:tcW w:w="1418" w:type="dxa"/>
          </w:tcPr>
          <w:p w14:paraId="6B6072FA" w14:textId="5E4893A0" w:rsidR="00726573" w:rsidRPr="00D5163E" w:rsidRDefault="003D22FD" w:rsidP="003D22FD">
            <w:pPr>
              <w:pStyle w:val="Legenda"/>
              <w:spacing w:before="24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15</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bl>
    <w:p w14:paraId="49CE8ADF" w14:textId="77777777" w:rsidR="00726573" w:rsidRPr="00D5163E" w:rsidRDefault="00726573" w:rsidP="00726573">
      <w:pPr>
        <w:rPr>
          <w:rFonts w:ascii="Times New Roman" w:hAnsi="Times New Roman" w:cs="Times New Roman"/>
        </w:rPr>
      </w:pPr>
    </w:p>
    <w:p w14:paraId="13B26EB9" w14:textId="77777777"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Ponderar </w:t>
      </w:r>
      <w:r w:rsidRPr="00D5163E">
        <w:rPr>
          <w:rFonts w:ascii="Times New Roman" w:hAnsi="Times New Roman" w:cs="Times New Roman"/>
          <w:i/>
          <w:iCs/>
        </w:rPr>
        <w:t>N</w:t>
      </w:r>
      <w:r w:rsidRPr="00D5163E">
        <w:rPr>
          <w:rFonts w:ascii="Times New Roman" w:hAnsi="Times New Roman" w:cs="Times New Roman"/>
        </w:rPr>
        <w:t xml:space="preserve">, obtendo o tensor ponderado </w:t>
      </w:r>
      <w:r w:rsidRPr="00D5163E">
        <w:rPr>
          <w:rFonts w:ascii="Times New Roman" w:hAnsi="Times New Roman" w:cs="Times New Roman"/>
          <w:i/>
          <w:iCs/>
        </w:rPr>
        <w:t>V</w:t>
      </w:r>
      <w:r w:rsidRPr="00D5163E">
        <w:rPr>
          <w:rFonts w:ascii="Times New Roman" w:hAnsi="Times New Roman" w:cs="Times New Roman"/>
        </w:rPr>
        <w:t>:</w:t>
      </w:r>
    </w:p>
    <w:p w14:paraId="3F4E5D4A" w14:textId="77777777" w:rsidR="00726573" w:rsidRPr="00D5163E" w:rsidRDefault="00000000" w:rsidP="00726573">
      <w:pPr>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sSub>
            <m:sSubPr>
              <m:ctrlPr>
                <w:rPr>
                  <w:rFonts w:ascii="Cambria Math" w:hAnsi="Cambria Math" w:cs="Times New Roman"/>
                  <w:i/>
                  <w:kern w:val="2"/>
                  <w:sz w:val="22"/>
                  <w:szCs w:val="22"/>
                </w:rPr>
              </m:ctrlPr>
            </m:sSubPr>
            <m:e>
              <m:r>
                <w:rPr>
                  <w:rFonts w:ascii="Cambria Math" w:hAnsi="Cambria Math" w:cs="Times New Roman"/>
                </w:rPr>
                <m:t>α</m:t>
              </m:r>
            </m:e>
            <m:sub>
              <m:r>
                <w:rPr>
                  <w:rFonts w:ascii="Cambria Math" w:hAnsi="Cambria Math" w:cs="Times New Roman"/>
                </w:rPr>
                <m:t>m</m:t>
              </m:r>
            </m:sub>
          </m:sSub>
          <m:sSub>
            <m:sSubPr>
              <m:ctrlPr>
                <w:rPr>
                  <w:rFonts w:ascii="Cambria Math" w:hAnsi="Cambria Math" w:cs="Times New Roman"/>
                  <w:i/>
                  <w:kern w:val="2"/>
                  <w:sz w:val="22"/>
                  <w:szCs w:val="22"/>
                </w:rPr>
              </m:ctrlPr>
            </m:sSubPr>
            <m:e>
              <m:r>
                <w:rPr>
                  <w:rFonts w:ascii="Cambria Math" w:hAnsi="Cambria Math" w:cs="Times New Roman"/>
                </w:rPr>
                <m:t>n</m:t>
              </m:r>
            </m:e>
            <m:sub>
              <m:r>
                <w:rPr>
                  <w:rFonts w:ascii="Cambria Math" w:hAnsi="Cambria Math" w:cs="Times New Roman"/>
                </w:rPr>
                <m:t>ijm</m:t>
              </m:r>
            </m:sub>
          </m:sSub>
          <m:sSub>
            <m:sSubPr>
              <m:ctrlPr>
                <w:rPr>
                  <w:rFonts w:ascii="Cambria Math" w:hAnsi="Cambria Math" w:cs="Times New Roman"/>
                  <w:i/>
                  <w:kern w:val="2"/>
                  <w:sz w:val="22"/>
                  <w:szCs w:val="22"/>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  i=1,⋯,n,   j=1,⋯,k,   m=1,⋯,</m:t>
          </m:r>
          <m:r>
            <w:rPr>
              <w:rFonts w:ascii="Cambria Math" w:hAnsi="Cambria Math" w:cs="Times New Roman"/>
            </w:rPr>
            <m:t>h.</m:t>
          </m:r>
        </m:oMath>
      </m:oMathPara>
    </w:p>
    <w:p w14:paraId="3C5DAE8F" w14:textId="77777777" w:rsidR="00726573" w:rsidRPr="00D5163E" w:rsidRDefault="00726573" w:rsidP="00726573">
      <w:pPr>
        <w:pStyle w:val="PargrafodaLista"/>
        <w:jc w:val="both"/>
        <w:rPr>
          <w:rFonts w:ascii="Times New Roman" w:hAnsi="Times New Roman" w:cs="Times New Roman"/>
        </w:rPr>
      </w:pPr>
    </w:p>
    <w:p w14:paraId="6C94526B" w14:textId="1F90B883" w:rsidR="00726573" w:rsidRPr="00D5163E" w:rsidRDefault="00726573" w:rsidP="00357E6E">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Para determinar os pontos ideais positivos e negativos, (</w:t>
      </w:r>
      <w:r w:rsidR="00357E6E" w:rsidRPr="00D5163E">
        <w:rPr>
          <w:rFonts w:ascii="Times New Roman" w:hAnsi="Times New Roman" w:cs="Times New Roman"/>
        </w:rPr>
        <w:t xml:space="preserve">CAMPELO </w:t>
      </w:r>
      <w:r w:rsidRPr="00D5163E">
        <w:rPr>
          <w:rFonts w:ascii="Times New Roman" w:hAnsi="Times New Roman" w:cs="Times New Roman"/>
          <w:i/>
          <w:iCs/>
        </w:rPr>
        <w:t>et al</w:t>
      </w:r>
      <w:r w:rsidRPr="00D5163E">
        <w:rPr>
          <w:rFonts w:ascii="Times New Roman" w:hAnsi="Times New Roman" w:cs="Times New Roman"/>
        </w:rPr>
        <w:t>. 2023) calcula a partir do máximo do critério e do período.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418"/>
      </w:tblGrid>
      <w:tr w:rsidR="003D22FD" w:rsidRPr="00D5163E" w14:paraId="6C300E30" w14:textId="77777777" w:rsidTr="000E0022">
        <w:tc>
          <w:tcPr>
            <w:tcW w:w="988" w:type="dxa"/>
          </w:tcPr>
          <w:p w14:paraId="112AB601" w14:textId="77777777" w:rsidR="00726573" w:rsidRPr="00D5163E" w:rsidRDefault="00726573">
            <w:pPr>
              <w:spacing w:line="240" w:lineRule="auto"/>
              <w:rPr>
                <w:rFonts w:ascii="Times New Roman" w:hAnsi="Times New Roman" w:cs="Times New Roman"/>
              </w:rPr>
            </w:pPr>
          </w:p>
        </w:tc>
        <w:tc>
          <w:tcPr>
            <w:tcW w:w="6378" w:type="dxa"/>
            <w:hideMark/>
          </w:tcPr>
          <w:p w14:paraId="2E9503D4" w14:textId="77777777" w:rsidR="00726573" w:rsidRPr="00D5163E" w:rsidRDefault="00000000">
            <w:pPr>
              <w:snapToGrid w:val="0"/>
              <w:spacing w:after="240" w:line="240" w:lineRule="auto"/>
              <w:rPr>
                <w:rFonts w:ascii="Times New Roman" w:hAnsi="Times New Roman" w:cs="Times New Roman"/>
              </w:rPr>
            </w:pPr>
            <m:oMathPara>
              <m:oMath>
                <m:sSubSup>
                  <m:sSubSupPr>
                    <m:ctrlPr>
                      <w:rPr>
                        <w:rFonts w:ascii="Cambria Math" w:hAnsi="Cambria Math" w:cs="Times New Roman"/>
                        <w:i/>
                        <w:kern w:val="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tc>
        <w:tc>
          <w:tcPr>
            <w:tcW w:w="1418" w:type="dxa"/>
          </w:tcPr>
          <w:p w14:paraId="25C0B016" w14:textId="4FEDEEC2" w:rsidR="00726573" w:rsidRPr="00D5163E" w:rsidRDefault="003D22FD" w:rsidP="003D22FD">
            <w:pPr>
              <w:pStyle w:val="Legenda"/>
              <w:spacing w:before="36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16</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r w:rsidR="00726573" w:rsidRPr="00D5163E" w14:paraId="456904F4" w14:textId="77777777" w:rsidTr="000E0022">
        <w:tc>
          <w:tcPr>
            <w:tcW w:w="988" w:type="dxa"/>
          </w:tcPr>
          <w:p w14:paraId="0A9D2B3F" w14:textId="77777777" w:rsidR="00726573" w:rsidRPr="00D5163E" w:rsidRDefault="00726573">
            <w:pPr>
              <w:spacing w:line="240" w:lineRule="auto"/>
              <w:rPr>
                <w:rFonts w:ascii="Times New Roman" w:hAnsi="Times New Roman" w:cs="Times New Roman"/>
              </w:rPr>
            </w:pPr>
          </w:p>
        </w:tc>
        <w:tc>
          <w:tcPr>
            <w:tcW w:w="6378" w:type="dxa"/>
            <w:hideMark/>
          </w:tcPr>
          <w:p w14:paraId="4A90C144" w14:textId="77777777" w:rsidR="00726573" w:rsidRPr="00D5163E" w:rsidRDefault="00000000">
            <w:pPr>
              <w:spacing w:line="240" w:lineRule="auto"/>
              <w:rPr>
                <w:rFonts w:ascii="Times New Roman" w:hAnsi="Times New Roman" w:cs="Times New Roman"/>
              </w:rPr>
            </w:pPr>
            <m:oMathPara>
              <m:oMath>
                <m:sSubSup>
                  <m:sSubSupPr>
                    <m:ctrlPr>
                      <w:rPr>
                        <w:rFonts w:ascii="Cambria Math" w:hAnsi="Cambria Math" w:cs="Times New Roman"/>
                        <w:i/>
                        <w:kern w:val="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d>
                  <m:dPr>
                    <m:begChr m:val="{"/>
                    <m:endChr m:val=""/>
                    <m:ctrlPr>
                      <w:rPr>
                        <w:rFonts w:ascii="Cambria Math" w:hAnsi="Cambria Math" w:cs="Times New Roman"/>
                        <w:i/>
                        <w:kern w:val="2"/>
                      </w:rPr>
                    </m:ctrlPr>
                  </m:dPr>
                  <m:e>
                    <m:eqArr>
                      <m:eqArrPr>
                        <m:ctrlPr>
                          <w:rPr>
                            <w:rFonts w:ascii="Cambria Math" w:hAnsi="Cambria Math" w:cs="Times New Roman"/>
                            <w:i/>
                            <w:kern w:val="2"/>
                          </w:rPr>
                        </m:ctrlPr>
                      </m:eqArrPr>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 xml:space="preserve"> </m:t>
                            </m:r>
                            <m:r>
                              <m:rPr>
                                <m:sty m:val="p"/>
                              </m:rPr>
                              <w:rPr>
                                <w:rFonts w:ascii="Cambria Math" w:hAnsi="Cambria Math" w:cs="Times New Roman"/>
                              </w:rPr>
                              <m:t>,se o critério é de maximizar</m:t>
                            </m:r>
                          </m:e>
                        </m:func>
                      </m:e>
                      <m:e>
                        <m:func>
                          <m:funcPr>
                            <m:ctrlPr>
                              <w:rPr>
                                <w:rFonts w:ascii="Cambria Math" w:hAnsi="Cambria Math" w:cs="Times New Roman"/>
                                <w:i/>
                                <w:kern w:val="2"/>
                              </w:rPr>
                            </m:ctrlPr>
                          </m:funcPr>
                          <m:fName>
                            <m:limLow>
                              <m:limLowPr>
                                <m:ctrlPr>
                                  <w:rPr>
                                    <w:rFonts w:ascii="Cambria Math" w:hAnsi="Cambria Math" w:cs="Times New Roman"/>
                                    <w:i/>
                                    <w:kern w:val="2"/>
                                  </w:rPr>
                                </m:ctrlPr>
                              </m:limLowPr>
                              <m:e>
                                <m:r>
                                  <m:rPr>
                                    <m:sty m:val="p"/>
                                  </m:rPr>
                                  <w:rPr>
                                    <w:rFonts w:ascii="Cambria Math" w:hAnsi="Cambria Math" w:cs="Times New Roman"/>
                                  </w:rPr>
                                  <m:t>max</m:t>
                                </m:r>
                              </m:e>
                              <m:lim>
                                <m:r>
                                  <w:rPr>
                                    <w:rFonts w:ascii="Cambria Math" w:hAnsi="Cambria Math" w:cs="Times New Roman"/>
                                  </w:rPr>
                                  <m:t>i</m:t>
                                </m:r>
                              </m:lim>
                            </m:limLow>
                          </m:fName>
                          <m:e>
                            <m:sSub>
                              <m:sSubPr>
                                <m:ctrlPr>
                                  <w:rPr>
                                    <w:rFonts w:ascii="Cambria Math" w:hAnsi="Cambria Math" w:cs="Times New Roman"/>
                                    <w:i/>
                                    <w:kern w:val="2"/>
                                  </w:rPr>
                                </m:ctrlPr>
                              </m:sSubPr>
                              <m:e>
                                <m:r>
                                  <w:rPr>
                                    <w:rFonts w:ascii="Cambria Math" w:hAnsi="Cambria Math" w:cs="Times New Roman"/>
                                  </w:rPr>
                                  <m:t>v</m:t>
                                </m:r>
                              </m:e>
                              <m:sub>
                                <m:r>
                                  <w:rPr>
                                    <w:rFonts w:ascii="Cambria Math" w:hAnsi="Cambria Math" w:cs="Times New Roman"/>
                                  </w:rPr>
                                  <m:t>ijm</m:t>
                                </m:r>
                              </m:sub>
                            </m:sSub>
                          </m:e>
                        </m:func>
                        <m:r>
                          <w:rPr>
                            <w:rFonts w:ascii="Cambria Math" w:hAnsi="Cambria Math" w:cs="Times New Roman"/>
                          </w:rPr>
                          <m:t>,</m:t>
                        </m:r>
                        <m:r>
                          <m:rPr>
                            <m:sty m:val="p"/>
                          </m:rPr>
                          <w:rPr>
                            <w:rFonts w:ascii="Cambria Math" w:hAnsi="Cambria Math" w:cs="Times New Roman"/>
                          </w:rPr>
                          <m:t>se o critério é de minimizar</m:t>
                        </m:r>
                      </m:e>
                    </m:eqArr>
                  </m:e>
                </m:d>
              </m:oMath>
            </m:oMathPara>
          </w:p>
        </w:tc>
        <w:tc>
          <w:tcPr>
            <w:tcW w:w="1418" w:type="dxa"/>
          </w:tcPr>
          <w:p w14:paraId="2E531C14" w14:textId="77777777" w:rsidR="00726573" w:rsidRPr="00D5163E" w:rsidRDefault="00726573">
            <w:pPr>
              <w:spacing w:line="240" w:lineRule="auto"/>
              <w:rPr>
                <w:rFonts w:ascii="Times New Roman" w:hAnsi="Times New Roman" w:cs="Times New Roman"/>
              </w:rPr>
            </w:pPr>
          </w:p>
        </w:tc>
      </w:tr>
    </w:tbl>
    <w:p w14:paraId="68EFEEBD" w14:textId="77777777" w:rsidR="00726573" w:rsidRPr="00D5163E" w:rsidRDefault="00726573" w:rsidP="00726573">
      <w:pPr>
        <w:rPr>
          <w:rFonts w:ascii="Times New Roman" w:hAnsi="Times New Roman" w:cs="Times New Roman"/>
          <w:kern w:val="2"/>
          <w:sz w:val="22"/>
          <w:szCs w:val="22"/>
        </w:rPr>
      </w:pPr>
    </w:p>
    <w:p w14:paraId="57A6AA4A" w14:textId="222AEB7A" w:rsidR="00726573" w:rsidRPr="00D5163E" w:rsidRDefault="00726573" w:rsidP="00726573">
      <w:pPr>
        <w:pStyle w:val="PargrafodaLista"/>
        <w:numPr>
          <w:ilvl w:val="0"/>
          <w:numId w:val="19"/>
        </w:numPr>
        <w:spacing w:after="160" w:line="256" w:lineRule="auto"/>
        <w:jc w:val="both"/>
        <w:rPr>
          <w:rFonts w:ascii="Times New Roman" w:hAnsi="Times New Roman" w:cs="Times New Roman"/>
        </w:rPr>
      </w:pPr>
      <w:r w:rsidRPr="00D5163E">
        <w:rPr>
          <w:rFonts w:ascii="Times New Roman" w:hAnsi="Times New Roman" w:cs="Times New Roman"/>
        </w:rPr>
        <w:t xml:space="preserve">Calcular a distância Euclidiana </w:t>
      </w:r>
      <w:r w:rsidRPr="00D5163E">
        <w:rPr>
          <w:rFonts w:ascii="Times New Roman" w:hAnsi="Times New Roman" w:cs="Times New Roman"/>
          <w:i/>
          <w:iCs/>
        </w:rPr>
        <w:t>m</w:t>
      </w:r>
      <w:r w:rsidRPr="00D5163E">
        <w:rPr>
          <w:rFonts w:ascii="Times New Roman" w:hAnsi="Times New Roman" w:cs="Times New Roman"/>
        </w:rPr>
        <w:t>-dimensional de cada alternativa para as soluções ideais positiva e negativa</w:t>
      </w:r>
      <w:r w:rsidR="0081067D" w:rsidRPr="00D5163E">
        <w:rPr>
          <w:rFonts w:ascii="Times New Roman" w:hAnsi="Times New Roman" w:cs="Times New Roman"/>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520"/>
        <w:gridCol w:w="1418"/>
      </w:tblGrid>
      <w:tr w:rsidR="003D22FD" w:rsidRPr="00D5163E" w14:paraId="57E68F4D" w14:textId="77777777" w:rsidTr="000E0022">
        <w:tc>
          <w:tcPr>
            <w:tcW w:w="846" w:type="dxa"/>
          </w:tcPr>
          <w:p w14:paraId="1C603F5A" w14:textId="77777777" w:rsidR="00760B19" w:rsidRPr="00D5163E" w:rsidRDefault="00760B19" w:rsidP="005718AD">
            <w:pPr>
              <w:spacing w:line="240" w:lineRule="auto"/>
              <w:rPr>
                <w:rFonts w:ascii="Times New Roman" w:hAnsi="Times New Roman" w:cs="Times New Roman"/>
              </w:rPr>
            </w:pPr>
          </w:p>
        </w:tc>
        <w:tc>
          <w:tcPr>
            <w:tcW w:w="6520" w:type="dxa"/>
          </w:tcPr>
          <w:p w14:paraId="336B11A3" w14:textId="77777777" w:rsidR="00760B19" w:rsidRPr="00D5163E" w:rsidRDefault="00000000" w:rsidP="005718AD">
            <w:pPr>
              <w:spacing w:line="240" w:lineRule="auto"/>
              <w:rPr>
                <w:rFonts w:ascii="Times New Roman" w:hAnsi="Times New Roman" w:cs="Times New Roman"/>
              </w:rPr>
            </w:pPr>
            <m:oMathPara>
              <m:oMath>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sSup>
                  <m:sSupPr>
                    <m:ctrlPr>
                      <w:rPr>
                        <w:rFonts w:ascii="Cambria Math" w:hAnsi="Cambria Math" w:cs="Times New Roman"/>
                        <w:i/>
                        <w:kern w:val="2"/>
                        <w:sz w:val="22"/>
                        <w:szCs w:val="22"/>
                      </w:rPr>
                    </m:ctrlPr>
                  </m:sSupPr>
                  <m:e>
                    <m:d>
                      <m:dPr>
                        <m:begChr m:val="{"/>
                        <m:endChr m:val="}"/>
                        <m:ctrlPr>
                          <w:rPr>
                            <w:rFonts w:ascii="Cambria Math" w:hAnsi="Cambria Math" w:cs="Times New Roman"/>
                            <w:i/>
                            <w:kern w:val="2"/>
                            <w:sz w:val="22"/>
                            <w:szCs w:val="22"/>
                          </w:rPr>
                        </m:ctrlPr>
                      </m:dPr>
                      <m:e>
                        <m:nary>
                          <m:naryPr>
                            <m:chr m:val="∑"/>
                            <m:limLoc m:val="undOvr"/>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h</m:t>
                            </m:r>
                          </m:sup>
                          <m:e>
                            <m:nary>
                              <m:naryPr>
                                <m:chr m:val="∑"/>
                                <m:limLoc m:val="undOvr"/>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rPr>
                                      <m:t>)</m:t>
                                    </m:r>
                                  </m:e>
                                  <m:sup>
                                    <m:r>
                                      <w:rPr>
                                        <w:rFonts w:ascii="Cambria Math" w:hAnsi="Cambria Math" w:cs="Times New Roman"/>
                                      </w:rPr>
                                      <m:t>2</m:t>
                                    </m:r>
                                  </m:sup>
                                </m:sSup>
                              </m:e>
                            </m:nary>
                          </m:e>
                        </m:nary>
                      </m:e>
                    </m:d>
                  </m:e>
                  <m:sup>
                    <m:f>
                      <m:fPr>
                        <m:ctrlPr>
                          <w:rPr>
                            <w:rFonts w:ascii="Cambria Math" w:hAnsi="Cambria Math" w:cs="Times New Roman"/>
                            <w:i/>
                            <w:kern w:val="2"/>
                            <w:sz w:val="22"/>
                            <w:szCs w:val="22"/>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     i=1,⋯,k</m:t>
                </m:r>
              </m:oMath>
            </m:oMathPara>
          </w:p>
          <w:p w14:paraId="2D90634F" w14:textId="77777777" w:rsidR="00760B19" w:rsidRPr="00D5163E" w:rsidRDefault="00760B19" w:rsidP="005718AD">
            <w:pPr>
              <w:spacing w:line="240" w:lineRule="auto"/>
              <w:rPr>
                <w:rFonts w:ascii="Times New Roman" w:hAnsi="Times New Roman" w:cs="Times New Roman"/>
              </w:rPr>
            </w:pPr>
          </w:p>
        </w:tc>
        <w:tc>
          <w:tcPr>
            <w:tcW w:w="1418" w:type="dxa"/>
          </w:tcPr>
          <w:p w14:paraId="173E9BAA" w14:textId="6E30BF9F" w:rsidR="00760B19" w:rsidRPr="00D5163E" w:rsidRDefault="003D22FD" w:rsidP="003D22FD">
            <w:pPr>
              <w:pStyle w:val="Legenda"/>
              <w:spacing w:before="480"/>
              <w:jc w:val="right"/>
              <w:rPr>
                <w:rFonts w:ascii="Times New Roman" w:hAnsi="Times New Roman" w:cs="Times New Roman"/>
                <w:color w:val="auto"/>
                <w:sz w:val="20"/>
                <w:szCs w:val="20"/>
              </w:rPr>
            </w:pPr>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17</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p>
        </w:tc>
      </w:tr>
      <w:tr w:rsidR="00760B19" w:rsidRPr="00D5163E" w14:paraId="429B2950" w14:textId="77777777" w:rsidTr="000E0022">
        <w:tc>
          <w:tcPr>
            <w:tcW w:w="846" w:type="dxa"/>
          </w:tcPr>
          <w:p w14:paraId="43146A8E" w14:textId="77777777" w:rsidR="00760B19" w:rsidRPr="00D5163E" w:rsidRDefault="00760B19" w:rsidP="005718AD">
            <w:pPr>
              <w:spacing w:line="240" w:lineRule="auto"/>
              <w:rPr>
                <w:rFonts w:ascii="Times New Roman" w:hAnsi="Times New Roman" w:cs="Times New Roman"/>
              </w:rPr>
            </w:pPr>
          </w:p>
        </w:tc>
        <w:tc>
          <w:tcPr>
            <w:tcW w:w="6520" w:type="dxa"/>
          </w:tcPr>
          <w:p w14:paraId="0148A933" w14:textId="77777777" w:rsidR="00760B19" w:rsidRPr="00D5163E" w:rsidRDefault="00000000" w:rsidP="005718AD">
            <w:pPr>
              <w:spacing w:line="240" w:lineRule="auto"/>
              <w:rPr>
                <w:rFonts w:ascii="Times New Roman" w:hAnsi="Times New Roman" w:cs="Times New Roman"/>
              </w:rPr>
            </w:pPr>
            <m:oMathPara>
              <m:oMath>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 xml:space="preserve">= </m:t>
                </m:r>
                <m:sSup>
                  <m:sSupPr>
                    <m:ctrlPr>
                      <w:rPr>
                        <w:rFonts w:ascii="Cambria Math" w:hAnsi="Cambria Math" w:cs="Times New Roman"/>
                        <w:i/>
                        <w:kern w:val="2"/>
                        <w:sz w:val="22"/>
                        <w:szCs w:val="22"/>
                      </w:rPr>
                    </m:ctrlPr>
                  </m:sSupPr>
                  <m:e>
                    <m:d>
                      <m:dPr>
                        <m:begChr m:val="{"/>
                        <m:endChr m:val="}"/>
                        <m:ctrlPr>
                          <w:rPr>
                            <w:rFonts w:ascii="Cambria Math" w:hAnsi="Cambria Math" w:cs="Times New Roman"/>
                            <w:i/>
                            <w:kern w:val="2"/>
                            <w:sz w:val="22"/>
                            <w:szCs w:val="22"/>
                          </w:rPr>
                        </m:ctrlPr>
                      </m:dPr>
                      <m:e>
                        <m:nary>
                          <m:naryPr>
                            <m:chr m:val="∑"/>
                            <m:limLoc m:val="undOvr"/>
                            <m:ctrlPr>
                              <w:rPr>
                                <w:rFonts w:ascii="Cambria Math" w:hAnsi="Cambria Math" w:cs="Times New Roman"/>
                                <w:i/>
                                <w:kern w:val="2"/>
                                <w:sz w:val="22"/>
                                <w:szCs w:val="22"/>
                              </w:rPr>
                            </m:ctrlPr>
                          </m:naryPr>
                          <m:sub>
                            <m:r>
                              <w:rPr>
                                <w:rFonts w:ascii="Cambria Math" w:hAnsi="Cambria Math" w:cs="Times New Roman"/>
                              </w:rPr>
                              <m:t>j=1</m:t>
                            </m:r>
                          </m:sub>
                          <m:sup>
                            <m:r>
                              <w:rPr>
                                <w:rFonts w:ascii="Cambria Math" w:hAnsi="Cambria Math" w:cs="Times New Roman"/>
                              </w:rPr>
                              <m:t>h</m:t>
                            </m:r>
                          </m:sup>
                          <m:e>
                            <m:nary>
                              <m:naryPr>
                                <m:chr m:val="∑"/>
                                <m:limLoc m:val="undOvr"/>
                                <m:ctrlPr>
                                  <w:rPr>
                                    <w:rFonts w:ascii="Cambria Math" w:hAnsi="Cambria Math" w:cs="Times New Roman"/>
                                    <w:i/>
                                    <w:kern w:val="2"/>
                                    <w:sz w:val="22"/>
                                    <w:szCs w:val="22"/>
                                  </w:rPr>
                                </m:ctrlPr>
                              </m:naryPr>
                              <m:sub>
                                <m:r>
                                  <w:rPr>
                                    <w:rFonts w:ascii="Cambria Math" w:hAnsi="Cambria Math" w:cs="Times New Roman"/>
                                  </w:rPr>
                                  <m:t>m=1</m:t>
                                </m:r>
                              </m:sub>
                              <m:sup>
                                <m:r>
                                  <w:rPr>
                                    <w:rFonts w:ascii="Cambria Math" w:hAnsi="Cambria Math" w:cs="Times New Roman"/>
                                  </w:rPr>
                                  <m:t>n</m:t>
                                </m:r>
                              </m:sup>
                              <m:e>
                                <m:sSup>
                                  <m:sSupPr>
                                    <m:ctrlPr>
                                      <w:rPr>
                                        <w:rFonts w:ascii="Cambria Math" w:hAnsi="Cambria Math" w:cs="Times New Roman"/>
                                        <w:i/>
                                        <w:kern w:val="2"/>
                                        <w:sz w:val="22"/>
                                        <w:szCs w:val="22"/>
                                      </w:rPr>
                                    </m:ctrlPr>
                                  </m:sSupPr>
                                  <m:e>
                                    <m:r>
                                      <w:rPr>
                                        <w:rFonts w:ascii="Cambria Math" w:hAnsi="Cambria Math" w:cs="Times New Roman"/>
                                      </w:rPr>
                                      <m:t>(</m:t>
                                    </m:r>
                                    <m:sSub>
                                      <m:sSubPr>
                                        <m:ctrlPr>
                                          <w:rPr>
                                            <w:rFonts w:ascii="Cambria Math" w:hAnsi="Cambria Math" w:cs="Times New Roman"/>
                                            <w:i/>
                                            <w:kern w:val="2"/>
                                            <w:sz w:val="22"/>
                                            <w:szCs w:val="22"/>
                                          </w:rPr>
                                        </m:ctrlPr>
                                      </m:sSubPr>
                                      <m:e>
                                        <m:r>
                                          <w:rPr>
                                            <w:rFonts w:ascii="Cambria Math" w:hAnsi="Cambria Math" w:cs="Times New Roman"/>
                                          </w:rPr>
                                          <m:t>v</m:t>
                                        </m:r>
                                      </m:e>
                                      <m:sub>
                                        <m:r>
                                          <w:rPr>
                                            <w:rFonts w:ascii="Cambria Math" w:hAnsi="Cambria Math" w:cs="Times New Roman"/>
                                          </w:rPr>
                                          <m:t>ijm</m:t>
                                        </m:r>
                                      </m:sub>
                                    </m:sSub>
                                    <m:r>
                                      <w:rPr>
                                        <w:rFonts w:ascii="Cambria Math" w:hAnsi="Cambria Math" w:cs="Times New Roman"/>
                                      </w:rPr>
                                      <m:t>-</m:t>
                                    </m:r>
                                    <m:sSubSup>
                                      <m:sSubSupPr>
                                        <m:ctrlPr>
                                          <w:rPr>
                                            <w:rFonts w:ascii="Cambria Math" w:hAnsi="Cambria Math" w:cs="Times New Roman"/>
                                            <w:i/>
                                            <w:kern w:val="2"/>
                                            <w:sz w:val="22"/>
                                            <w:szCs w:val="22"/>
                                          </w:rPr>
                                        </m:ctrlPr>
                                      </m:sSubSupPr>
                                      <m:e>
                                        <m:r>
                                          <w:rPr>
                                            <w:rFonts w:ascii="Cambria Math" w:hAnsi="Cambria Math" w:cs="Times New Roman"/>
                                          </w:rPr>
                                          <m:t>v</m:t>
                                        </m:r>
                                      </m:e>
                                      <m:sub>
                                        <m:r>
                                          <w:rPr>
                                            <w:rFonts w:ascii="Cambria Math" w:hAnsi="Cambria Math" w:cs="Times New Roman"/>
                                          </w:rPr>
                                          <m:t>jm</m:t>
                                        </m:r>
                                      </m:sub>
                                      <m:sup>
                                        <m:r>
                                          <w:rPr>
                                            <w:rFonts w:ascii="Cambria Math" w:hAnsi="Cambria Math" w:cs="Times New Roman"/>
                                          </w:rPr>
                                          <m:t>-</m:t>
                                        </m:r>
                                      </m:sup>
                                    </m:sSubSup>
                                    <m:r>
                                      <w:rPr>
                                        <w:rFonts w:ascii="Cambria Math" w:hAnsi="Cambria Math" w:cs="Times New Roman"/>
                                      </w:rPr>
                                      <m:t>)</m:t>
                                    </m:r>
                                  </m:e>
                                  <m:sup>
                                    <m:r>
                                      <w:rPr>
                                        <w:rFonts w:ascii="Cambria Math" w:hAnsi="Cambria Math" w:cs="Times New Roman"/>
                                      </w:rPr>
                                      <m:t>2</m:t>
                                    </m:r>
                                  </m:sup>
                                </m:sSup>
                              </m:e>
                            </m:nary>
                          </m:e>
                        </m:nary>
                      </m:e>
                    </m:d>
                  </m:e>
                  <m:sup>
                    <m:f>
                      <m:fPr>
                        <m:ctrlPr>
                          <w:rPr>
                            <w:rFonts w:ascii="Cambria Math" w:hAnsi="Cambria Math" w:cs="Times New Roman"/>
                            <w:i/>
                            <w:kern w:val="2"/>
                            <w:sz w:val="22"/>
                            <w:szCs w:val="22"/>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     i=1,⋯,k</m:t>
                </m:r>
              </m:oMath>
            </m:oMathPara>
          </w:p>
          <w:p w14:paraId="5B8FB44F" w14:textId="77777777" w:rsidR="00760B19" w:rsidRPr="00D5163E" w:rsidRDefault="00760B19" w:rsidP="005718AD">
            <w:pPr>
              <w:spacing w:line="240" w:lineRule="auto"/>
              <w:rPr>
                <w:rFonts w:ascii="Times New Roman" w:eastAsia="Yu Mincho" w:hAnsi="Times New Roman" w:cs="Times New Roman"/>
              </w:rPr>
            </w:pPr>
          </w:p>
        </w:tc>
        <w:tc>
          <w:tcPr>
            <w:tcW w:w="1418" w:type="dxa"/>
          </w:tcPr>
          <w:p w14:paraId="3305300A" w14:textId="77777777" w:rsidR="00760B19" w:rsidRPr="00D5163E" w:rsidRDefault="00760B19" w:rsidP="005718AD">
            <w:pPr>
              <w:spacing w:line="240" w:lineRule="auto"/>
              <w:rPr>
                <w:rFonts w:ascii="Times New Roman" w:eastAsiaTheme="minorEastAsia" w:hAnsi="Times New Roman" w:cs="Times New Roman"/>
              </w:rPr>
            </w:pPr>
          </w:p>
          <w:p w14:paraId="6910BFCE" w14:textId="77777777" w:rsidR="00760B19" w:rsidRPr="00D5163E" w:rsidRDefault="00760B19" w:rsidP="003D22FD">
            <w:pPr>
              <w:keepNext/>
              <w:spacing w:line="240" w:lineRule="auto"/>
              <w:rPr>
                <w:rFonts w:ascii="Times New Roman" w:eastAsiaTheme="minorEastAsia" w:hAnsi="Times New Roman" w:cs="Times New Roman"/>
              </w:rPr>
            </w:pPr>
          </w:p>
        </w:tc>
      </w:tr>
    </w:tbl>
    <w:p w14:paraId="73EE8B87" w14:textId="23B1AC55" w:rsidR="00881173" w:rsidRPr="00D5163E" w:rsidRDefault="00881173" w:rsidP="00E87C23">
      <w:pPr>
        <w:spacing w:before="240"/>
        <w:ind w:firstLine="1134"/>
        <w:rPr>
          <w:rFonts w:ascii="Times New Roman" w:hAnsi="Times New Roman" w:cs="Times New Roman"/>
        </w:rPr>
      </w:pPr>
      <w:r w:rsidRPr="00D5163E">
        <w:rPr>
          <w:rFonts w:ascii="Times New Roman" w:hAnsi="Times New Roman" w:cs="Times New Roman"/>
        </w:rPr>
        <w:t xml:space="preserve">Conforme (CAMPELO </w:t>
      </w:r>
      <w:r w:rsidRPr="00D5163E">
        <w:rPr>
          <w:rFonts w:ascii="Times New Roman" w:hAnsi="Times New Roman" w:cs="Times New Roman"/>
          <w:i/>
          <w:iCs/>
        </w:rPr>
        <w:t>et al</w:t>
      </w:r>
      <w:r w:rsidRPr="00D5163E">
        <w:rPr>
          <w:rFonts w:ascii="Times New Roman" w:hAnsi="Times New Roman" w:cs="Times New Roman"/>
        </w:rPr>
        <w:t xml:space="preserve">. 2023), o próximo passo é calcular a proximidade das alternativas com relação ao ponto ideal positivo, de onde o vetor </w:t>
      </w:r>
      <m:oMath>
        <m:r>
          <w:rPr>
            <w:rFonts w:ascii="Cambria Math" w:hAnsi="Cambria Math" w:cs="Times New Roman"/>
          </w:rPr>
          <m:t xml:space="preserve">g=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d>
      </m:oMath>
      <w:r w:rsidR="00E66226" w:rsidRPr="00D5163E">
        <w:rPr>
          <w:rFonts w:ascii="Times New Roman" w:eastAsiaTheme="minorEastAsia" w:hAnsi="Times New Roman" w:cs="Times New Roman"/>
        </w:rPr>
        <w:t xml:space="preserve"> </w:t>
      </w:r>
      <w:r w:rsidRPr="00D5163E">
        <w:rPr>
          <w:rFonts w:ascii="Times New Roman" w:hAnsi="Times New Roman" w:cs="Times New Roman"/>
        </w:rPr>
        <w:t xml:space="preserve">é obtido. </w:t>
      </w:r>
    </w:p>
    <w:tbl>
      <w:tblPr>
        <w:tblStyle w:val="Tabelacomgrade"/>
        <w:tblW w:w="0" w:type="auto"/>
        <w:tblLook w:val="04A0" w:firstRow="1" w:lastRow="0" w:firstColumn="1" w:lastColumn="0" w:noHBand="0" w:noVBand="1"/>
      </w:tblPr>
      <w:tblGrid>
        <w:gridCol w:w="1271"/>
        <w:gridCol w:w="5812"/>
        <w:gridCol w:w="1701"/>
      </w:tblGrid>
      <w:tr w:rsidR="003D22FD" w:rsidRPr="00D5163E" w14:paraId="5D87FFD5" w14:textId="77777777" w:rsidTr="003D22FD">
        <w:tc>
          <w:tcPr>
            <w:tcW w:w="1271" w:type="dxa"/>
            <w:tcBorders>
              <w:top w:val="single" w:sz="4" w:space="0" w:color="auto"/>
              <w:left w:val="single" w:sz="4" w:space="0" w:color="auto"/>
              <w:bottom w:val="single" w:sz="4" w:space="0" w:color="auto"/>
              <w:right w:val="single" w:sz="4" w:space="0" w:color="auto"/>
            </w:tcBorders>
          </w:tcPr>
          <w:p w14:paraId="2E647DC7" w14:textId="77777777" w:rsidR="007D20B7" w:rsidRPr="00D5163E" w:rsidRDefault="007D20B7">
            <w:pPr>
              <w:spacing w:line="240" w:lineRule="auto"/>
              <w:rPr>
                <w:rFonts w:ascii="Times New Roman" w:hAnsi="Times New Roman" w:cs="Times New Roman"/>
              </w:rPr>
            </w:pPr>
          </w:p>
        </w:tc>
        <w:tc>
          <w:tcPr>
            <w:tcW w:w="5812" w:type="dxa"/>
            <w:tcBorders>
              <w:top w:val="single" w:sz="4" w:space="0" w:color="auto"/>
              <w:left w:val="single" w:sz="4" w:space="0" w:color="auto"/>
              <w:bottom w:val="single" w:sz="4" w:space="0" w:color="auto"/>
              <w:right w:val="single" w:sz="4" w:space="0" w:color="auto"/>
            </w:tcBorders>
            <w:hideMark/>
          </w:tcPr>
          <w:p w14:paraId="6039F61C" w14:textId="77777777" w:rsidR="007D20B7" w:rsidRPr="00D5163E" w:rsidRDefault="00000000">
            <w:pPr>
              <w:spacing w:line="240" w:lineRule="auto"/>
              <w:rPr>
                <w:rFonts w:ascii="Times New Roman" w:hAnsi="Times New Roman" w:cs="Times New Roman"/>
              </w:rPr>
            </w:pPr>
            <m:oMathPara>
              <m:oMath>
                <m:sSub>
                  <m:sSubPr>
                    <m:ctrlPr>
                      <w:rPr>
                        <w:rFonts w:ascii="Cambria Math" w:hAnsi="Cambria Math" w:cs="Times New Roman"/>
                        <w:i/>
                        <w:kern w:val="2"/>
                        <w:sz w:val="22"/>
                        <w:szCs w:val="22"/>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kern w:val="2"/>
                        <w:sz w:val="22"/>
                        <w:szCs w:val="22"/>
                      </w:rPr>
                    </m:ctrlPr>
                  </m:fPr>
                  <m:num>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num>
                  <m:den>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sSubSup>
                      <m:sSubSupPr>
                        <m:ctrlPr>
                          <w:rPr>
                            <w:rFonts w:ascii="Cambria Math" w:hAnsi="Cambria Math" w:cs="Times New Roman"/>
                            <w:i/>
                            <w:kern w:val="2"/>
                            <w:sz w:val="22"/>
                            <w:szCs w:val="22"/>
                          </w:rPr>
                        </m:ctrlPr>
                      </m:sSubSupPr>
                      <m:e>
                        <m:r>
                          <w:rPr>
                            <w:rFonts w:ascii="Cambria Math" w:hAnsi="Cambria Math" w:cs="Times New Roman"/>
                          </w:rPr>
                          <m:t>d</m:t>
                        </m:r>
                      </m:e>
                      <m:sub>
                        <m:r>
                          <w:rPr>
                            <w:rFonts w:ascii="Cambria Math" w:hAnsi="Cambria Math" w:cs="Times New Roman"/>
                          </w:rPr>
                          <m:t>i</m:t>
                        </m:r>
                      </m:sub>
                      <m:sup>
                        <m:r>
                          <w:rPr>
                            <w:rFonts w:ascii="Cambria Math" w:hAnsi="Cambria Math" w:cs="Times New Roman"/>
                          </w:rPr>
                          <m:t>-</m:t>
                        </m:r>
                      </m:sup>
                    </m:sSubSup>
                  </m:den>
                </m:f>
                <m:r>
                  <w:rPr>
                    <w:rFonts w:ascii="Cambria Math" w:hAnsi="Cambria Math" w:cs="Times New Roman"/>
                  </w:rPr>
                  <m:t>,   i=1,⋯,k</m:t>
                </m:r>
              </m:oMath>
            </m:oMathPara>
          </w:p>
        </w:tc>
        <w:tc>
          <w:tcPr>
            <w:tcW w:w="1701" w:type="dxa"/>
            <w:tcBorders>
              <w:top w:val="single" w:sz="4" w:space="0" w:color="auto"/>
              <w:left w:val="single" w:sz="4" w:space="0" w:color="auto"/>
              <w:bottom w:val="single" w:sz="4" w:space="0" w:color="auto"/>
              <w:right w:val="single" w:sz="4" w:space="0" w:color="auto"/>
            </w:tcBorders>
          </w:tcPr>
          <w:p w14:paraId="2AA38091" w14:textId="2D6F36C5" w:rsidR="007D20B7" w:rsidRPr="00D5163E" w:rsidRDefault="003D22FD" w:rsidP="003D22FD">
            <w:pPr>
              <w:pStyle w:val="Legenda"/>
              <w:jc w:val="right"/>
              <w:rPr>
                <w:rFonts w:ascii="Times New Roman" w:hAnsi="Times New Roman" w:cs="Times New Roman"/>
                <w:color w:val="auto"/>
                <w:sz w:val="20"/>
                <w:szCs w:val="20"/>
              </w:rPr>
            </w:pPr>
            <w:bookmarkStart w:id="62" w:name="_Ref168868519"/>
            <w:r w:rsidRPr="00D5163E">
              <w:rPr>
                <w:rFonts w:ascii="Times New Roman" w:hAnsi="Times New Roman" w:cs="Times New Roman"/>
                <w:color w:val="auto"/>
                <w:sz w:val="20"/>
                <w:szCs w:val="20"/>
              </w:rPr>
              <w:t>(</w:t>
            </w:r>
            <w:r w:rsidRPr="00D5163E">
              <w:rPr>
                <w:rFonts w:ascii="Times New Roman" w:hAnsi="Times New Roman" w:cs="Times New Roman"/>
                <w:color w:val="auto"/>
                <w:sz w:val="20"/>
                <w:szCs w:val="20"/>
              </w:rPr>
              <w:fldChar w:fldCharType="begin"/>
            </w:r>
            <w:r w:rsidRPr="00D5163E">
              <w:rPr>
                <w:rFonts w:ascii="Times New Roman" w:hAnsi="Times New Roman" w:cs="Times New Roman"/>
                <w:color w:val="auto"/>
                <w:sz w:val="20"/>
                <w:szCs w:val="20"/>
              </w:rPr>
              <w:instrText xml:space="preserve"> SEQ Equação \* ARABIC </w:instrText>
            </w:r>
            <w:r w:rsidRPr="00D5163E">
              <w:rPr>
                <w:rFonts w:ascii="Times New Roman" w:hAnsi="Times New Roman" w:cs="Times New Roman"/>
                <w:color w:val="auto"/>
                <w:sz w:val="20"/>
                <w:szCs w:val="20"/>
              </w:rPr>
              <w:fldChar w:fldCharType="separate"/>
            </w:r>
            <w:r w:rsidR="00BF7556" w:rsidRPr="00D5163E">
              <w:rPr>
                <w:rFonts w:ascii="Times New Roman" w:hAnsi="Times New Roman" w:cs="Times New Roman"/>
                <w:noProof/>
                <w:color w:val="auto"/>
                <w:sz w:val="20"/>
                <w:szCs w:val="20"/>
              </w:rPr>
              <w:t>18</w:t>
            </w:r>
            <w:r w:rsidRPr="00D5163E">
              <w:rPr>
                <w:rFonts w:ascii="Times New Roman" w:hAnsi="Times New Roman" w:cs="Times New Roman"/>
                <w:color w:val="auto"/>
                <w:sz w:val="20"/>
                <w:szCs w:val="20"/>
              </w:rPr>
              <w:fldChar w:fldCharType="end"/>
            </w:r>
            <w:r w:rsidRPr="00D5163E">
              <w:rPr>
                <w:rFonts w:ascii="Times New Roman" w:hAnsi="Times New Roman" w:cs="Times New Roman"/>
                <w:color w:val="auto"/>
                <w:sz w:val="20"/>
                <w:szCs w:val="20"/>
              </w:rPr>
              <w:t>)</w:t>
            </w:r>
            <w:bookmarkEnd w:id="62"/>
          </w:p>
        </w:tc>
      </w:tr>
    </w:tbl>
    <w:p w14:paraId="53E9B313" w14:textId="2AD9590A" w:rsidR="007D20B7" w:rsidRPr="00D5163E" w:rsidRDefault="007E648E" w:rsidP="005745B1">
      <w:pPr>
        <w:spacing w:before="240"/>
        <w:ind w:firstLine="1134"/>
        <w:rPr>
          <w:rFonts w:ascii="Times New Roman" w:hAnsi="Times New Roman" w:cs="Times New Roman"/>
        </w:rPr>
      </w:pPr>
      <w:r w:rsidRPr="00D5163E">
        <w:rPr>
          <w:rFonts w:ascii="Times New Roman" w:hAnsi="Times New Roman" w:cs="Times New Roman"/>
        </w:rPr>
        <w:t>A a</w:t>
      </w:r>
      <w:r w:rsidR="001D3778" w:rsidRPr="00D5163E">
        <w:rPr>
          <w:rFonts w:ascii="Times New Roman" w:hAnsi="Times New Roman" w:cs="Times New Roman"/>
        </w:rPr>
        <w:t xml:space="preserve">presenta graficamente como é realizado a metodologia proposta em </w:t>
      </w:r>
      <w:r w:rsidR="00E66226" w:rsidRPr="00D5163E">
        <w:rPr>
          <w:rFonts w:ascii="Times New Roman" w:hAnsi="Times New Roman" w:cs="Times New Roman"/>
        </w:rPr>
        <w:t>(</w:t>
      </w:r>
      <w:r w:rsidR="001D3778" w:rsidRPr="00D5163E">
        <w:rPr>
          <w:rFonts w:ascii="Times New Roman" w:hAnsi="Times New Roman" w:cs="Times New Roman"/>
        </w:rPr>
        <w:t xml:space="preserve">CAMPELO </w:t>
      </w:r>
      <w:r w:rsidR="001D3778" w:rsidRPr="00D5163E">
        <w:rPr>
          <w:rFonts w:ascii="Times New Roman" w:hAnsi="Times New Roman" w:cs="Times New Roman"/>
          <w:i/>
          <w:iCs/>
        </w:rPr>
        <w:t>et al</w:t>
      </w:r>
      <w:r w:rsidR="001D3778" w:rsidRPr="00D5163E">
        <w:rPr>
          <w:rFonts w:ascii="Times New Roman" w:hAnsi="Times New Roman" w:cs="Times New Roman"/>
        </w:rPr>
        <w:t>. 2023</w:t>
      </w:r>
      <w:r w:rsidR="00E66226" w:rsidRPr="00D5163E">
        <w:rPr>
          <w:rFonts w:ascii="Times New Roman" w:hAnsi="Times New Roman" w:cs="Times New Roman"/>
        </w:rPr>
        <w:t>)</w:t>
      </w:r>
      <w:r w:rsidR="001D3778" w:rsidRPr="00D5163E">
        <w:rPr>
          <w:rFonts w:ascii="Times New Roman" w:hAnsi="Times New Roman" w:cs="Times New Roman"/>
        </w:rPr>
        <w:t xml:space="preserve">. A consideração do elemento temporal permite identificar tendências, regularidades, irregularidades de cada quinteto ao longo da temporada e a composição que </w:t>
      </w:r>
      <w:r w:rsidR="001D3778" w:rsidRPr="00D5163E">
        <w:rPr>
          <w:rFonts w:ascii="Times New Roman" w:hAnsi="Times New Roman" w:cs="Times New Roman"/>
        </w:rPr>
        <w:lastRenderedPageBreak/>
        <w:t>melhor se adapta com a tomada de decisão do treinador, desempenham um papel fundamental na compreensão do potencial de seu desempenho</w:t>
      </w:r>
      <w:r w:rsidR="00881173" w:rsidRPr="00D5163E">
        <w:rPr>
          <w:rFonts w:ascii="Times New Roman" w:hAnsi="Times New Roman" w:cs="Times New Roman"/>
        </w:rPr>
        <w:t xml:space="preserve">. </w:t>
      </w:r>
    </w:p>
    <w:p w14:paraId="183266A2" w14:textId="77777777" w:rsidR="007E648E" w:rsidRPr="00D5163E" w:rsidRDefault="005745B1" w:rsidP="007E648E">
      <w:pPr>
        <w:keepNext/>
        <w:rPr>
          <w:rFonts w:ascii="Times New Roman" w:hAnsi="Times New Roman" w:cs="Times New Roman"/>
        </w:rPr>
      </w:pPr>
      <w:r w:rsidRPr="00D5163E">
        <w:rPr>
          <w:rFonts w:ascii="Times New Roman" w:hAnsi="Times New Roman" w:cs="Times New Roman"/>
          <w:noProof/>
        </w:rPr>
        <w:drawing>
          <wp:inline distT="0" distB="0" distL="0" distR="0" wp14:anchorId="6DF7383D" wp14:editId="2625BEF8">
            <wp:extent cx="5112385" cy="14389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2385" cy="1438910"/>
                    </a:xfrm>
                    <a:prstGeom prst="rect">
                      <a:avLst/>
                    </a:prstGeom>
                    <a:noFill/>
                    <a:ln>
                      <a:noFill/>
                    </a:ln>
                  </pic:spPr>
                </pic:pic>
              </a:graphicData>
            </a:graphic>
          </wp:inline>
        </w:drawing>
      </w:r>
    </w:p>
    <w:p w14:paraId="40356716" w14:textId="61761757" w:rsidR="005745B1" w:rsidRPr="00D5163E" w:rsidRDefault="007E648E" w:rsidP="00A24B8C">
      <w:pPr>
        <w:pStyle w:val="Legenda"/>
        <w:jc w:val="center"/>
        <w:rPr>
          <w:rFonts w:ascii="Times New Roman" w:hAnsi="Times New Roman" w:cs="Times New Roman"/>
          <w:i w:val="0"/>
          <w:iCs w:val="0"/>
          <w:color w:val="auto"/>
        </w:rPr>
      </w:pPr>
      <w:bookmarkStart w:id="63" w:name="_Toc168239605"/>
      <w:bookmarkStart w:id="64" w:name="_Toc172630450"/>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002D468F" w:rsidRPr="00D5163E">
        <w:rPr>
          <w:rFonts w:ascii="Times New Roman" w:hAnsi="Times New Roman" w:cs="Times New Roman"/>
          <w:i w:val="0"/>
          <w:iCs w:val="0"/>
          <w:noProof/>
          <w:color w:val="auto"/>
        </w:rPr>
        <w:t>5</w:t>
      </w:r>
      <w:r w:rsidRPr="00D5163E">
        <w:rPr>
          <w:rFonts w:ascii="Times New Roman" w:hAnsi="Times New Roman" w:cs="Times New Roman"/>
          <w:i w:val="0"/>
          <w:iCs w:val="0"/>
          <w:color w:val="auto"/>
        </w:rPr>
        <w:fldChar w:fldCharType="end"/>
      </w:r>
      <w:r w:rsidRPr="00D5163E">
        <w:rPr>
          <w:rFonts w:ascii="Times New Roman" w:hAnsi="Times New Roman" w:cs="Times New Roman"/>
          <w:i w:val="0"/>
          <w:iCs w:val="0"/>
          <w:color w:val="auto"/>
        </w:rPr>
        <w:t xml:space="preserve">- </w:t>
      </w:r>
      <w:r w:rsidR="00DA3B11" w:rsidRPr="00D5163E">
        <w:rPr>
          <w:rFonts w:ascii="Times New Roman" w:hAnsi="Times New Roman" w:cs="Times New Roman"/>
          <w:i w:val="0"/>
          <w:iCs w:val="0"/>
          <w:color w:val="auto"/>
        </w:rPr>
        <w:t xml:space="preserve">Figura representativa da </w:t>
      </w:r>
      <w:r w:rsidRPr="00D5163E">
        <w:rPr>
          <w:rFonts w:ascii="Times New Roman" w:hAnsi="Times New Roman" w:cs="Times New Roman"/>
          <w:i w:val="0"/>
          <w:iCs w:val="0"/>
          <w:color w:val="auto"/>
        </w:rPr>
        <w:t>metodologia proposta</w:t>
      </w:r>
      <w:r w:rsidR="00DA3B11" w:rsidRPr="00D5163E">
        <w:rPr>
          <w:rFonts w:ascii="Times New Roman" w:hAnsi="Times New Roman" w:cs="Times New Roman"/>
          <w:i w:val="0"/>
          <w:iCs w:val="0"/>
          <w:color w:val="auto"/>
        </w:rPr>
        <w:t xml:space="preserve"> por </w:t>
      </w:r>
      <w:r w:rsidRPr="00D5163E">
        <w:rPr>
          <w:rFonts w:ascii="Times New Roman" w:hAnsi="Times New Roman" w:cs="Times New Roman"/>
          <w:i w:val="0"/>
          <w:iCs w:val="0"/>
          <w:color w:val="auto"/>
        </w:rPr>
        <w:t xml:space="preserve">(CAMPELO </w:t>
      </w:r>
      <w:r w:rsidRPr="00D5163E">
        <w:rPr>
          <w:rFonts w:ascii="Times New Roman" w:hAnsi="Times New Roman" w:cs="Times New Roman"/>
          <w:color w:val="auto"/>
        </w:rPr>
        <w:t>et al</w:t>
      </w:r>
      <w:r w:rsidRPr="00D5163E">
        <w:rPr>
          <w:rFonts w:ascii="Times New Roman" w:hAnsi="Times New Roman" w:cs="Times New Roman"/>
          <w:i w:val="0"/>
          <w:iCs w:val="0"/>
          <w:color w:val="auto"/>
        </w:rPr>
        <w:t>. 2023).</w:t>
      </w:r>
      <w:bookmarkEnd w:id="63"/>
      <w:bookmarkEnd w:id="64"/>
    </w:p>
    <w:p w14:paraId="6F2D053A" w14:textId="69281EB7" w:rsidR="004D1400" w:rsidRPr="00D5163E" w:rsidRDefault="004241EF" w:rsidP="00BA76B5">
      <w:pPr>
        <w:spacing w:before="240"/>
        <w:ind w:firstLine="1134"/>
        <w:rPr>
          <w:rFonts w:ascii="Times New Roman" w:hAnsi="Times New Roman" w:cs="Times New Roman"/>
        </w:rPr>
      </w:pPr>
      <w:r w:rsidRPr="00D5163E">
        <w:rPr>
          <w:rFonts w:ascii="Times New Roman" w:hAnsi="Times New Roman" w:cs="Times New Roman"/>
        </w:rPr>
        <w:t>Na Tabela 1, apresenta a estrutura final do ordenamento dos quintetos, nela apresenta a Posição do ordenamento, a pontuação obtida</w:t>
      </w:r>
      <w:r w:rsidR="00C713C2" w:rsidRPr="00D5163E">
        <w:rPr>
          <w:rFonts w:ascii="Times New Roman" w:hAnsi="Times New Roman" w:cs="Times New Roman"/>
        </w:rPr>
        <w:t xml:space="preserve"> em </w:t>
      </w:r>
      <m:oMath>
        <m:r>
          <w:rPr>
            <w:rFonts w:ascii="Cambria Math" w:hAnsi="Cambria Math" w:cs="Times New Roman"/>
          </w:rPr>
          <m:t>g</m:t>
        </m:r>
      </m:oMath>
      <w:r w:rsidRPr="00D5163E">
        <w:rPr>
          <w:rFonts w:ascii="Times New Roman" w:hAnsi="Times New Roman" w:cs="Times New Roman"/>
        </w:rPr>
        <w:t xml:space="preserve"> </w:t>
      </w:r>
      <w:r w:rsidR="00AA116D" w:rsidRPr="00D5163E">
        <w:rPr>
          <w:rFonts w:ascii="Times New Roman" w:hAnsi="Times New Roman" w:cs="Times New Roman"/>
        </w:rPr>
        <w:fldChar w:fldCharType="begin"/>
      </w:r>
      <w:r w:rsidR="00AA116D" w:rsidRPr="00D5163E">
        <w:rPr>
          <w:rFonts w:ascii="Times New Roman" w:hAnsi="Times New Roman" w:cs="Times New Roman"/>
        </w:rPr>
        <w:instrText xml:space="preserve"> REF _Ref168868519 \h </w:instrText>
      </w:r>
      <w:r w:rsidR="00D5163E">
        <w:rPr>
          <w:rFonts w:ascii="Times New Roman" w:hAnsi="Times New Roman" w:cs="Times New Roman"/>
        </w:rPr>
        <w:instrText xml:space="preserve"> \* MERGEFORMAT </w:instrText>
      </w:r>
      <w:r w:rsidR="00AA116D" w:rsidRPr="00D5163E">
        <w:rPr>
          <w:rFonts w:ascii="Times New Roman" w:hAnsi="Times New Roman" w:cs="Times New Roman"/>
        </w:rPr>
      </w:r>
      <w:r w:rsidR="00AA116D" w:rsidRPr="00D5163E">
        <w:rPr>
          <w:rFonts w:ascii="Times New Roman" w:hAnsi="Times New Roman" w:cs="Times New Roman"/>
        </w:rPr>
        <w:fldChar w:fldCharType="separate"/>
      </w:r>
      <w:r w:rsidR="00BF7556" w:rsidRPr="00D5163E">
        <w:rPr>
          <w:rFonts w:ascii="Times New Roman" w:hAnsi="Times New Roman" w:cs="Times New Roman"/>
          <w:sz w:val="20"/>
          <w:szCs w:val="20"/>
        </w:rPr>
        <w:t>(</w:t>
      </w:r>
      <w:r w:rsidR="00BF7556" w:rsidRPr="00D5163E">
        <w:rPr>
          <w:rFonts w:ascii="Times New Roman" w:hAnsi="Times New Roman" w:cs="Times New Roman"/>
          <w:noProof/>
          <w:sz w:val="20"/>
          <w:szCs w:val="20"/>
        </w:rPr>
        <w:t>18</w:t>
      </w:r>
      <w:r w:rsidR="00BF7556" w:rsidRPr="00D5163E">
        <w:rPr>
          <w:rFonts w:ascii="Times New Roman" w:hAnsi="Times New Roman" w:cs="Times New Roman"/>
          <w:sz w:val="20"/>
          <w:szCs w:val="20"/>
        </w:rPr>
        <w:t>)</w:t>
      </w:r>
      <w:r w:rsidR="00AA116D" w:rsidRPr="00D5163E">
        <w:rPr>
          <w:rFonts w:ascii="Times New Roman" w:hAnsi="Times New Roman" w:cs="Times New Roman"/>
        </w:rPr>
        <w:fldChar w:fldCharType="end"/>
      </w:r>
      <w:r w:rsidR="00AA116D" w:rsidRPr="00D5163E">
        <w:rPr>
          <w:rFonts w:ascii="Times New Roman" w:hAnsi="Times New Roman" w:cs="Times New Roman"/>
        </w:rPr>
        <w:t xml:space="preserve"> </w:t>
      </w:r>
      <w:r w:rsidRPr="00D5163E">
        <w:rPr>
          <w:rFonts w:ascii="Times New Roman" w:hAnsi="Times New Roman" w:cs="Times New Roman"/>
        </w:rPr>
        <w:t>e os nomes dos cinco jogadores que fazem parte daquele quinteto</w:t>
      </w:r>
      <w:r w:rsidR="00BA76B5" w:rsidRPr="00D5163E">
        <w:rPr>
          <w:rFonts w:ascii="Times New Roman" w:hAnsi="Times New Roman" w:cs="Times New Roman"/>
        </w:rPr>
        <w:t>.</w:t>
      </w:r>
    </w:p>
    <w:p w14:paraId="4F7FF2CC" w14:textId="6D24187F" w:rsidR="00BA76B5" w:rsidRPr="00D5163E" w:rsidRDefault="00BA76B5" w:rsidP="00AA116D">
      <w:pPr>
        <w:ind w:firstLine="0"/>
        <w:rPr>
          <w:rFonts w:ascii="Times New Roman" w:hAnsi="Times New Roman" w:cs="Times New Roman"/>
        </w:rPr>
      </w:pPr>
    </w:p>
    <w:p w14:paraId="1598763A" w14:textId="7EE72F85" w:rsidR="00F051E6" w:rsidRPr="00D5163E" w:rsidRDefault="00F051E6" w:rsidP="00F051E6">
      <w:pPr>
        <w:pStyle w:val="Legenda"/>
        <w:keepNext/>
        <w:rPr>
          <w:rFonts w:ascii="Times New Roman" w:hAnsi="Times New Roman" w:cs="Times New Roman"/>
          <w:i w:val="0"/>
          <w:iCs w:val="0"/>
          <w:color w:val="auto"/>
          <w:sz w:val="22"/>
          <w:szCs w:val="22"/>
        </w:rPr>
      </w:pPr>
      <w:bookmarkStart w:id="65" w:name="_Toc174427673"/>
      <w:r w:rsidRPr="00D5163E">
        <w:rPr>
          <w:rFonts w:ascii="Times New Roman" w:hAnsi="Times New Roman" w:cs="Times New Roman"/>
          <w:i w:val="0"/>
          <w:iCs w:val="0"/>
          <w:color w:val="auto"/>
          <w:sz w:val="22"/>
          <w:szCs w:val="22"/>
        </w:rPr>
        <w:t xml:space="preserve">Tabela </w:t>
      </w:r>
      <w:r w:rsidRPr="00D5163E">
        <w:rPr>
          <w:rFonts w:ascii="Times New Roman" w:hAnsi="Times New Roman" w:cs="Times New Roman"/>
          <w:i w:val="0"/>
          <w:iCs w:val="0"/>
          <w:color w:val="auto"/>
          <w:sz w:val="22"/>
          <w:szCs w:val="22"/>
        </w:rPr>
        <w:fldChar w:fldCharType="begin"/>
      </w:r>
      <w:r w:rsidRPr="00D5163E">
        <w:rPr>
          <w:rFonts w:ascii="Times New Roman" w:hAnsi="Times New Roman" w:cs="Times New Roman"/>
          <w:i w:val="0"/>
          <w:iCs w:val="0"/>
          <w:color w:val="auto"/>
          <w:sz w:val="22"/>
          <w:szCs w:val="22"/>
        </w:rPr>
        <w:instrText xml:space="preserve"> SEQ Tabela \* ARABIC </w:instrText>
      </w:r>
      <w:r w:rsidRPr="00D5163E">
        <w:rPr>
          <w:rFonts w:ascii="Times New Roman" w:hAnsi="Times New Roman" w:cs="Times New Roman"/>
          <w:i w:val="0"/>
          <w:iCs w:val="0"/>
          <w:color w:val="auto"/>
          <w:sz w:val="22"/>
          <w:szCs w:val="22"/>
        </w:rPr>
        <w:fldChar w:fldCharType="separate"/>
      </w:r>
      <w:r w:rsidR="00801CF9" w:rsidRPr="00D5163E">
        <w:rPr>
          <w:rFonts w:ascii="Times New Roman" w:hAnsi="Times New Roman" w:cs="Times New Roman"/>
          <w:i w:val="0"/>
          <w:iCs w:val="0"/>
          <w:noProof/>
          <w:color w:val="auto"/>
          <w:sz w:val="22"/>
          <w:szCs w:val="22"/>
        </w:rPr>
        <w:t>2</w:t>
      </w:r>
      <w:r w:rsidRPr="00D5163E">
        <w:rPr>
          <w:rFonts w:ascii="Times New Roman" w:hAnsi="Times New Roman" w:cs="Times New Roman"/>
          <w:i w:val="0"/>
          <w:iCs w:val="0"/>
          <w:color w:val="auto"/>
          <w:sz w:val="22"/>
          <w:szCs w:val="22"/>
        </w:rPr>
        <w:fldChar w:fldCharType="end"/>
      </w:r>
      <w:r w:rsidRPr="00D5163E">
        <w:rPr>
          <w:rFonts w:ascii="Times New Roman" w:hAnsi="Times New Roman" w:cs="Times New Roman"/>
          <w:i w:val="0"/>
          <w:iCs w:val="0"/>
          <w:color w:val="auto"/>
          <w:sz w:val="22"/>
          <w:szCs w:val="22"/>
        </w:rPr>
        <w:t xml:space="preserve"> </w:t>
      </w:r>
      <w:r w:rsidR="00B0469A" w:rsidRPr="00D5163E">
        <w:rPr>
          <w:rFonts w:ascii="Times New Roman" w:hAnsi="Times New Roman" w:cs="Times New Roman"/>
          <w:i w:val="0"/>
          <w:iCs w:val="0"/>
          <w:color w:val="auto"/>
          <w:sz w:val="22"/>
          <w:szCs w:val="22"/>
        </w:rPr>
        <w:t>–</w:t>
      </w:r>
      <w:r w:rsidRPr="00D5163E">
        <w:rPr>
          <w:rFonts w:ascii="Times New Roman" w:hAnsi="Times New Roman" w:cs="Times New Roman"/>
          <w:i w:val="0"/>
          <w:iCs w:val="0"/>
          <w:color w:val="auto"/>
          <w:sz w:val="22"/>
          <w:szCs w:val="22"/>
        </w:rPr>
        <w:t xml:space="preserve"> </w:t>
      </w:r>
      <w:r w:rsidR="004262C8" w:rsidRPr="00D5163E">
        <w:rPr>
          <w:rFonts w:ascii="Times New Roman" w:hAnsi="Times New Roman" w:cs="Times New Roman"/>
          <w:i w:val="0"/>
          <w:iCs w:val="0"/>
          <w:color w:val="auto"/>
          <w:sz w:val="22"/>
          <w:szCs w:val="22"/>
        </w:rPr>
        <w:t>Exemplo do resultado do o</w:t>
      </w:r>
      <w:r w:rsidR="00B0469A" w:rsidRPr="00D5163E">
        <w:rPr>
          <w:rFonts w:ascii="Times New Roman" w:hAnsi="Times New Roman" w:cs="Times New Roman"/>
          <w:i w:val="0"/>
          <w:iCs w:val="0"/>
          <w:color w:val="auto"/>
          <w:sz w:val="22"/>
          <w:szCs w:val="22"/>
        </w:rPr>
        <w:t xml:space="preserve">rdenamento </w:t>
      </w:r>
      <w:r w:rsidR="004262C8" w:rsidRPr="00D5163E">
        <w:rPr>
          <w:rFonts w:ascii="Times New Roman" w:hAnsi="Times New Roman" w:cs="Times New Roman"/>
          <w:i w:val="0"/>
          <w:iCs w:val="0"/>
          <w:color w:val="auto"/>
          <w:sz w:val="22"/>
          <w:szCs w:val="22"/>
        </w:rPr>
        <w:t xml:space="preserve">dos cinco melhore </w:t>
      </w:r>
      <w:r w:rsidR="00B0469A" w:rsidRPr="00D5163E">
        <w:rPr>
          <w:rFonts w:ascii="Times New Roman" w:hAnsi="Times New Roman" w:cs="Times New Roman"/>
          <w:i w:val="0"/>
          <w:iCs w:val="0"/>
          <w:color w:val="auto"/>
          <w:sz w:val="22"/>
          <w:szCs w:val="22"/>
        </w:rPr>
        <w:t>quintetos pelo método de (CAMPELO et al. 2023)</w:t>
      </w:r>
      <w:bookmarkEnd w:id="65"/>
    </w:p>
    <w:tbl>
      <w:tblPr>
        <w:tblW w:w="9416" w:type="dxa"/>
        <w:jc w:val="center"/>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
      <w:tblGrid>
        <w:gridCol w:w="1487"/>
        <w:gridCol w:w="1794"/>
        <w:gridCol w:w="6135"/>
      </w:tblGrid>
      <w:tr w:rsidR="00D56F5A" w:rsidRPr="00D5163E" w14:paraId="4A57D4FB"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C06DC75" w14:textId="77777777" w:rsidR="00D56F5A" w:rsidRPr="00D5163E" w:rsidRDefault="00D56F5A" w:rsidP="005718AD">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Posição</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E443A8F" w14:textId="77777777" w:rsidR="00D56F5A" w:rsidRPr="00D5163E" w:rsidRDefault="00D56F5A" w:rsidP="005718AD">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Pontuação</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A8779C8" w14:textId="77777777" w:rsidR="00D56F5A" w:rsidRPr="00D5163E" w:rsidRDefault="00D56F5A" w:rsidP="005718AD">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Quinteto</w:t>
            </w:r>
          </w:p>
        </w:tc>
      </w:tr>
      <w:tr w:rsidR="00D56F5A" w:rsidRPr="00D5163E" w14:paraId="63B9B4CC"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6928D88"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F4C66E8"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0,5934</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114BD95"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 xml:space="preserve">Y. Mateus dos Santos, M. Vieira de Sousa, L. Demetrio,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r>
      <w:tr w:rsidR="00D56F5A" w:rsidRPr="00D5163E" w14:paraId="1D0AF6E8"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659F4BC"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40ECF74"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0,5762</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73951FB"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 xml:space="preserve">Y. Mateus dos Santos,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r>
      <w:tr w:rsidR="00D56F5A" w:rsidRPr="00D5163E" w14:paraId="520AE295"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8AEEB43"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3</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9844007"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0,5706</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19952D0"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Y. Mateus dos Santos, M. Vieira de Sousa, L. Demetrio, R. Ferreira de Sousa, L. Martinez'</w:t>
            </w:r>
          </w:p>
        </w:tc>
      </w:tr>
      <w:tr w:rsidR="00D56F5A" w:rsidRPr="00D5163E" w14:paraId="5DD17140"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6A352FC"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4</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2B353C1"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0,5478</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4A0F484"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 xml:space="preserve">Y. Mateus dos Santos, L. Agustin Gonzalez, J. Luz dos Santos, L. Demetrio,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r>
      <w:tr w:rsidR="00D56F5A" w:rsidRPr="00D5163E" w14:paraId="19D738A7" w14:textId="77777777" w:rsidTr="000330B6">
        <w:trPr>
          <w:trHeight w:val="240"/>
          <w:jc w:val="center"/>
        </w:trPr>
        <w:tc>
          <w:tcPr>
            <w:tcW w:w="148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6F2837C"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5</w:t>
            </w:r>
          </w:p>
        </w:tc>
        <w:tc>
          <w:tcPr>
            <w:tcW w:w="1794"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0AB00B7"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0,5439</w:t>
            </w:r>
          </w:p>
        </w:tc>
        <w:tc>
          <w:tcPr>
            <w:tcW w:w="6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B475010" w14:textId="77777777" w:rsidR="00D56F5A" w:rsidRPr="00D5163E" w:rsidRDefault="00D56F5A" w:rsidP="005718AD">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 xml:space="preserve">Y. Mateus dos Santos, L. Agustin Gonzalez,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r>
    </w:tbl>
    <w:p w14:paraId="1BBB8BC1" w14:textId="77777777" w:rsidR="00FB380E" w:rsidRPr="00D5163E" w:rsidRDefault="00FB380E">
      <w:pPr>
        <w:suppressAutoHyphens w:val="0"/>
        <w:spacing w:after="200" w:line="276" w:lineRule="auto"/>
        <w:ind w:firstLine="0"/>
        <w:jc w:val="left"/>
        <w:rPr>
          <w:rFonts w:ascii="Times New Roman" w:hAnsi="Times New Roman" w:cs="Times New Roman"/>
          <w:b/>
          <w:bCs/>
          <w:sz w:val="32"/>
          <w:szCs w:val="32"/>
        </w:rPr>
      </w:pPr>
      <w:r w:rsidRPr="00D5163E">
        <w:rPr>
          <w:rFonts w:ascii="Times New Roman" w:hAnsi="Times New Roman" w:cs="Times New Roman"/>
          <w:b/>
          <w:bCs/>
          <w:sz w:val="32"/>
          <w:szCs w:val="32"/>
        </w:rPr>
        <w:br w:type="page"/>
      </w:r>
    </w:p>
    <w:p w14:paraId="1DBB80CE" w14:textId="5243C455" w:rsidR="004255DE" w:rsidRPr="00D5163E" w:rsidRDefault="004255DE" w:rsidP="004255DE">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 xml:space="preserve">Capítulo </w:t>
      </w:r>
      <w:r w:rsidR="00FB380E" w:rsidRPr="00D5163E">
        <w:rPr>
          <w:rFonts w:ascii="Times New Roman" w:hAnsi="Times New Roman" w:cs="Times New Roman"/>
          <w:b/>
          <w:bCs/>
          <w:sz w:val="32"/>
          <w:szCs w:val="32"/>
        </w:rPr>
        <w:t>4</w:t>
      </w:r>
    </w:p>
    <w:p w14:paraId="55D7FF18" w14:textId="609ED9DE" w:rsidR="0035009B" w:rsidRPr="00D5163E" w:rsidRDefault="00FB380E" w:rsidP="0035009B">
      <w:pPr>
        <w:pStyle w:val="Ttulo1"/>
        <w:rPr>
          <w:rFonts w:ascii="Times New Roman" w:hAnsi="Times New Roman" w:cs="Times New Roman"/>
        </w:rPr>
      </w:pPr>
      <w:bookmarkStart w:id="66" w:name="_Toc174427665"/>
      <w:r w:rsidRPr="00D5163E">
        <w:rPr>
          <w:rFonts w:ascii="Times New Roman" w:hAnsi="Times New Roman" w:cs="Times New Roman"/>
        </w:rPr>
        <w:t>Resultados e Discussã</w:t>
      </w:r>
      <w:r w:rsidR="0035009B" w:rsidRPr="00D5163E">
        <w:rPr>
          <w:rFonts w:ascii="Times New Roman" w:hAnsi="Times New Roman" w:cs="Times New Roman"/>
        </w:rPr>
        <w:t>o</w:t>
      </w:r>
      <w:bookmarkEnd w:id="66"/>
    </w:p>
    <w:p w14:paraId="1A9B4A22" w14:textId="72BEF98D" w:rsidR="003B3CC7" w:rsidRPr="00D5163E" w:rsidRDefault="00E5475D" w:rsidP="005F741C">
      <w:pPr>
        <w:spacing w:before="240"/>
        <w:ind w:firstLine="1134"/>
        <w:rPr>
          <w:rFonts w:ascii="Times New Roman" w:hAnsi="Times New Roman" w:cs="Times New Roman"/>
          <w:color w:val="111111"/>
          <w:shd w:val="clear" w:color="auto" w:fill="FFFFFF"/>
        </w:rPr>
      </w:pPr>
      <w:r w:rsidRPr="00D5163E">
        <w:rPr>
          <w:rFonts w:ascii="Times New Roman" w:hAnsi="Times New Roman" w:cs="Times New Roman"/>
        </w:rPr>
        <w:t xml:space="preserve">Neste capítulo, </w:t>
      </w:r>
      <w:r w:rsidR="00616C38" w:rsidRPr="00D5163E">
        <w:rPr>
          <w:rFonts w:ascii="Times New Roman" w:hAnsi="Times New Roman" w:cs="Times New Roman"/>
        </w:rPr>
        <w:t xml:space="preserve">são </w:t>
      </w:r>
      <w:r w:rsidRPr="00D5163E">
        <w:rPr>
          <w:rFonts w:ascii="Times New Roman" w:hAnsi="Times New Roman" w:cs="Times New Roman"/>
        </w:rPr>
        <w:t xml:space="preserve">apresentados os resultados </w:t>
      </w:r>
      <w:r w:rsidR="005E7BA3" w:rsidRPr="00D5163E">
        <w:rPr>
          <w:rFonts w:ascii="Times New Roman" w:hAnsi="Times New Roman" w:cs="Times New Roman"/>
        </w:rPr>
        <w:t>da aplicação</w:t>
      </w:r>
      <w:r w:rsidR="00CB73E2" w:rsidRPr="00D5163E">
        <w:rPr>
          <w:rFonts w:ascii="Times New Roman" w:hAnsi="Times New Roman" w:cs="Times New Roman"/>
        </w:rPr>
        <w:t xml:space="preserve"> do método de MCDA</w:t>
      </w:r>
      <w:r w:rsidR="006F7E5A" w:rsidRPr="00D5163E">
        <w:rPr>
          <w:rFonts w:ascii="Times New Roman" w:hAnsi="Times New Roman" w:cs="Times New Roman"/>
        </w:rPr>
        <w:t>,</w:t>
      </w:r>
      <w:r w:rsidR="0006220B" w:rsidRPr="00D5163E">
        <w:rPr>
          <w:rFonts w:ascii="Times New Roman" w:hAnsi="Times New Roman" w:cs="Times New Roman"/>
        </w:rPr>
        <w:t xml:space="preserve"> </w:t>
      </w:r>
      <w:r w:rsidR="006F7E5A" w:rsidRPr="00D5163E">
        <w:rPr>
          <w:rFonts w:ascii="Times New Roman" w:hAnsi="Times New Roman" w:cs="Times New Roman"/>
          <w:shd w:val="clear" w:color="auto" w:fill="FFFFFF"/>
        </w:rPr>
        <w:t xml:space="preserve">levando em consideração os aspectos temporais. </w:t>
      </w:r>
      <w:r w:rsidR="00C86B4B" w:rsidRPr="00D5163E">
        <w:rPr>
          <w:rFonts w:ascii="Times New Roman" w:hAnsi="Times New Roman" w:cs="Times New Roman"/>
          <w:shd w:val="clear" w:color="auto" w:fill="FFFFFF"/>
        </w:rPr>
        <w:t>Primeiramente s</w:t>
      </w:r>
      <w:r w:rsidR="006F7E5A" w:rsidRPr="00D5163E">
        <w:rPr>
          <w:rFonts w:ascii="Times New Roman" w:hAnsi="Times New Roman" w:cs="Times New Roman"/>
          <w:shd w:val="clear" w:color="auto" w:fill="FFFFFF"/>
        </w:rPr>
        <w:t xml:space="preserve">erá realizada uma análise no </w:t>
      </w:r>
      <w:r w:rsidR="00C86B4B" w:rsidRPr="00D5163E">
        <w:rPr>
          <w:rFonts w:ascii="Times New Roman" w:hAnsi="Times New Roman" w:cs="Times New Roman"/>
          <w:shd w:val="clear" w:color="auto" w:fill="FFFFFF"/>
        </w:rPr>
        <w:t xml:space="preserve">desempenho das equipes ao longo da temporada, apresentando </w:t>
      </w:r>
      <w:r w:rsidR="005E1E14" w:rsidRPr="00D5163E">
        <w:rPr>
          <w:rFonts w:ascii="Times New Roman" w:hAnsi="Times New Roman" w:cs="Times New Roman"/>
          <w:shd w:val="clear" w:color="auto" w:fill="FFFFFF"/>
        </w:rPr>
        <w:t>suas características</w:t>
      </w:r>
      <w:r w:rsidR="003E6A28" w:rsidRPr="00D5163E">
        <w:rPr>
          <w:rFonts w:ascii="Times New Roman" w:hAnsi="Times New Roman" w:cs="Times New Roman"/>
          <w:shd w:val="clear" w:color="auto" w:fill="FFFFFF"/>
        </w:rPr>
        <w:t xml:space="preserve"> de desempenho</w:t>
      </w:r>
      <w:r w:rsidR="005E1E14" w:rsidRPr="00D5163E">
        <w:rPr>
          <w:rFonts w:ascii="Times New Roman" w:hAnsi="Times New Roman" w:cs="Times New Roman"/>
          <w:shd w:val="clear" w:color="auto" w:fill="FFFFFF"/>
        </w:rPr>
        <w:t xml:space="preserve"> e posição final na competição</w:t>
      </w:r>
      <w:r w:rsidR="003E6A28" w:rsidRPr="00D5163E">
        <w:rPr>
          <w:rFonts w:ascii="Times New Roman" w:hAnsi="Times New Roman" w:cs="Times New Roman"/>
          <w:shd w:val="clear" w:color="auto" w:fill="FFFFFF"/>
        </w:rPr>
        <w:t>.</w:t>
      </w:r>
      <w:r w:rsidR="005F741C" w:rsidRPr="00D5163E">
        <w:rPr>
          <w:rFonts w:ascii="Times New Roman" w:hAnsi="Times New Roman" w:cs="Times New Roman"/>
        </w:rPr>
        <w:t xml:space="preserve"> </w:t>
      </w:r>
      <w:r w:rsidR="005F741C" w:rsidRPr="00D5163E">
        <w:rPr>
          <w:rFonts w:ascii="Times New Roman" w:hAnsi="Times New Roman" w:cs="Times New Roman"/>
          <w:shd w:val="clear" w:color="auto" w:fill="FFFFFF"/>
        </w:rPr>
        <w:t>Por fim, apresentamos o desempenho individua</w:t>
      </w:r>
      <w:r w:rsidR="00D83075" w:rsidRPr="00D5163E">
        <w:rPr>
          <w:rFonts w:ascii="Times New Roman" w:hAnsi="Times New Roman" w:cs="Times New Roman"/>
          <w:shd w:val="clear" w:color="auto" w:fill="FFFFFF"/>
        </w:rPr>
        <w:t xml:space="preserve">l de cada equipe por meio </w:t>
      </w:r>
      <w:r w:rsidR="005F741C" w:rsidRPr="00D5163E">
        <w:rPr>
          <w:rFonts w:ascii="Times New Roman" w:hAnsi="Times New Roman" w:cs="Times New Roman"/>
          <w:shd w:val="clear" w:color="auto" w:fill="FFFFFF"/>
        </w:rPr>
        <w:t>d</w:t>
      </w:r>
      <w:r w:rsidR="00615259" w:rsidRPr="00D5163E">
        <w:rPr>
          <w:rFonts w:ascii="Times New Roman" w:hAnsi="Times New Roman" w:cs="Times New Roman"/>
          <w:shd w:val="clear" w:color="auto" w:fill="FFFFFF"/>
        </w:rPr>
        <w:t>os</w:t>
      </w:r>
      <w:r w:rsidR="005F741C" w:rsidRPr="00D5163E">
        <w:rPr>
          <w:rFonts w:ascii="Times New Roman" w:hAnsi="Times New Roman" w:cs="Times New Roman"/>
          <w:shd w:val="clear" w:color="auto" w:fill="FFFFFF"/>
        </w:rPr>
        <w:t xml:space="preserve"> quintetos </w:t>
      </w:r>
      <w:r w:rsidR="00615259" w:rsidRPr="00D5163E">
        <w:rPr>
          <w:rFonts w:ascii="Times New Roman" w:hAnsi="Times New Roman" w:cs="Times New Roman"/>
          <w:shd w:val="clear" w:color="auto" w:fill="FFFFFF"/>
        </w:rPr>
        <w:t>em quadra</w:t>
      </w:r>
      <w:r w:rsidR="002A40FD" w:rsidRPr="00D5163E">
        <w:rPr>
          <w:rFonts w:ascii="Times New Roman" w:hAnsi="Times New Roman" w:cs="Times New Roman"/>
          <w:shd w:val="clear" w:color="auto" w:fill="FFFFFF"/>
        </w:rPr>
        <w:t>,</w:t>
      </w:r>
      <w:r w:rsidR="005F741C" w:rsidRPr="00D5163E">
        <w:rPr>
          <w:rFonts w:ascii="Times New Roman" w:hAnsi="Times New Roman" w:cs="Times New Roman"/>
          <w:shd w:val="clear" w:color="auto" w:fill="FFFFFF"/>
        </w:rPr>
        <w:t xml:space="preserve"> realizando uma análise</w:t>
      </w:r>
      <w:r w:rsidR="007D217E" w:rsidRPr="00D5163E">
        <w:rPr>
          <w:rFonts w:ascii="Times New Roman" w:hAnsi="Times New Roman" w:cs="Times New Roman"/>
          <w:shd w:val="clear" w:color="auto" w:fill="FFFFFF"/>
        </w:rPr>
        <w:t xml:space="preserve"> </w:t>
      </w:r>
      <w:r w:rsidR="00616C38" w:rsidRPr="00D5163E">
        <w:rPr>
          <w:rFonts w:ascii="Times New Roman" w:hAnsi="Times New Roman" w:cs="Times New Roman"/>
          <w:shd w:val="clear" w:color="auto" w:fill="FFFFFF"/>
        </w:rPr>
        <w:t xml:space="preserve">para cada </w:t>
      </w:r>
      <w:r w:rsidR="007D217E" w:rsidRPr="00D5163E">
        <w:rPr>
          <w:rFonts w:ascii="Times New Roman" w:hAnsi="Times New Roman" w:cs="Times New Roman"/>
          <w:shd w:val="clear" w:color="auto" w:fill="FFFFFF"/>
        </w:rPr>
        <w:t>equipe</w:t>
      </w:r>
      <w:r w:rsidR="0081042F" w:rsidRPr="00D5163E">
        <w:rPr>
          <w:rFonts w:ascii="Times New Roman" w:hAnsi="Times New Roman" w:cs="Times New Roman"/>
          <w:shd w:val="clear" w:color="auto" w:fill="FFFFFF"/>
        </w:rPr>
        <w:t>, ou seja,</w:t>
      </w:r>
      <w:r w:rsidR="00615259" w:rsidRPr="00D5163E">
        <w:rPr>
          <w:rFonts w:ascii="Times New Roman" w:hAnsi="Times New Roman" w:cs="Times New Roman"/>
          <w:shd w:val="clear" w:color="auto" w:fill="FFFFFF"/>
        </w:rPr>
        <w:t xml:space="preserve"> sem </w:t>
      </w:r>
      <w:r w:rsidR="00200184" w:rsidRPr="00D5163E">
        <w:rPr>
          <w:rFonts w:ascii="Times New Roman" w:hAnsi="Times New Roman" w:cs="Times New Roman"/>
          <w:shd w:val="clear" w:color="auto" w:fill="FFFFFF"/>
        </w:rPr>
        <w:t xml:space="preserve">combinar com </w:t>
      </w:r>
      <w:r w:rsidR="0081042F" w:rsidRPr="00D5163E">
        <w:rPr>
          <w:rFonts w:ascii="Times New Roman" w:hAnsi="Times New Roman" w:cs="Times New Roman"/>
          <w:shd w:val="clear" w:color="auto" w:fill="FFFFFF"/>
        </w:rPr>
        <w:t>outras equipes</w:t>
      </w:r>
      <w:r w:rsidR="007D217E" w:rsidRPr="00D5163E">
        <w:rPr>
          <w:rFonts w:ascii="Times New Roman" w:hAnsi="Times New Roman" w:cs="Times New Roman"/>
          <w:color w:val="111111"/>
          <w:shd w:val="clear" w:color="auto" w:fill="FFFFFF"/>
        </w:rPr>
        <w:t xml:space="preserve">, </w:t>
      </w:r>
      <w:r w:rsidR="002A40FD" w:rsidRPr="00D5163E">
        <w:rPr>
          <w:rFonts w:ascii="Times New Roman" w:hAnsi="Times New Roman" w:cs="Times New Roman"/>
          <w:color w:val="111111"/>
          <w:shd w:val="clear" w:color="auto" w:fill="FFFFFF"/>
        </w:rPr>
        <w:t>alterando os pesos das características temporais</w:t>
      </w:r>
      <w:r w:rsidR="005F741C" w:rsidRPr="00D5163E">
        <w:rPr>
          <w:rFonts w:ascii="Times New Roman" w:hAnsi="Times New Roman" w:cs="Times New Roman"/>
          <w:color w:val="111111"/>
          <w:shd w:val="clear" w:color="auto" w:fill="FFFFFF"/>
        </w:rPr>
        <w:t>.</w:t>
      </w:r>
    </w:p>
    <w:p w14:paraId="039716F6" w14:textId="5FCFA79F" w:rsidR="00786425" w:rsidRPr="00D5163E" w:rsidRDefault="004C3022" w:rsidP="00786425">
      <w:pPr>
        <w:pStyle w:val="Ttulo2"/>
        <w:rPr>
          <w:rFonts w:ascii="Times New Roman" w:hAnsi="Times New Roman" w:cs="Times New Roman"/>
        </w:rPr>
      </w:pPr>
      <w:bookmarkStart w:id="67" w:name="_Toc174427666"/>
      <w:r w:rsidRPr="00D5163E">
        <w:rPr>
          <w:rFonts w:ascii="Times New Roman" w:hAnsi="Times New Roman" w:cs="Times New Roman"/>
        </w:rPr>
        <w:t>Desempenho das Equipes</w:t>
      </w:r>
      <w:bookmarkEnd w:id="67"/>
    </w:p>
    <w:p w14:paraId="7A7FC49A" w14:textId="4C39DE00" w:rsidR="00867039" w:rsidRPr="00D5163E" w:rsidRDefault="007626BE" w:rsidP="00867039">
      <w:pPr>
        <w:spacing w:before="240"/>
        <w:ind w:firstLine="1134"/>
        <w:rPr>
          <w:rFonts w:ascii="Times New Roman" w:hAnsi="Times New Roman" w:cs="Times New Roman"/>
        </w:rPr>
      </w:pPr>
      <w:r w:rsidRPr="00D5163E">
        <w:rPr>
          <w:rFonts w:ascii="Times New Roman" w:hAnsi="Times New Roman" w:cs="Times New Roman"/>
        </w:rPr>
        <w:t xml:space="preserve">Para analisar o desempenho das equipes do </w:t>
      </w:r>
      <w:r w:rsidR="00201BA4" w:rsidRPr="00D5163E">
        <w:rPr>
          <w:rFonts w:ascii="Times New Roman" w:hAnsi="Times New Roman" w:cs="Times New Roman"/>
        </w:rPr>
        <w:t xml:space="preserve">NBB </w:t>
      </w:r>
      <w:r w:rsidR="00B202E9" w:rsidRPr="00D5163E">
        <w:rPr>
          <w:rFonts w:ascii="Times New Roman" w:hAnsi="Times New Roman" w:cs="Times New Roman"/>
        </w:rPr>
        <w:t>na fase de classificação</w:t>
      </w:r>
      <w:r w:rsidR="00D528FD" w:rsidRPr="00D5163E">
        <w:rPr>
          <w:rFonts w:ascii="Times New Roman" w:hAnsi="Times New Roman" w:cs="Times New Roman"/>
        </w:rPr>
        <w:t xml:space="preserve">, levamos em consideração a quantidade </w:t>
      </w:r>
      <w:r w:rsidR="00290080" w:rsidRPr="00D5163E">
        <w:rPr>
          <w:rFonts w:ascii="Times New Roman" w:hAnsi="Times New Roman" w:cs="Times New Roman"/>
        </w:rPr>
        <w:t xml:space="preserve">de quintetos </w:t>
      </w:r>
      <w:r w:rsidR="007F027B" w:rsidRPr="00D5163E">
        <w:rPr>
          <w:rFonts w:ascii="Times New Roman" w:hAnsi="Times New Roman" w:cs="Times New Roman"/>
        </w:rPr>
        <w:t xml:space="preserve">formados pela </w:t>
      </w:r>
      <w:r w:rsidR="00290080" w:rsidRPr="00D5163E">
        <w:rPr>
          <w:rFonts w:ascii="Times New Roman" w:hAnsi="Times New Roman" w:cs="Times New Roman"/>
        </w:rPr>
        <w:t xml:space="preserve">equipe </w:t>
      </w:r>
      <w:r w:rsidR="007F027B" w:rsidRPr="00D5163E">
        <w:rPr>
          <w:rFonts w:ascii="Times New Roman" w:hAnsi="Times New Roman" w:cs="Times New Roman"/>
        </w:rPr>
        <w:t>e</w:t>
      </w:r>
      <w:r w:rsidR="00290080" w:rsidRPr="00D5163E">
        <w:rPr>
          <w:rFonts w:ascii="Times New Roman" w:hAnsi="Times New Roman" w:cs="Times New Roman"/>
        </w:rPr>
        <w:t xml:space="preserve"> a posição final do time na fase de classificação</w:t>
      </w:r>
      <w:r w:rsidR="00842A25" w:rsidRPr="00D5163E">
        <w:rPr>
          <w:rFonts w:ascii="Times New Roman" w:hAnsi="Times New Roman" w:cs="Times New Roman"/>
        </w:rPr>
        <w:t xml:space="preserve">, apresentados na </w:t>
      </w:r>
      <w:r w:rsidR="00842A25" w:rsidRPr="00D5163E">
        <w:rPr>
          <w:rFonts w:ascii="Times New Roman" w:hAnsi="Times New Roman" w:cs="Times New Roman"/>
        </w:rPr>
        <w:fldChar w:fldCharType="begin"/>
      </w:r>
      <w:r w:rsidR="00842A25" w:rsidRPr="00D5163E">
        <w:rPr>
          <w:rFonts w:ascii="Times New Roman" w:hAnsi="Times New Roman" w:cs="Times New Roman"/>
        </w:rPr>
        <w:instrText xml:space="preserve"> REF _Ref168257756 \h  \* MERGEFORMAT </w:instrText>
      </w:r>
      <w:r w:rsidR="00842A25" w:rsidRPr="00D5163E">
        <w:rPr>
          <w:rFonts w:ascii="Times New Roman" w:hAnsi="Times New Roman" w:cs="Times New Roman"/>
        </w:rPr>
      </w:r>
      <w:r w:rsidR="00842A25" w:rsidRPr="00D5163E">
        <w:rPr>
          <w:rFonts w:ascii="Times New Roman" w:hAnsi="Times New Roman" w:cs="Times New Roman"/>
        </w:rPr>
        <w:fldChar w:fldCharType="separate"/>
      </w:r>
      <w:r w:rsidR="00BF7556" w:rsidRPr="00D5163E">
        <w:rPr>
          <w:rFonts w:ascii="Times New Roman" w:hAnsi="Times New Roman" w:cs="Times New Roman"/>
        </w:rPr>
        <w:t>Tabela 3</w:t>
      </w:r>
      <w:r w:rsidR="00842A25" w:rsidRPr="00D5163E">
        <w:rPr>
          <w:rFonts w:ascii="Times New Roman" w:hAnsi="Times New Roman" w:cs="Times New Roman"/>
        </w:rPr>
        <w:fldChar w:fldCharType="end"/>
      </w:r>
      <w:r w:rsidR="00290080" w:rsidRPr="00D5163E">
        <w:rPr>
          <w:rFonts w:ascii="Times New Roman" w:hAnsi="Times New Roman" w:cs="Times New Roman"/>
        </w:rPr>
        <w:t>.</w:t>
      </w:r>
      <w:r w:rsidR="007F027B" w:rsidRPr="00D5163E">
        <w:rPr>
          <w:rFonts w:ascii="Times New Roman" w:hAnsi="Times New Roman" w:cs="Times New Roman"/>
        </w:rPr>
        <w:t xml:space="preserve"> </w:t>
      </w:r>
      <w:r w:rsidR="00571CE0" w:rsidRPr="00D5163E">
        <w:rPr>
          <w:rFonts w:ascii="Times New Roman" w:hAnsi="Times New Roman" w:cs="Times New Roman"/>
        </w:rPr>
        <w:t xml:space="preserve">A avaliação desses critérios permite entender a flexibilidade </w:t>
      </w:r>
      <w:r w:rsidR="00ED14E3" w:rsidRPr="00D5163E">
        <w:rPr>
          <w:rFonts w:ascii="Times New Roman" w:hAnsi="Times New Roman" w:cs="Times New Roman"/>
        </w:rPr>
        <w:t>do elenco</w:t>
      </w:r>
      <w:r w:rsidR="00035142" w:rsidRPr="00D5163E">
        <w:rPr>
          <w:rFonts w:ascii="Times New Roman" w:hAnsi="Times New Roman" w:cs="Times New Roman"/>
        </w:rPr>
        <w:t>, avaliando quantas combinações diferentes de quintetos a equipe pode usar efetivamente diante dos cenários advers</w:t>
      </w:r>
      <w:r w:rsidR="006A185E" w:rsidRPr="00D5163E">
        <w:rPr>
          <w:rFonts w:ascii="Times New Roman" w:hAnsi="Times New Roman" w:cs="Times New Roman"/>
        </w:rPr>
        <w:t xml:space="preserve">os dos jogos e </w:t>
      </w:r>
      <w:r w:rsidR="00D11AD9" w:rsidRPr="00D5163E">
        <w:rPr>
          <w:rFonts w:ascii="Times New Roman" w:hAnsi="Times New Roman" w:cs="Times New Roman"/>
        </w:rPr>
        <w:t>seu</w:t>
      </w:r>
      <w:r w:rsidR="009B1F4E" w:rsidRPr="00D5163E">
        <w:rPr>
          <w:rFonts w:ascii="Times New Roman" w:hAnsi="Times New Roman" w:cs="Times New Roman"/>
        </w:rPr>
        <w:t xml:space="preserve"> desempenho </w:t>
      </w:r>
      <w:r w:rsidR="00D11AD9" w:rsidRPr="00D5163E">
        <w:rPr>
          <w:rFonts w:ascii="Times New Roman" w:hAnsi="Times New Roman" w:cs="Times New Roman"/>
        </w:rPr>
        <w:t xml:space="preserve">contra </w:t>
      </w:r>
      <w:r w:rsidR="007869DB" w:rsidRPr="00D5163E">
        <w:rPr>
          <w:rFonts w:ascii="Times New Roman" w:hAnsi="Times New Roman" w:cs="Times New Roman"/>
        </w:rPr>
        <w:t>as demais equipes.</w:t>
      </w:r>
      <w:r w:rsidR="00F95DCA" w:rsidRPr="00D5163E">
        <w:rPr>
          <w:rFonts w:ascii="Times New Roman" w:hAnsi="Times New Roman" w:cs="Times New Roman"/>
        </w:rPr>
        <w:t xml:space="preserve"> </w:t>
      </w:r>
    </w:p>
    <w:p w14:paraId="7888E7DB" w14:textId="77777777" w:rsidR="00867039" w:rsidRPr="00D5163E" w:rsidRDefault="00867039" w:rsidP="00867039">
      <w:pPr>
        <w:spacing w:before="240"/>
        <w:ind w:firstLine="1134"/>
        <w:rPr>
          <w:rFonts w:ascii="Times New Roman" w:hAnsi="Times New Roman" w:cs="Times New Roman"/>
          <w:sz w:val="4"/>
          <w:szCs w:val="4"/>
        </w:rPr>
      </w:pPr>
    </w:p>
    <w:p w14:paraId="55D1F351" w14:textId="39261B8A" w:rsidR="00056842" w:rsidRPr="00D5163E" w:rsidRDefault="00056842" w:rsidP="00056842">
      <w:pPr>
        <w:pStyle w:val="Legenda"/>
        <w:keepNext/>
        <w:rPr>
          <w:rFonts w:ascii="Times New Roman" w:hAnsi="Times New Roman" w:cs="Times New Roman"/>
          <w:i w:val="0"/>
          <w:iCs w:val="0"/>
          <w:color w:val="auto"/>
          <w:sz w:val="22"/>
          <w:szCs w:val="22"/>
        </w:rPr>
      </w:pPr>
      <w:bookmarkStart w:id="68" w:name="_Ref168257756"/>
      <w:bookmarkStart w:id="69" w:name="_Toc174427674"/>
      <w:r w:rsidRPr="00D5163E">
        <w:rPr>
          <w:rFonts w:ascii="Times New Roman" w:hAnsi="Times New Roman" w:cs="Times New Roman"/>
          <w:i w:val="0"/>
          <w:iCs w:val="0"/>
          <w:color w:val="auto"/>
          <w:sz w:val="22"/>
          <w:szCs w:val="22"/>
        </w:rPr>
        <w:t xml:space="preserve">Tabela </w:t>
      </w:r>
      <w:r w:rsidRPr="00D5163E">
        <w:rPr>
          <w:rFonts w:ascii="Times New Roman" w:hAnsi="Times New Roman" w:cs="Times New Roman"/>
          <w:i w:val="0"/>
          <w:iCs w:val="0"/>
          <w:color w:val="auto"/>
          <w:sz w:val="22"/>
          <w:szCs w:val="22"/>
        </w:rPr>
        <w:fldChar w:fldCharType="begin"/>
      </w:r>
      <w:r w:rsidRPr="00D5163E">
        <w:rPr>
          <w:rFonts w:ascii="Times New Roman" w:hAnsi="Times New Roman" w:cs="Times New Roman"/>
          <w:i w:val="0"/>
          <w:iCs w:val="0"/>
          <w:color w:val="auto"/>
          <w:sz w:val="22"/>
          <w:szCs w:val="22"/>
        </w:rPr>
        <w:instrText xml:space="preserve"> SEQ Tabela \* ARABIC </w:instrText>
      </w:r>
      <w:r w:rsidRPr="00D5163E">
        <w:rPr>
          <w:rFonts w:ascii="Times New Roman" w:hAnsi="Times New Roman" w:cs="Times New Roman"/>
          <w:i w:val="0"/>
          <w:iCs w:val="0"/>
          <w:color w:val="auto"/>
          <w:sz w:val="22"/>
          <w:szCs w:val="22"/>
        </w:rPr>
        <w:fldChar w:fldCharType="separate"/>
      </w:r>
      <w:r w:rsidR="00801CF9" w:rsidRPr="00D5163E">
        <w:rPr>
          <w:rFonts w:ascii="Times New Roman" w:hAnsi="Times New Roman" w:cs="Times New Roman"/>
          <w:i w:val="0"/>
          <w:iCs w:val="0"/>
          <w:noProof/>
          <w:color w:val="auto"/>
          <w:sz w:val="22"/>
          <w:szCs w:val="22"/>
        </w:rPr>
        <w:t>3</w:t>
      </w:r>
      <w:r w:rsidRPr="00D5163E">
        <w:rPr>
          <w:rFonts w:ascii="Times New Roman" w:hAnsi="Times New Roman" w:cs="Times New Roman"/>
          <w:i w:val="0"/>
          <w:iCs w:val="0"/>
          <w:color w:val="auto"/>
          <w:sz w:val="22"/>
          <w:szCs w:val="22"/>
        </w:rPr>
        <w:fldChar w:fldCharType="end"/>
      </w:r>
      <w:bookmarkEnd w:id="68"/>
      <w:r w:rsidR="004052A5" w:rsidRPr="00D5163E">
        <w:rPr>
          <w:rFonts w:ascii="Times New Roman" w:hAnsi="Times New Roman" w:cs="Times New Roman"/>
          <w:i w:val="0"/>
          <w:iCs w:val="0"/>
          <w:color w:val="auto"/>
          <w:sz w:val="22"/>
          <w:szCs w:val="22"/>
        </w:rPr>
        <w:t>- Tabela com análises descritivas dos times do NBB a partir dos valores de ordenamento de jogadores</w:t>
      </w:r>
      <w:bookmarkEnd w:id="69"/>
    </w:p>
    <w:tbl>
      <w:tblPr>
        <w:tblW w:w="6837" w:type="dxa"/>
        <w:tblInd w:w="701"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Layout w:type="fixed"/>
        <w:tblLook w:val="0400" w:firstRow="0" w:lastRow="0" w:firstColumn="0" w:lastColumn="0" w:noHBand="0" w:noVBand="1"/>
      </w:tblPr>
      <w:tblGrid>
        <w:gridCol w:w="2431"/>
        <w:gridCol w:w="2279"/>
        <w:gridCol w:w="2127"/>
      </w:tblGrid>
      <w:tr w:rsidR="002623B7" w:rsidRPr="00D5163E" w14:paraId="5B4A34E2"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04C28F" w14:textId="77777777" w:rsidR="002623B7" w:rsidRPr="00D5163E" w:rsidRDefault="002623B7" w:rsidP="008A32B1">
            <w:pPr>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Times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A8A3D0" w14:textId="7F389D28" w:rsidR="002623B7" w:rsidRPr="00D5163E" w:rsidRDefault="002623B7" w:rsidP="001A6C08">
            <w:pPr>
              <w:ind w:firstLine="0"/>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Quant</w:t>
            </w:r>
            <w:r w:rsidR="00296840" w:rsidRPr="00D5163E">
              <w:rPr>
                <w:rFonts w:ascii="Times New Roman" w:hAnsi="Times New Roman" w:cs="Times New Roman"/>
                <w:b/>
                <w:color w:val="000000"/>
                <w:sz w:val="22"/>
                <w:szCs w:val="22"/>
              </w:rPr>
              <w:t>idade de quintetos</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91FAAA" w14:textId="3E20F11C" w:rsidR="002623B7" w:rsidRPr="00D5163E" w:rsidRDefault="002623B7" w:rsidP="008A32B1">
            <w:pPr>
              <w:ind w:firstLine="0"/>
              <w:jc w:val="center"/>
              <w:rPr>
                <w:rFonts w:ascii="Times New Roman" w:hAnsi="Times New Roman" w:cs="Times New Roman"/>
                <w:b/>
                <w:color w:val="000000"/>
                <w:sz w:val="22"/>
                <w:szCs w:val="22"/>
              </w:rPr>
            </w:pPr>
            <w:r w:rsidRPr="00D5163E">
              <w:rPr>
                <w:rFonts w:ascii="Times New Roman" w:hAnsi="Times New Roman" w:cs="Times New Roman"/>
                <w:b/>
                <w:color w:val="000000"/>
                <w:sz w:val="22"/>
                <w:szCs w:val="22"/>
              </w:rPr>
              <w:t>Classificação</w:t>
            </w:r>
          </w:p>
        </w:tc>
      </w:tr>
      <w:tr w:rsidR="002623B7" w:rsidRPr="00D5163E" w14:paraId="569D4658"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DB95DF"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Flamengo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1168B3"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229</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DA323B2" w14:textId="606AD178"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w:t>
            </w:r>
          </w:p>
        </w:tc>
      </w:tr>
      <w:tr w:rsidR="002623B7" w:rsidRPr="00D5163E" w14:paraId="7D8ABCFC"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A08046"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Minas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65E342"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EBC6C11" w14:textId="59AE861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w:t>
            </w:r>
          </w:p>
        </w:tc>
      </w:tr>
      <w:tr w:rsidR="002623B7" w:rsidRPr="00D5163E" w14:paraId="216CCFC2"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811691"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São Paulo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4B9EC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88</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86E0DA" w14:textId="49A382ED"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3</w:t>
            </w:r>
          </w:p>
        </w:tc>
      </w:tr>
      <w:tr w:rsidR="002623B7" w:rsidRPr="00D5163E" w14:paraId="62A8E80E"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6B00AB"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Paulistano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058CF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267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348A43" w14:textId="6C152184"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4</w:t>
            </w:r>
          </w:p>
        </w:tc>
      </w:tr>
      <w:tr w:rsidR="002623B7" w:rsidRPr="00D5163E" w14:paraId="37B6B63D"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DB5860"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Bauru</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DA14F1"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136</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371894" w14:textId="29A63775"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5</w:t>
            </w:r>
          </w:p>
        </w:tc>
      </w:tr>
      <w:tr w:rsidR="002623B7" w:rsidRPr="00D5163E" w14:paraId="4AE74ABB"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7A1F25"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Corinthians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09B83E"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204</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BEDB14" w14:textId="502F0BD0"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6</w:t>
            </w:r>
          </w:p>
        </w:tc>
      </w:tr>
      <w:tr w:rsidR="002623B7" w:rsidRPr="00D5163E" w14:paraId="588B42C3"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2AD82E"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Franca</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B413EF"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169</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42E656" w14:textId="1AA26ED9"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7</w:t>
            </w:r>
          </w:p>
        </w:tc>
      </w:tr>
      <w:tr w:rsidR="002623B7" w:rsidRPr="00D5163E" w14:paraId="0281655A"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8D24A7"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Mogi</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EC4177F"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210</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F0BCA1" w14:textId="1A802902"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8</w:t>
            </w:r>
          </w:p>
        </w:tc>
      </w:tr>
      <w:tr w:rsidR="002623B7" w:rsidRPr="00D5163E" w14:paraId="677ACABE"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19E0A6" w14:textId="77777777" w:rsidR="002623B7" w:rsidRPr="00D5163E" w:rsidRDefault="002623B7" w:rsidP="008A32B1">
            <w:pPr>
              <w:jc w:val="center"/>
              <w:rPr>
                <w:rFonts w:ascii="Times New Roman" w:hAnsi="Times New Roman" w:cs="Times New Roman"/>
                <w:color w:val="000000"/>
                <w:sz w:val="22"/>
                <w:szCs w:val="22"/>
              </w:rPr>
            </w:pPr>
            <w:proofErr w:type="spellStart"/>
            <w:r w:rsidRPr="00D5163E">
              <w:rPr>
                <w:rFonts w:ascii="Times New Roman" w:hAnsi="Times New Roman" w:cs="Times New Roman"/>
                <w:color w:val="000000"/>
                <w:sz w:val="22"/>
                <w:szCs w:val="22"/>
              </w:rPr>
              <w:t>Unifacisa</w:t>
            </w:r>
            <w:proofErr w:type="spellEnd"/>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CC0791"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222</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4E14A4" w14:textId="7A00BD5B"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9</w:t>
            </w:r>
          </w:p>
        </w:tc>
      </w:tr>
      <w:tr w:rsidR="002623B7" w:rsidRPr="00D5163E" w14:paraId="2207D059"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C0BBE7"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lastRenderedPageBreak/>
              <w:t>Fortaleza</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F587CD"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224</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5842CF" w14:textId="7789D57D"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10</w:t>
            </w:r>
          </w:p>
        </w:tc>
      </w:tr>
      <w:tr w:rsidR="002623B7" w:rsidRPr="00D5163E" w14:paraId="6AE5B294"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D0B54F"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Pato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C85C6A"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258</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2CC09A" w14:textId="3EC37214"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11</w:t>
            </w:r>
          </w:p>
        </w:tc>
      </w:tr>
      <w:tr w:rsidR="002623B7" w:rsidRPr="00D5163E" w14:paraId="7038D730"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00C16B"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Pinheiros</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08DDD7"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252</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DDFDD47" w14:textId="0D1ACB93"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12</w:t>
            </w:r>
          </w:p>
        </w:tc>
      </w:tr>
      <w:tr w:rsidR="002623B7" w:rsidRPr="00D5163E" w14:paraId="726BA203" w14:textId="77777777" w:rsidTr="00366A68">
        <w:trPr>
          <w:trHeight w:val="127"/>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A449F1"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Cerrado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B585FA"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240</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039B5A" w14:textId="030FEEB2"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13</w:t>
            </w:r>
          </w:p>
        </w:tc>
      </w:tr>
      <w:tr w:rsidR="002623B7" w:rsidRPr="00D5163E" w14:paraId="1925F60F" w14:textId="77777777" w:rsidTr="00366A68">
        <w:trPr>
          <w:trHeight w:val="235"/>
        </w:trPr>
        <w:tc>
          <w:tcPr>
            <w:tcW w:w="24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333086" w14:textId="77777777"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Campo Mourão</w:t>
            </w:r>
          </w:p>
        </w:tc>
        <w:tc>
          <w:tcPr>
            <w:tcW w:w="22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D939A8" w14:textId="77777777" w:rsidR="002623B7" w:rsidRPr="00D5163E" w:rsidRDefault="002623B7" w:rsidP="001A6C08">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287</w:t>
            </w:r>
          </w:p>
        </w:tc>
        <w:tc>
          <w:tcPr>
            <w:tcW w:w="212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D6F29A" w14:textId="73CCC69E" w:rsidR="002623B7" w:rsidRPr="00D5163E" w:rsidRDefault="002623B7" w:rsidP="008A32B1">
            <w:pPr>
              <w:jc w:val="center"/>
              <w:rPr>
                <w:rFonts w:ascii="Times New Roman" w:hAnsi="Times New Roman" w:cs="Times New Roman"/>
                <w:color w:val="000000"/>
                <w:sz w:val="22"/>
                <w:szCs w:val="22"/>
              </w:rPr>
            </w:pPr>
            <w:r w:rsidRPr="00D5163E">
              <w:rPr>
                <w:rFonts w:ascii="Times New Roman" w:hAnsi="Times New Roman" w:cs="Times New Roman"/>
                <w:color w:val="000000"/>
                <w:sz w:val="22"/>
                <w:szCs w:val="22"/>
              </w:rPr>
              <w:t>14</w:t>
            </w:r>
          </w:p>
        </w:tc>
      </w:tr>
    </w:tbl>
    <w:p w14:paraId="4A4D6AE9" w14:textId="35A971E1" w:rsidR="00FE7FC1" w:rsidRPr="00D5163E" w:rsidRDefault="00DC5C8F" w:rsidP="00FE7FC1">
      <w:pPr>
        <w:spacing w:before="240"/>
        <w:ind w:firstLine="1134"/>
        <w:rPr>
          <w:rFonts w:ascii="Times New Roman" w:hAnsi="Times New Roman" w:cs="Times New Roman"/>
        </w:rPr>
      </w:pPr>
      <w:r w:rsidRPr="00D5163E">
        <w:rPr>
          <w:rFonts w:ascii="Times New Roman" w:hAnsi="Times New Roman" w:cs="Times New Roman"/>
        </w:rPr>
        <w:t>A partir d</w:t>
      </w:r>
      <w:r w:rsidR="004636B7" w:rsidRPr="00D5163E">
        <w:rPr>
          <w:rFonts w:ascii="Times New Roman" w:hAnsi="Times New Roman" w:cs="Times New Roman"/>
        </w:rPr>
        <w:t>os dados apresentados na</w:t>
      </w:r>
      <w:r w:rsidRPr="00D5163E">
        <w:rPr>
          <w:rFonts w:ascii="Times New Roman" w:hAnsi="Times New Roman" w:cs="Times New Roman"/>
        </w:rPr>
        <w:t xml:space="preserve"> </w:t>
      </w:r>
      <w:r w:rsidRPr="00D5163E">
        <w:rPr>
          <w:rFonts w:ascii="Times New Roman" w:hAnsi="Times New Roman" w:cs="Times New Roman"/>
        </w:rPr>
        <w:fldChar w:fldCharType="begin"/>
      </w:r>
      <w:r w:rsidRPr="00D5163E">
        <w:rPr>
          <w:rFonts w:ascii="Times New Roman" w:hAnsi="Times New Roman" w:cs="Times New Roman"/>
        </w:rPr>
        <w:instrText xml:space="preserve"> REF _Ref168257756 \h </w:instrText>
      </w:r>
      <w:r w:rsidR="004636B7" w:rsidRPr="00D5163E">
        <w:rPr>
          <w:rFonts w:ascii="Times New Roman" w:hAnsi="Times New Roman" w:cs="Times New Roman"/>
        </w:rPr>
        <w:instrText xml:space="preserve"> \* MERGEFORMAT </w:instrText>
      </w:r>
      <w:r w:rsidRPr="00D5163E">
        <w:rPr>
          <w:rFonts w:ascii="Times New Roman" w:hAnsi="Times New Roman" w:cs="Times New Roman"/>
        </w:rPr>
      </w:r>
      <w:r w:rsidRPr="00D5163E">
        <w:rPr>
          <w:rFonts w:ascii="Times New Roman" w:hAnsi="Times New Roman" w:cs="Times New Roman"/>
        </w:rPr>
        <w:fldChar w:fldCharType="separate"/>
      </w:r>
      <w:r w:rsidR="00BF7556" w:rsidRPr="00D5163E">
        <w:rPr>
          <w:rFonts w:ascii="Times New Roman" w:hAnsi="Times New Roman" w:cs="Times New Roman"/>
        </w:rPr>
        <w:t>Tabela 3</w:t>
      </w:r>
      <w:r w:rsidRPr="00D5163E">
        <w:rPr>
          <w:rFonts w:ascii="Times New Roman" w:hAnsi="Times New Roman" w:cs="Times New Roman"/>
        </w:rPr>
        <w:fldChar w:fldCharType="end"/>
      </w:r>
      <w:r w:rsidR="004636B7" w:rsidRPr="00D5163E">
        <w:rPr>
          <w:rFonts w:ascii="Times New Roman" w:hAnsi="Times New Roman" w:cs="Times New Roman"/>
        </w:rPr>
        <w:t xml:space="preserve">, é possível </w:t>
      </w:r>
      <w:r w:rsidR="001B3EE7" w:rsidRPr="00D5163E">
        <w:rPr>
          <w:rFonts w:ascii="Times New Roman" w:hAnsi="Times New Roman" w:cs="Times New Roman"/>
        </w:rPr>
        <w:t>verificar que o Flamengo</w:t>
      </w:r>
      <w:r w:rsidR="004A3D78" w:rsidRPr="00D5163E">
        <w:rPr>
          <w:rFonts w:ascii="Times New Roman" w:hAnsi="Times New Roman" w:cs="Times New Roman"/>
        </w:rPr>
        <w:t>, equipe com a primeira colocação na fase classificatória da temporada de 2020/2021 do NBB</w:t>
      </w:r>
      <w:r w:rsidR="0051635F" w:rsidRPr="00D5163E">
        <w:rPr>
          <w:rFonts w:ascii="Times New Roman" w:hAnsi="Times New Roman" w:cs="Times New Roman"/>
        </w:rPr>
        <w:t>,</w:t>
      </w:r>
      <w:r w:rsidR="00DC527B" w:rsidRPr="00D5163E">
        <w:rPr>
          <w:rFonts w:ascii="Times New Roman" w:hAnsi="Times New Roman" w:cs="Times New Roman"/>
        </w:rPr>
        <w:t xml:space="preserve"> </w:t>
      </w:r>
      <w:r w:rsidR="004A3D78" w:rsidRPr="00D5163E">
        <w:rPr>
          <w:rFonts w:ascii="Times New Roman" w:hAnsi="Times New Roman" w:cs="Times New Roman"/>
        </w:rPr>
        <w:t>apresentou 229 quintetos formados</w:t>
      </w:r>
      <w:r w:rsidR="0051635F" w:rsidRPr="00D5163E">
        <w:rPr>
          <w:rFonts w:ascii="Times New Roman" w:hAnsi="Times New Roman" w:cs="Times New Roman"/>
        </w:rPr>
        <w:t xml:space="preserve">. Quando comparamos </w:t>
      </w:r>
      <w:r w:rsidR="00CF2B62" w:rsidRPr="00D5163E">
        <w:rPr>
          <w:rFonts w:ascii="Times New Roman" w:hAnsi="Times New Roman" w:cs="Times New Roman"/>
        </w:rPr>
        <w:t xml:space="preserve">entre a equipes do Minas, segunda </w:t>
      </w:r>
      <w:r w:rsidR="006543DB" w:rsidRPr="00D5163E">
        <w:rPr>
          <w:rFonts w:ascii="Times New Roman" w:hAnsi="Times New Roman" w:cs="Times New Roman"/>
        </w:rPr>
        <w:t>posição</w:t>
      </w:r>
      <w:r w:rsidR="00CF2B62" w:rsidRPr="00D5163E">
        <w:rPr>
          <w:rFonts w:ascii="Times New Roman" w:hAnsi="Times New Roman" w:cs="Times New Roman"/>
        </w:rPr>
        <w:t xml:space="preserve"> com </w:t>
      </w:r>
      <w:r w:rsidR="006543DB" w:rsidRPr="00D5163E">
        <w:rPr>
          <w:rFonts w:ascii="Times New Roman" w:hAnsi="Times New Roman" w:cs="Times New Roman"/>
        </w:rPr>
        <w:t xml:space="preserve">137 quintetos formados, e o São Paulo, terceira posição </w:t>
      </w:r>
      <w:r w:rsidR="00BC6D89" w:rsidRPr="00D5163E">
        <w:rPr>
          <w:rFonts w:ascii="Times New Roman" w:hAnsi="Times New Roman" w:cs="Times New Roman"/>
        </w:rPr>
        <w:t xml:space="preserve">com 88 quintetos, </w:t>
      </w:r>
      <w:r w:rsidR="00FB3BD7" w:rsidRPr="00D5163E">
        <w:rPr>
          <w:rFonts w:ascii="Times New Roman" w:hAnsi="Times New Roman" w:cs="Times New Roman"/>
        </w:rPr>
        <w:t xml:space="preserve">identificamos que o Flamengo apresenta mais opções </w:t>
      </w:r>
      <w:r w:rsidR="0036458C" w:rsidRPr="00D5163E">
        <w:rPr>
          <w:rFonts w:ascii="Times New Roman" w:hAnsi="Times New Roman" w:cs="Times New Roman"/>
        </w:rPr>
        <w:t>para formação de quintetos</w:t>
      </w:r>
      <w:r w:rsidR="00707885" w:rsidRPr="00D5163E">
        <w:rPr>
          <w:rFonts w:ascii="Times New Roman" w:hAnsi="Times New Roman" w:cs="Times New Roman"/>
        </w:rPr>
        <w:t xml:space="preserve"> sem </w:t>
      </w:r>
      <w:r w:rsidR="00D108A8" w:rsidRPr="00D5163E">
        <w:rPr>
          <w:rFonts w:ascii="Times New Roman" w:hAnsi="Times New Roman" w:cs="Times New Roman"/>
        </w:rPr>
        <w:t>perder o desempenho na competição.</w:t>
      </w:r>
    </w:p>
    <w:p w14:paraId="06F9F38D" w14:textId="2EF1E0BE" w:rsidR="00E42260" w:rsidRPr="00D5163E" w:rsidRDefault="00FE4D9E" w:rsidP="00FE7FC1">
      <w:pPr>
        <w:spacing w:before="240"/>
        <w:ind w:firstLine="1134"/>
        <w:rPr>
          <w:rFonts w:ascii="Times New Roman" w:hAnsi="Times New Roman" w:cs="Times New Roman"/>
        </w:rPr>
      </w:pPr>
      <w:r w:rsidRPr="00D5163E">
        <w:rPr>
          <w:rFonts w:ascii="Times New Roman" w:hAnsi="Times New Roman" w:cs="Times New Roman"/>
        </w:rPr>
        <w:t>Essa maior diversidade de opções pode contribuir para o alto desempenho técnico do Flamengo</w:t>
      </w:r>
      <w:r w:rsidR="00E42260" w:rsidRPr="00D5163E">
        <w:rPr>
          <w:rFonts w:ascii="Times New Roman" w:hAnsi="Times New Roman" w:cs="Times New Roman"/>
        </w:rPr>
        <w:t xml:space="preserve">, permitindo </w:t>
      </w:r>
      <w:r w:rsidRPr="00D5163E">
        <w:rPr>
          <w:rFonts w:ascii="Times New Roman" w:hAnsi="Times New Roman" w:cs="Times New Roman"/>
        </w:rPr>
        <w:t xml:space="preserve">que o </w:t>
      </w:r>
      <w:r w:rsidR="00E42260" w:rsidRPr="00D5163E">
        <w:rPr>
          <w:rFonts w:ascii="Times New Roman" w:hAnsi="Times New Roman" w:cs="Times New Roman"/>
        </w:rPr>
        <w:t xml:space="preserve">time </w:t>
      </w:r>
      <w:r w:rsidRPr="00D5163E">
        <w:rPr>
          <w:rFonts w:ascii="Times New Roman" w:hAnsi="Times New Roman" w:cs="Times New Roman"/>
        </w:rPr>
        <w:t xml:space="preserve">consiga se adaptar em </w:t>
      </w:r>
      <w:r w:rsidR="00E42260" w:rsidRPr="00D5163E">
        <w:rPr>
          <w:rFonts w:ascii="Times New Roman" w:hAnsi="Times New Roman" w:cs="Times New Roman"/>
        </w:rPr>
        <w:t xml:space="preserve">diferentes </w:t>
      </w:r>
      <w:r w:rsidR="00B705DC" w:rsidRPr="00D5163E">
        <w:rPr>
          <w:rFonts w:ascii="Times New Roman" w:hAnsi="Times New Roman" w:cs="Times New Roman"/>
        </w:rPr>
        <w:t xml:space="preserve">cenários </w:t>
      </w:r>
      <w:r w:rsidR="00E42260" w:rsidRPr="00D5163E">
        <w:rPr>
          <w:rFonts w:ascii="Times New Roman" w:hAnsi="Times New Roman" w:cs="Times New Roman"/>
        </w:rPr>
        <w:t xml:space="preserve">de jogo e </w:t>
      </w:r>
      <w:r w:rsidRPr="00D5163E">
        <w:rPr>
          <w:rFonts w:ascii="Times New Roman" w:hAnsi="Times New Roman" w:cs="Times New Roman"/>
        </w:rPr>
        <w:t>adversários</w:t>
      </w:r>
      <w:r w:rsidR="00E42260" w:rsidRPr="00D5163E">
        <w:rPr>
          <w:rFonts w:ascii="Times New Roman" w:hAnsi="Times New Roman" w:cs="Times New Roman"/>
        </w:rPr>
        <w:t xml:space="preserve">. Por outro lado, equipes com menos opções de quintetos podem enfrentar desafios ao tentar manter um alto nível de desempenho, especialmente em situações </w:t>
      </w:r>
      <w:r w:rsidR="00733C9D" w:rsidRPr="00D5163E">
        <w:rPr>
          <w:rFonts w:ascii="Times New Roman" w:hAnsi="Times New Roman" w:cs="Times New Roman"/>
        </w:rPr>
        <w:t>em que</w:t>
      </w:r>
      <w:r w:rsidR="00E42260" w:rsidRPr="00D5163E">
        <w:rPr>
          <w:rFonts w:ascii="Times New Roman" w:hAnsi="Times New Roman" w:cs="Times New Roman"/>
        </w:rPr>
        <w:t xml:space="preserve"> a adaptação rápida é necessária</w:t>
      </w:r>
      <w:r w:rsidR="00DF7810" w:rsidRPr="00D5163E">
        <w:rPr>
          <w:rFonts w:ascii="Times New Roman" w:hAnsi="Times New Roman" w:cs="Times New Roman"/>
        </w:rPr>
        <w:t xml:space="preserve"> e desgaste </w:t>
      </w:r>
      <w:r w:rsidR="00054733" w:rsidRPr="00D5163E">
        <w:rPr>
          <w:rFonts w:ascii="Times New Roman" w:hAnsi="Times New Roman" w:cs="Times New Roman"/>
        </w:rPr>
        <w:t>físicos dos jogadores</w:t>
      </w:r>
      <w:r w:rsidR="00E42260" w:rsidRPr="00D5163E">
        <w:rPr>
          <w:rFonts w:ascii="Times New Roman" w:hAnsi="Times New Roman" w:cs="Times New Roman"/>
        </w:rPr>
        <w:t>.</w:t>
      </w:r>
    </w:p>
    <w:p w14:paraId="4AC5897E" w14:textId="3207243D" w:rsidR="00867039" w:rsidRPr="00D5163E" w:rsidRDefault="008B7FDB" w:rsidP="00786425">
      <w:pPr>
        <w:spacing w:before="240"/>
        <w:ind w:firstLine="1134"/>
        <w:rPr>
          <w:rFonts w:ascii="Times New Roman" w:hAnsi="Times New Roman" w:cs="Times New Roman"/>
        </w:rPr>
      </w:pPr>
      <w:r w:rsidRPr="00D5163E">
        <w:rPr>
          <w:rFonts w:ascii="Times New Roman" w:hAnsi="Times New Roman" w:cs="Times New Roman"/>
        </w:rPr>
        <w:t>Mas nem sempre diversidade de opções pode contribuir para o alto desempenho</w:t>
      </w:r>
      <w:r w:rsidR="00E17938" w:rsidRPr="00D5163E">
        <w:rPr>
          <w:rFonts w:ascii="Times New Roman" w:hAnsi="Times New Roman" w:cs="Times New Roman"/>
        </w:rPr>
        <w:t xml:space="preserve">, e essa característica podemos observar </w:t>
      </w:r>
      <w:r w:rsidR="00BF00E8" w:rsidRPr="00D5163E">
        <w:rPr>
          <w:rFonts w:ascii="Times New Roman" w:hAnsi="Times New Roman" w:cs="Times New Roman"/>
        </w:rPr>
        <w:t>n</w:t>
      </w:r>
      <w:r w:rsidR="00E17938" w:rsidRPr="00D5163E">
        <w:rPr>
          <w:rFonts w:ascii="Times New Roman" w:hAnsi="Times New Roman" w:cs="Times New Roman"/>
        </w:rPr>
        <w:t xml:space="preserve">os times que estão nas últimas colocações no campeonato. </w:t>
      </w:r>
      <w:r w:rsidR="00BF00E8" w:rsidRPr="00D5163E">
        <w:rPr>
          <w:rFonts w:ascii="Times New Roman" w:hAnsi="Times New Roman" w:cs="Times New Roman"/>
        </w:rPr>
        <w:t xml:space="preserve">Equipes como Pinheiros, </w:t>
      </w:r>
      <w:r w:rsidR="00982DF9" w:rsidRPr="00D5163E">
        <w:rPr>
          <w:rFonts w:ascii="Times New Roman" w:hAnsi="Times New Roman" w:cs="Times New Roman"/>
        </w:rPr>
        <w:t>décimo segundo colocado</w:t>
      </w:r>
      <w:r w:rsidR="008F0A47" w:rsidRPr="00D5163E">
        <w:rPr>
          <w:rFonts w:ascii="Times New Roman" w:hAnsi="Times New Roman" w:cs="Times New Roman"/>
        </w:rPr>
        <w:t xml:space="preserve"> com 252 quintetos formados, Cerrado</w:t>
      </w:r>
      <w:r w:rsidR="002A5373" w:rsidRPr="00D5163E">
        <w:rPr>
          <w:rFonts w:ascii="Times New Roman" w:hAnsi="Times New Roman" w:cs="Times New Roman"/>
        </w:rPr>
        <w:t>, décimo terceiro com 240 quintetos</w:t>
      </w:r>
      <w:r w:rsidR="00BC75DF" w:rsidRPr="00D5163E">
        <w:rPr>
          <w:rFonts w:ascii="Times New Roman" w:hAnsi="Times New Roman" w:cs="Times New Roman"/>
        </w:rPr>
        <w:t>,</w:t>
      </w:r>
      <w:r w:rsidR="002A5373" w:rsidRPr="00D5163E">
        <w:rPr>
          <w:rFonts w:ascii="Times New Roman" w:hAnsi="Times New Roman" w:cs="Times New Roman"/>
        </w:rPr>
        <w:t xml:space="preserve"> e</w:t>
      </w:r>
      <w:r w:rsidR="00BC75DF" w:rsidRPr="00D5163E">
        <w:rPr>
          <w:rFonts w:ascii="Times New Roman" w:hAnsi="Times New Roman" w:cs="Times New Roman"/>
        </w:rPr>
        <w:t xml:space="preserve"> Campo Mourão em décimo quarto com 287, </w:t>
      </w:r>
      <w:r w:rsidR="00D574D4" w:rsidRPr="00D5163E">
        <w:rPr>
          <w:rFonts w:ascii="Times New Roman" w:hAnsi="Times New Roman" w:cs="Times New Roman"/>
        </w:rPr>
        <w:t>apresentam muitas opções</w:t>
      </w:r>
      <w:r w:rsidR="001035CA" w:rsidRPr="00D5163E">
        <w:rPr>
          <w:rFonts w:ascii="Times New Roman" w:hAnsi="Times New Roman" w:cs="Times New Roman"/>
        </w:rPr>
        <w:t xml:space="preserve"> de quintetos para entrarem no jogo, mas que não apresentaram bons desempenho </w:t>
      </w:r>
      <w:r w:rsidR="00B1734A" w:rsidRPr="00D5163E">
        <w:rPr>
          <w:rFonts w:ascii="Times New Roman" w:hAnsi="Times New Roman" w:cs="Times New Roman"/>
        </w:rPr>
        <w:t>e não contribuíram para melhor colocação da equipe.</w:t>
      </w:r>
      <w:r w:rsidR="002A5373" w:rsidRPr="00D5163E">
        <w:rPr>
          <w:rFonts w:ascii="Times New Roman" w:hAnsi="Times New Roman" w:cs="Times New Roman"/>
        </w:rPr>
        <w:t xml:space="preserve"> </w:t>
      </w:r>
    </w:p>
    <w:p w14:paraId="13CD1652" w14:textId="19E6EEC3" w:rsidR="00B1734A" w:rsidRPr="00D5163E" w:rsidRDefault="00C94494" w:rsidP="00786425">
      <w:pPr>
        <w:spacing w:before="240"/>
        <w:ind w:firstLine="1134"/>
        <w:rPr>
          <w:rFonts w:ascii="Times New Roman" w:hAnsi="Times New Roman" w:cs="Times New Roman"/>
        </w:rPr>
      </w:pPr>
      <w:r w:rsidRPr="00D5163E">
        <w:rPr>
          <w:rFonts w:ascii="Times New Roman" w:hAnsi="Times New Roman" w:cs="Times New Roman"/>
        </w:rPr>
        <w:t>Para compreender mais sobre a distribuição d</w:t>
      </w:r>
      <w:r w:rsidR="00EE05A4" w:rsidRPr="00D5163E">
        <w:rPr>
          <w:rFonts w:ascii="Times New Roman" w:hAnsi="Times New Roman" w:cs="Times New Roman"/>
        </w:rPr>
        <w:t xml:space="preserve">a quantidade de quintetos formados </w:t>
      </w:r>
      <w:r w:rsidR="002C6665" w:rsidRPr="00D5163E">
        <w:rPr>
          <w:rFonts w:ascii="Times New Roman" w:hAnsi="Times New Roman" w:cs="Times New Roman"/>
        </w:rPr>
        <w:t>de cada</w:t>
      </w:r>
      <w:r w:rsidR="00EE05A4" w:rsidRPr="00D5163E">
        <w:rPr>
          <w:rFonts w:ascii="Times New Roman" w:hAnsi="Times New Roman" w:cs="Times New Roman"/>
        </w:rPr>
        <w:t xml:space="preserve"> equipes e a relação com a posição na fase de classificação, </w:t>
      </w:r>
      <w:r w:rsidR="002243AC" w:rsidRPr="00D5163E">
        <w:rPr>
          <w:rFonts w:ascii="Times New Roman" w:hAnsi="Times New Roman" w:cs="Times New Roman"/>
        </w:rPr>
        <w:t xml:space="preserve">analisamos o gráfico de dispersão </w:t>
      </w:r>
      <w:r w:rsidR="005A1197" w:rsidRPr="00D5163E">
        <w:rPr>
          <w:rFonts w:ascii="Times New Roman" w:hAnsi="Times New Roman" w:cs="Times New Roman"/>
        </w:rPr>
        <w:t>nas figuras</w:t>
      </w:r>
      <w:r w:rsidR="0059287A" w:rsidRPr="00D5163E">
        <w:rPr>
          <w:rFonts w:ascii="Times New Roman" w:hAnsi="Times New Roman" w:cs="Times New Roman"/>
        </w:rPr>
        <w:t xml:space="preserve"> </w:t>
      </w:r>
      <w:r w:rsidR="007A1FA7" w:rsidRPr="00D5163E">
        <w:rPr>
          <w:rFonts w:ascii="Times New Roman" w:hAnsi="Times New Roman" w:cs="Times New Roman"/>
        </w:rPr>
        <w:fldChar w:fldCharType="begin"/>
      </w:r>
      <w:r w:rsidR="007A1FA7" w:rsidRPr="00D5163E">
        <w:rPr>
          <w:rFonts w:ascii="Times New Roman" w:hAnsi="Times New Roman" w:cs="Times New Roman"/>
        </w:rPr>
        <w:instrText xml:space="preserve"> REF _Ref168954389 \h  \* MERGEFORMAT </w:instrText>
      </w:r>
      <w:r w:rsidR="007A1FA7" w:rsidRPr="00D5163E">
        <w:rPr>
          <w:rFonts w:ascii="Times New Roman" w:hAnsi="Times New Roman" w:cs="Times New Roman"/>
        </w:rPr>
      </w:r>
      <w:r w:rsidR="007A1FA7" w:rsidRPr="00D5163E">
        <w:rPr>
          <w:rFonts w:ascii="Times New Roman" w:hAnsi="Times New Roman" w:cs="Times New Roman"/>
        </w:rPr>
        <w:fldChar w:fldCharType="separate"/>
      </w:r>
      <w:r w:rsidR="00BF7556" w:rsidRPr="00D5163E">
        <w:rPr>
          <w:rFonts w:ascii="Times New Roman" w:hAnsi="Times New Roman" w:cs="Times New Roman"/>
        </w:rPr>
        <w:t>Figura 6</w:t>
      </w:r>
      <w:r w:rsidR="007A1FA7" w:rsidRPr="00D5163E">
        <w:rPr>
          <w:rFonts w:ascii="Times New Roman" w:hAnsi="Times New Roman" w:cs="Times New Roman"/>
        </w:rPr>
        <w:fldChar w:fldCharType="end"/>
      </w:r>
      <w:r w:rsidR="007A1FA7" w:rsidRPr="00D5163E">
        <w:rPr>
          <w:rFonts w:ascii="Times New Roman" w:hAnsi="Times New Roman" w:cs="Times New Roman"/>
        </w:rPr>
        <w:t xml:space="preserve"> e </w:t>
      </w:r>
      <w:r w:rsidR="007A1FA7" w:rsidRPr="00D5163E">
        <w:rPr>
          <w:rFonts w:ascii="Times New Roman" w:hAnsi="Times New Roman" w:cs="Times New Roman"/>
        </w:rPr>
        <w:fldChar w:fldCharType="begin"/>
      </w:r>
      <w:r w:rsidR="007A1FA7" w:rsidRPr="00D5163E">
        <w:rPr>
          <w:rFonts w:ascii="Times New Roman" w:hAnsi="Times New Roman" w:cs="Times New Roman"/>
        </w:rPr>
        <w:instrText xml:space="preserve"> REF _Ref168867816 \h  \* MERGEFORMAT </w:instrText>
      </w:r>
      <w:r w:rsidR="007A1FA7" w:rsidRPr="00D5163E">
        <w:rPr>
          <w:rFonts w:ascii="Times New Roman" w:hAnsi="Times New Roman" w:cs="Times New Roman"/>
        </w:rPr>
      </w:r>
      <w:r w:rsidR="007A1FA7" w:rsidRPr="00D5163E">
        <w:rPr>
          <w:rFonts w:ascii="Times New Roman" w:hAnsi="Times New Roman" w:cs="Times New Roman"/>
        </w:rPr>
        <w:fldChar w:fldCharType="separate"/>
      </w:r>
      <w:r w:rsidR="00BF7556" w:rsidRPr="00D5163E">
        <w:rPr>
          <w:rFonts w:ascii="Times New Roman" w:hAnsi="Times New Roman" w:cs="Times New Roman"/>
        </w:rPr>
        <w:t>Figura 7</w:t>
      </w:r>
      <w:r w:rsidR="007A1FA7" w:rsidRPr="00D5163E">
        <w:rPr>
          <w:rFonts w:ascii="Times New Roman" w:hAnsi="Times New Roman" w:cs="Times New Roman"/>
        </w:rPr>
        <w:fldChar w:fldCharType="end"/>
      </w:r>
      <w:r w:rsidR="006D15FE" w:rsidRPr="00D5163E">
        <w:rPr>
          <w:rFonts w:ascii="Times New Roman" w:hAnsi="Times New Roman" w:cs="Times New Roman"/>
        </w:rPr>
        <w:t>. Além disso, aplicamos uma regressão linear para identificar possíveis tendências nos dados</w:t>
      </w:r>
    </w:p>
    <w:p w14:paraId="12FE208D" w14:textId="39B0642D" w:rsidR="007505E0" w:rsidRPr="00D5163E" w:rsidRDefault="00196C0F" w:rsidP="007505E0">
      <w:pPr>
        <w:keepNext/>
        <w:spacing w:before="240"/>
        <w:ind w:firstLine="1134"/>
        <w:rPr>
          <w:rFonts w:ascii="Times New Roman" w:hAnsi="Times New Roman" w:cs="Times New Roman"/>
        </w:rPr>
      </w:pPr>
      <w:r w:rsidRPr="00D5163E">
        <w:rPr>
          <w:rFonts w:ascii="Times New Roman" w:hAnsi="Times New Roman" w:cs="Times New Roman"/>
          <w:noProof/>
        </w:rPr>
        <w:lastRenderedPageBreak/>
        <w:drawing>
          <wp:inline distT="0" distB="0" distL="0" distR="0" wp14:anchorId="3EFFF70D" wp14:editId="4AD1C454">
            <wp:extent cx="4584700" cy="2536466"/>
            <wp:effectExtent l="0" t="0" r="6350" b="16510"/>
            <wp:docPr id="11" name="Gráfico 11">
              <a:extLst xmlns:a="http://schemas.openxmlformats.org/drawingml/2006/main">
                <a:ext uri="{FF2B5EF4-FFF2-40B4-BE49-F238E27FC236}">
                  <a16:creationId xmlns:a16="http://schemas.microsoft.com/office/drawing/2014/main" id="{CCA3518E-B943-2EB9-5885-60E55BB36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CE73CC" w14:textId="372D10D7" w:rsidR="007505E0" w:rsidRPr="00D5163E" w:rsidRDefault="007505E0" w:rsidP="00E764D5">
      <w:pPr>
        <w:pStyle w:val="Legenda"/>
        <w:jc w:val="center"/>
        <w:rPr>
          <w:rFonts w:ascii="Times New Roman" w:hAnsi="Times New Roman" w:cs="Times New Roman"/>
          <w:color w:val="auto"/>
          <w:sz w:val="20"/>
          <w:szCs w:val="20"/>
        </w:rPr>
      </w:pPr>
      <w:bookmarkStart w:id="70" w:name="_Ref168954389"/>
      <w:bookmarkStart w:id="71" w:name="_Toc172630451"/>
      <w:r w:rsidRPr="00D5163E">
        <w:rPr>
          <w:rFonts w:ascii="Times New Roman" w:hAnsi="Times New Roman" w:cs="Times New Roman"/>
          <w:i w:val="0"/>
          <w:iCs w:val="0"/>
          <w:color w:val="auto"/>
          <w:sz w:val="20"/>
          <w:szCs w:val="20"/>
        </w:rPr>
        <w:t xml:space="preserve">Figura </w:t>
      </w:r>
      <w:r w:rsidRPr="00D5163E">
        <w:rPr>
          <w:rFonts w:ascii="Times New Roman" w:hAnsi="Times New Roman" w:cs="Times New Roman"/>
          <w:i w:val="0"/>
          <w:iCs w:val="0"/>
          <w:color w:val="auto"/>
          <w:sz w:val="20"/>
          <w:szCs w:val="20"/>
        </w:rPr>
        <w:fldChar w:fldCharType="begin"/>
      </w:r>
      <w:r w:rsidRPr="00D5163E">
        <w:rPr>
          <w:rFonts w:ascii="Times New Roman" w:hAnsi="Times New Roman" w:cs="Times New Roman"/>
          <w:i w:val="0"/>
          <w:iCs w:val="0"/>
          <w:color w:val="auto"/>
          <w:sz w:val="20"/>
          <w:szCs w:val="20"/>
        </w:rPr>
        <w:instrText xml:space="preserve"> SEQ Figura \* ARABIC </w:instrText>
      </w:r>
      <w:r w:rsidRPr="00D5163E">
        <w:rPr>
          <w:rFonts w:ascii="Times New Roman" w:hAnsi="Times New Roman" w:cs="Times New Roman"/>
          <w:i w:val="0"/>
          <w:iCs w:val="0"/>
          <w:color w:val="auto"/>
          <w:sz w:val="20"/>
          <w:szCs w:val="20"/>
        </w:rPr>
        <w:fldChar w:fldCharType="separate"/>
      </w:r>
      <w:r w:rsidR="002D468F" w:rsidRPr="00D5163E">
        <w:rPr>
          <w:rFonts w:ascii="Times New Roman" w:hAnsi="Times New Roman" w:cs="Times New Roman"/>
          <w:i w:val="0"/>
          <w:iCs w:val="0"/>
          <w:noProof/>
          <w:color w:val="auto"/>
          <w:sz w:val="20"/>
          <w:szCs w:val="20"/>
        </w:rPr>
        <w:t>6</w:t>
      </w:r>
      <w:r w:rsidRPr="00D5163E">
        <w:rPr>
          <w:rFonts w:ascii="Times New Roman" w:hAnsi="Times New Roman" w:cs="Times New Roman"/>
          <w:i w:val="0"/>
          <w:iCs w:val="0"/>
          <w:color w:val="auto"/>
          <w:sz w:val="20"/>
          <w:szCs w:val="20"/>
        </w:rPr>
        <w:fldChar w:fldCharType="end"/>
      </w:r>
      <w:bookmarkEnd w:id="70"/>
      <w:r w:rsidRPr="00D5163E">
        <w:rPr>
          <w:rFonts w:ascii="Times New Roman" w:hAnsi="Times New Roman" w:cs="Times New Roman"/>
          <w:i w:val="0"/>
          <w:iCs w:val="0"/>
          <w:color w:val="auto"/>
          <w:sz w:val="20"/>
          <w:szCs w:val="20"/>
        </w:rPr>
        <w:t xml:space="preserve"> - Dispersão do número de quintetos pela classificação d</w:t>
      </w:r>
      <w:r w:rsidR="00961C25" w:rsidRPr="00D5163E">
        <w:rPr>
          <w:rFonts w:ascii="Times New Roman" w:hAnsi="Times New Roman" w:cs="Times New Roman"/>
          <w:i w:val="0"/>
          <w:iCs w:val="0"/>
          <w:color w:val="auto"/>
          <w:sz w:val="20"/>
          <w:szCs w:val="20"/>
        </w:rPr>
        <w:t>os</w:t>
      </w:r>
      <w:r w:rsidRPr="00D5163E">
        <w:rPr>
          <w:rFonts w:ascii="Times New Roman" w:hAnsi="Times New Roman" w:cs="Times New Roman"/>
          <w:i w:val="0"/>
          <w:iCs w:val="0"/>
          <w:color w:val="auto"/>
          <w:sz w:val="20"/>
          <w:szCs w:val="20"/>
        </w:rPr>
        <w:t xml:space="preserve"> time</w:t>
      </w:r>
      <w:r w:rsidR="00961C25" w:rsidRPr="00D5163E">
        <w:rPr>
          <w:rFonts w:ascii="Times New Roman" w:hAnsi="Times New Roman" w:cs="Times New Roman"/>
          <w:i w:val="0"/>
          <w:iCs w:val="0"/>
          <w:color w:val="auto"/>
          <w:sz w:val="20"/>
          <w:szCs w:val="20"/>
        </w:rPr>
        <w:t>s</w:t>
      </w:r>
      <w:r w:rsidRPr="00D5163E">
        <w:rPr>
          <w:rFonts w:ascii="Times New Roman" w:hAnsi="Times New Roman" w:cs="Times New Roman"/>
          <w:i w:val="0"/>
          <w:iCs w:val="0"/>
          <w:color w:val="auto"/>
          <w:sz w:val="20"/>
          <w:szCs w:val="20"/>
        </w:rPr>
        <w:t xml:space="preserve"> no </w:t>
      </w:r>
      <w:r w:rsidR="00961C25" w:rsidRPr="00D5163E">
        <w:rPr>
          <w:rFonts w:ascii="Times New Roman" w:hAnsi="Times New Roman" w:cs="Times New Roman"/>
          <w:i w:val="0"/>
          <w:iCs w:val="0"/>
          <w:color w:val="auto"/>
          <w:sz w:val="20"/>
          <w:szCs w:val="20"/>
        </w:rPr>
        <w:t>NBB</w:t>
      </w:r>
      <w:r w:rsidRPr="00D5163E">
        <w:rPr>
          <w:rFonts w:ascii="Times New Roman" w:hAnsi="Times New Roman" w:cs="Times New Roman"/>
          <w:i w:val="0"/>
          <w:iCs w:val="0"/>
          <w:color w:val="auto"/>
          <w:sz w:val="20"/>
          <w:szCs w:val="20"/>
        </w:rPr>
        <w:t>.</w:t>
      </w:r>
      <w:bookmarkEnd w:id="71"/>
    </w:p>
    <w:p w14:paraId="4BC1897B" w14:textId="77777777" w:rsidR="004052A5" w:rsidRPr="00D5163E" w:rsidRDefault="005B0544" w:rsidP="004052A5">
      <w:pPr>
        <w:keepNext/>
        <w:spacing w:before="240"/>
        <w:ind w:firstLine="1134"/>
        <w:rPr>
          <w:rFonts w:ascii="Times New Roman" w:hAnsi="Times New Roman" w:cs="Times New Roman"/>
        </w:rPr>
      </w:pPr>
      <w:r w:rsidRPr="00D5163E">
        <w:rPr>
          <w:rFonts w:ascii="Times New Roman" w:hAnsi="Times New Roman" w:cs="Times New Roman"/>
          <w:noProof/>
          <w:color w:val="000000"/>
          <w:sz w:val="22"/>
          <w:szCs w:val="22"/>
        </w:rPr>
        <w:drawing>
          <wp:inline distT="0" distB="0" distL="0" distR="0" wp14:anchorId="1FA74C1B" wp14:editId="166109FF">
            <wp:extent cx="4593946" cy="2761458"/>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3946" cy="2761458"/>
                    </a:xfrm>
                    <a:prstGeom prst="rect">
                      <a:avLst/>
                    </a:prstGeom>
                    <a:noFill/>
                  </pic:spPr>
                </pic:pic>
              </a:graphicData>
            </a:graphic>
          </wp:inline>
        </w:drawing>
      </w:r>
    </w:p>
    <w:p w14:paraId="5045DD32" w14:textId="10846FB1" w:rsidR="00786425" w:rsidRPr="00D5163E" w:rsidRDefault="004052A5" w:rsidP="00826B41">
      <w:pPr>
        <w:pStyle w:val="Legenda"/>
        <w:jc w:val="center"/>
        <w:rPr>
          <w:rFonts w:ascii="Times New Roman" w:hAnsi="Times New Roman" w:cs="Times New Roman"/>
          <w:color w:val="auto"/>
        </w:rPr>
      </w:pPr>
      <w:bookmarkStart w:id="72" w:name="_Ref168867816"/>
      <w:bookmarkStart w:id="73" w:name="_Toc172630452"/>
      <w:r w:rsidRPr="00D5163E">
        <w:rPr>
          <w:rFonts w:ascii="Times New Roman" w:hAnsi="Times New Roman" w:cs="Times New Roman"/>
          <w:i w:val="0"/>
          <w:iCs w:val="0"/>
          <w:color w:val="auto"/>
          <w:sz w:val="20"/>
          <w:szCs w:val="20"/>
        </w:rPr>
        <w:t xml:space="preserve">Figura </w:t>
      </w:r>
      <w:r w:rsidRPr="00D5163E">
        <w:rPr>
          <w:rFonts w:ascii="Times New Roman" w:hAnsi="Times New Roman" w:cs="Times New Roman"/>
          <w:i w:val="0"/>
          <w:iCs w:val="0"/>
          <w:color w:val="auto"/>
          <w:sz w:val="20"/>
          <w:szCs w:val="20"/>
        </w:rPr>
        <w:fldChar w:fldCharType="begin"/>
      </w:r>
      <w:r w:rsidRPr="00D5163E">
        <w:rPr>
          <w:rFonts w:ascii="Times New Roman" w:hAnsi="Times New Roman" w:cs="Times New Roman"/>
          <w:i w:val="0"/>
          <w:iCs w:val="0"/>
          <w:color w:val="auto"/>
          <w:sz w:val="20"/>
          <w:szCs w:val="20"/>
        </w:rPr>
        <w:instrText xml:space="preserve"> SEQ Figura \* ARABIC </w:instrText>
      </w:r>
      <w:r w:rsidRPr="00D5163E">
        <w:rPr>
          <w:rFonts w:ascii="Times New Roman" w:hAnsi="Times New Roman" w:cs="Times New Roman"/>
          <w:i w:val="0"/>
          <w:iCs w:val="0"/>
          <w:color w:val="auto"/>
          <w:sz w:val="20"/>
          <w:szCs w:val="20"/>
        </w:rPr>
        <w:fldChar w:fldCharType="separate"/>
      </w:r>
      <w:r w:rsidR="002D468F" w:rsidRPr="00D5163E">
        <w:rPr>
          <w:rFonts w:ascii="Times New Roman" w:hAnsi="Times New Roman" w:cs="Times New Roman"/>
          <w:i w:val="0"/>
          <w:iCs w:val="0"/>
          <w:noProof/>
          <w:color w:val="auto"/>
          <w:sz w:val="20"/>
          <w:szCs w:val="20"/>
        </w:rPr>
        <w:t>7</w:t>
      </w:r>
      <w:r w:rsidRPr="00D5163E">
        <w:rPr>
          <w:rFonts w:ascii="Times New Roman" w:hAnsi="Times New Roman" w:cs="Times New Roman"/>
          <w:i w:val="0"/>
          <w:iCs w:val="0"/>
          <w:color w:val="auto"/>
          <w:sz w:val="20"/>
          <w:szCs w:val="20"/>
        </w:rPr>
        <w:fldChar w:fldCharType="end"/>
      </w:r>
      <w:bookmarkEnd w:id="72"/>
      <w:r w:rsidR="00396849" w:rsidRPr="00D5163E">
        <w:rPr>
          <w:rFonts w:ascii="Times New Roman" w:hAnsi="Times New Roman" w:cs="Times New Roman"/>
          <w:color w:val="auto"/>
          <w:sz w:val="20"/>
          <w:szCs w:val="20"/>
        </w:rPr>
        <w:t xml:space="preserve"> - </w:t>
      </w:r>
      <w:r w:rsidR="00396849" w:rsidRPr="00D5163E">
        <w:rPr>
          <w:rFonts w:ascii="Times New Roman" w:hAnsi="Times New Roman" w:cs="Times New Roman"/>
          <w:i w:val="0"/>
          <w:iCs w:val="0"/>
          <w:color w:val="auto"/>
          <w:sz w:val="20"/>
          <w:szCs w:val="20"/>
        </w:rPr>
        <w:t xml:space="preserve">Dispersão do número de quintetos pela classificação </w:t>
      </w:r>
      <w:r w:rsidR="00961C25" w:rsidRPr="00D5163E">
        <w:rPr>
          <w:rFonts w:ascii="Times New Roman" w:hAnsi="Times New Roman" w:cs="Times New Roman"/>
          <w:i w:val="0"/>
          <w:iCs w:val="0"/>
          <w:color w:val="auto"/>
          <w:sz w:val="20"/>
          <w:szCs w:val="20"/>
        </w:rPr>
        <w:t>dos times</w:t>
      </w:r>
      <w:r w:rsidR="00396849" w:rsidRPr="00D5163E">
        <w:rPr>
          <w:rFonts w:ascii="Times New Roman" w:hAnsi="Times New Roman" w:cs="Times New Roman"/>
          <w:i w:val="0"/>
          <w:iCs w:val="0"/>
          <w:color w:val="auto"/>
          <w:sz w:val="20"/>
          <w:szCs w:val="20"/>
        </w:rPr>
        <w:t xml:space="preserve"> no </w:t>
      </w:r>
      <w:r w:rsidR="00961C25" w:rsidRPr="00D5163E">
        <w:rPr>
          <w:rFonts w:ascii="Times New Roman" w:hAnsi="Times New Roman" w:cs="Times New Roman"/>
          <w:i w:val="0"/>
          <w:iCs w:val="0"/>
          <w:color w:val="auto"/>
          <w:sz w:val="20"/>
          <w:szCs w:val="20"/>
        </w:rPr>
        <w:t>NBB</w:t>
      </w:r>
      <w:r w:rsidR="00396849" w:rsidRPr="00D5163E">
        <w:rPr>
          <w:rFonts w:ascii="Times New Roman" w:hAnsi="Times New Roman" w:cs="Times New Roman"/>
          <w:i w:val="0"/>
          <w:iCs w:val="0"/>
          <w:color w:val="auto"/>
          <w:sz w:val="20"/>
          <w:szCs w:val="20"/>
        </w:rPr>
        <w:t>, excluindo Flamengo e Paulistano</w:t>
      </w:r>
      <w:r w:rsidR="007505E0" w:rsidRPr="00D5163E">
        <w:rPr>
          <w:rFonts w:ascii="Times New Roman" w:hAnsi="Times New Roman" w:cs="Times New Roman"/>
          <w:i w:val="0"/>
          <w:iCs w:val="0"/>
          <w:color w:val="auto"/>
          <w:sz w:val="20"/>
          <w:szCs w:val="20"/>
        </w:rPr>
        <w:t>.</w:t>
      </w:r>
      <w:bookmarkEnd w:id="73"/>
    </w:p>
    <w:p w14:paraId="4D6D5B9D" w14:textId="0C7B1A3F" w:rsidR="00E764D5" w:rsidRPr="00D5163E" w:rsidRDefault="005D4D22" w:rsidP="007A1FA7">
      <w:pPr>
        <w:spacing w:before="240"/>
        <w:ind w:firstLine="1134"/>
        <w:rPr>
          <w:rFonts w:ascii="Times New Roman" w:hAnsi="Times New Roman" w:cs="Times New Roman"/>
        </w:rPr>
      </w:pPr>
      <w:r w:rsidRPr="00D5163E">
        <w:rPr>
          <w:rFonts w:ascii="Times New Roman" w:hAnsi="Times New Roman" w:cs="Times New Roman"/>
        </w:rPr>
        <w:t xml:space="preserve">Na </w:t>
      </w:r>
      <w:r w:rsidRPr="00D5163E">
        <w:rPr>
          <w:rFonts w:ascii="Times New Roman" w:hAnsi="Times New Roman" w:cs="Times New Roman"/>
        </w:rPr>
        <w:fldChar w:fldCharType="begin"/>
      </w:r>
      <w:r w:rsidRPr="00D5163E">
        <w:rPr>
          <w:rFonts w:ascii="Times New Roman" w:hAnsi="Times New Roman" w:cs="Times New Roman"/>
        </w:rPr>
        <w:instrText xml:space="preserve"> REF _Ref168954389 \h  \* MERGEFORMAT </w:instrText>
      </w:r>
      <w:r w:rsidRPr="00D5163E">
        <w:rPr>
          <w:rFonts w:ascii="Times New Roman" w:hAnsi="Times New Roman" w:cs="Times New Roman"/>
        </w:rPr>
      </w:r>
      <w:r w:rsidRPr="00D5163E">
        <w:rPr>
          <w:rFonts w:ascii="Times New Roman" w:hAnsi="Times New Roman" w:cs="Times New Roman"/>
        </w:rPr>
        <w:fldChar w:fldCharType="separate"/>
      </w:r>
      <w:r w:rsidR="00BF7556" w:rsidRPr="00D5163E">
        <w:rPr>
          <w:rFonts w:ascii="Times New Roman" w:hAnsi="Times New Roman" w:cs="Times New Roman"/>
        </w:rPr>
        <w:t>Figura 6</w:t>
      </w:r>
      <w:r w:rsidRPr="00D5163E">
        <w:rPr>
          <w:rFonts w:ascii="Times New Roman" w:hAnsi="Times New Roman" w:cs="Times New Roman"/>
        </w:rPr>
        <w:fldChar w:fldCharType="end"/>
      </w:r>
      <w:r w:rsidR="00F90888" w:rsidRPr="00D5163E">
        <w:rPr>
          <w:rFonts w:ascii="Times New Roman" w:hAnsi="Times New Roman" w:cs="Times New Roman"/>
        </w:rPr>
        <w:t xml:space="preserve">, </w:t>
      </w:r>
      <w:r w:rsidR="00461BD1" w:rsidRPr="00D5163E">
        <w:rPr>
          <w:rFonts w:ascii="Times New Roman" w:hAnsi="Times New Roman" w:cs="Times New Roman"/>
        </w:rPr>
        <w:t>quando</w:t>
      </w:r>
      <w:r w:rsidR="007A1FA7" w:rsidRPr="00D5163E">
        <w:rPr>
          <w:rFonts w:ascii="Times New Roman" w:hAnsi="Times New Roman" w:cs="Times New Roman"/>
        </w:rPr>
        <w:t xml:space="preserve"> aplicarmos </w:t>
      </w:r>
      <w:r w:rsidR="00F90888" w:rsidRPr="00D5163E">
        <w:rPr>
          <w:rFonts w:ascii="Times New Roman" w:hAnsi="Times New Roman" w:cs="Times New Roman"/>
        </w:rPr>
        <w:t>a regressão linear para todos os times d</w:t>
      </w:r>
      <w:r w:rsidR="00BD718C" w:rsidRPr="00D5163E">
        <w:rPr>
          <w:rFonts w:ascii="Times New Roman" w:hAnsi="Times New Roman" w:cs="Times New Roman"/>
        </w:rPr>
        <w:t xml:space="preserve">a temporada, </w:t>
      </w:r>
      <w:r w:rsidR="007A1FA7" w:rsidRPr="00D5163E">
        <w:rPr>
          <w:rFonts w:ascii="Times New Roman" w:hAnsi="Times New Roman" w:cs="Times New Roman"/>
        </w:rPr>
        <w:t xml:space="preserve">verificamos que o Coeficiente de Determinação (R²) </w:t>
      </w:r>
      <w:r w:rsidR="00BD718C" w:rsidRPr="00D5163E">
        <w:rPr>
          <w:rFonts w:ascii="Times New Roman" w:hAnsi="Times New Roman" w:cs="Times New Roman"/>
        </w:rPr>
        <w:t>é de 0,382</w:t>
      </w:r>
      <w:r w:rsidR="003043D6" w:rsidRPr="00D5163E">
        <w:rPr>
          <w:rFonts w:ascii="Times New Roman" w:hAnsi="Times New Roman" w:cs="Times New Roman"/>
        </w:rPr>
        <w:t xml:space="preserve">. </w:t>
      </w:r>
      <w:r w:rsidR="00213222" w:rsidRPr="00D5163E">
        <w:rPr>
          <w:rFonts w:ascii="Times New Roman" w:hAnsi="Times New Roman" w:cs="Times New Roman"/>
        </w:rPr>
        <w:t xml:space="preserve"> </w:t>
      </w:r>
      <w:r w:rsidR="003043D6" w:rsidRPr="00D5163E">
        <w:rPr>
          <w:rFonts w:ascii="Times New Roman" w:hAnsi="Times New Roman" w:cs="Times New Roman"/>
        </w:rPr>
        <w:t>Isso significa que apenas cerca de 38,2% da variabilidade na posição da fase de classificação pode ser explicada pela quantidade de quintetos formados por cada equipe</w:t>
      </w:r>
      <w:r w:rsidR="00D76D64" w:rsidRPr="00D5163E">
        <w:rPr>
          <w:rFonts w:ascii="Times New Roman" w:hAnsi="Times New Roman" w:cs="Times New Roman"/>
        </w:rPr>
        <w:t xml:space="preserve">, </w:t>
      </w:r>
      <w:r w:rsidR="00A5747B" w:rsidRPr="00D5163E">
        <w:rPr>
          <w:rFonts w:ascii="Times New Roman" w:hAnsi="Times New Roman" w:cs="Times New Roman"/>
        </w:rPr>
        <w:t xml:space="preserve">ou seja, não </w:t>
      </w:r>
      <w:r w:rsidR="00C33920" w:rsidRPr="00D5163E">
        <w:rPr>
          <w:rFonts w:ascii="Times New Roman" w:hAnsi="Times New Roman" w:cs="Times New Roman"/>
        </w:rPr>
        <w:t xml:space="preserve">explica </w:t>
      </w:r>
      <w:r w:rsidR="00247859" w:rsidRPr="00D5163E">
        <w:rPr>
          <w:rFonts w:ascii="Times New Roman" w:hAnsi="Times New Roman" w:cs="Times New Roman"/>
        </w:rPr>
        <w:t xml:space="preserve">a variabilidade do resultado. </w:t>
      </w:r>
    </w:p>
    <w:p w14:paraId="73FFB8A8" w14:textId="072027B4" w:rsidR="007A1FA7" w:rsidRPr="00D5163E" w:rsidRDefault="00224D7E" w:rsidP="00CC075C">
      <w:pPr>
        <w:spacing w:before="240"/>
        <w:ind w:firstLine="1134"/>
        <w:rPr>
          <w:rFonts w:ascii="Times New Roman" w:hAnsi="Times New Roman" w:cs="Times New Roman"/>
        </w:rPr>
      </w:pPr>
      <w:r w:rsidRPr="00D5163E">
        <w:rPr>
          <w:rFonts w:ascii="Times New Roman" w:hAnsi="Times New Roman" w:cs="Times New Roman"/>
        </w:rPr>
        <w:t xml:space="preserve">Observamos uma </w:t>
      </w:r>
      <w:r w:rsidR="00CC075C" w:rsidRPr="00D5163E">
        <w:rPr>
          <w:rFonts w:ascii="Times New Roman" w:hAnsi="Times New Roman" w:cs="Times New Roman"/>
        </w:rPr>
        <w:t xml:space="preserve">mudança significativa no cenário quando excluímos as equipes do </w:t>
      </w:r>
      <w:r w:rsidR="00AD0BE6" w:rsidRPr="00D5163E">
        <w:rPr>
          <w:rFonts w:ascii="Times New Roman" w:hAnsi="Times New Roman" w:cs="Times New Roman"/>
        </w:rPr>
        <w:t xml:space="preserve">Flamengo </w:t>
      </w:r>
      <w:r w:rsidR="007A1FA7" w:rsidRPr="00D5163E">
        <w:rPr>
          <w:rFonts w:ascii="Times New Roman" w:hAnsi="Times New Roman" w:cs="Times New Roman"/>
        </w:rPr>
        <w:t>e Paulistano</w:t>
      </w:r>
      <w:r w:rsidR="00CC075C" w:rsidRPr="00D5163E">
        <w:rPr>
          <w:rFonts w:ascii="Times New Roman" w:hAnsi="Times New Roman" w:cs="Times New Roman"/>
        </w:rPr>
        <w:t xml:space="preserve"> da análise</w:t>
      </w:r>
      <w:r w:rsidR="0026391F" w:rsidRPr="00D5163E">
        <w:rPr>
          <w:rFonts w:ascii="Times New Roman" w:hAnsi="Times New Roman" w:cs="Times New Roman"/>
        </w:rPr>
        <w:t xml:space="preserve">, apresentado na </w:t>
      </w:r>
      <w:r w:rsidR="0026391F" w:rsidRPr="00D5163E">
        <w:rPr>
          <w:rFonts w:ascii="Times New Roman" w:hAnsi="Times New Roman" w:cs="Times New Roman"/>
        </w:rPr>
        <w:fldChar w:fldCharType="begin"/>
      </w:r>
      <w:r w:rsidR="0026391F" w:rsidRPr="00D5163E">
        <w:rPr>
          <w:rFonts w:ascii="Times New Roman" w:hAnsi="Times New Roman" w:cs="Times New Roman"/>
        </w:rPr>
        <w:instrText xml:space="preserve"> REF _Ref168867816 \h  \* MERGEFORMAT </w:instrText>
      </w:r>
      <w:r w:rsidR="0026391F" w:rsidRPr="00D5163E">
        <w:rPr>
          <w:rFonts w:ascii="Times New Roman" w:hAnsi="Times New Roman" w:cs="Times New Roman"/>
        </w:rPr>
      </w:r>
      <w:r w:rsidR="0026391F" w:rsidRPr="00D5163E">
        <w:rPr>
          <w:rFonts w:ascii="Times New Roman" w:hAnsi="Times New Roman" w:cs="Times New Roman"/>
        </w:rPr>
        <w:fldChar w:fldCharType="separate"/>
      </w:r>
      <w:r w:rsidR="00BF7556" w:rsidRPr="00D5163E">
        <w:rPr>
          <w:rFonts w:ascii="Times New Roman" w:hAnsi="Times New Roman" w:cs="Times New Roman"/>
        </w:rPr>
        <w:t>Figura 7</w:t>
      </w:r>
      <w:r w:rsidR="0026391F" w:rsidRPr="00D5163E">
        <w:rPr>
          <w:rFonts w:ascii="Times New Roman" w:hAnsi="Times New Roman" w:cs="Times New Roman"/>
        </w:rPr>
        <w:fldChar w:fldCharType="end"/>
      </w:r>
      <w:r w:rsidR="00CC075C" w:rsidRPr="00D5163E">
        <w:rPr>
          <w:rFonts w:ascii="Times New Roman" w:hAnsi="Times New Roman" w:cs="Times New Roman"/>
        </w:rPr>
        <w:t xml:space="preserve">. </w:t>
      </w:r>
      <w:r w:rsidR="004D73C6" w:rsidRPr="00D5163E">
        <w:rPr>
          <w:rFonts w:ascii="Times New Roman" w:hAnsi="Times New Roman" w:cs="Times New Roman"/>
        </w:rPr>
        <w:t xml:space="preserve">Na </w:t>
      </w:r>
      <w:r w:rsidR="004D73C6" w:rsidRPr="00D5163E">
        <w:rPr>
          <w:rFonts w:ascii="Times New Roman" w:hAnsi="Times New Roman" w:cs="Times New Roman"/>
        </w:rPr>
        <w:fldChar w:fldCharType="begin"/>
      </w:r>
      <w:r w:rsidR="004D73C6" w:rsidRPr="00D5163E">
        <w:rPr>
          <w:rFonts w:ascii="Times New Roman" w:hAnsi="Times New Roman" w:cs="Times New Roman"/>
        </w:rPr>
        <w:instrText xml:space="preserve"> REF _Ref168867816 \h  \* MERGEFORMAT </w:instrText>
      </w:r>
      <w:r w:rsidR="004D73C6" w:rsidRPr="00D5163E">
        <w:rPr>
          <w:rFonts w:ascii="Times New Roman" w:hAnsi="Times New Roman" w:cs="Times New Roman"/>
        </w:rPr>
      </w:r>
      <w:r w:rsidR="004D73C6" w:rsidRPr="00D5163E">
        <w:rPr>
          <w:rFonts w:ascii="Times New Roman" w:hAnsi="Times New Roman" w:cs="Times New Roman"/>
        </w:rPr>
        <w:fldChar w:fldCharType="separate"/>
      </w:r>
      <w:r w:rsidR="00BF7556" w:rsidRPr="00D5163E">
        <w:rPr>
          <w:rFonts w:ascii="Times New Roman" w:hAnsi="Times New Roman" w:cs="Times New Roman"/>
        </w:rPr>
        <w:t>Figura 7</w:t>
      </w:r>
      <w:r w:rsidR="004D73C6" w:rsidRPr="00D5163E">
        <w:rPr>
          <w:rFonts w:ascii="Times New Roman" w:hAnsi="Times New Roman" w:cs="Times New Roman"/>
        </w:rPr>
        <w:fldChar w:fldCharType="end"/>
      </w:r>
      <w:r w:rsidR="004D73C6" w:rsidRPr="00D5163E">
        <w:rPr>
          <w:rFonts w:ascii="Times New Roman" w:hAnsi="Times New Roman" w:cs="Times New Roman"/>
        </w:rPr>
        <w:t xml:space="preserve">, o resultado da </w:t>
      </w:r>
      <w:r w:rsidR="00EC19FC" w:rsidRPr="00D5163E">
        <w:rPr>
          <w:rFonts w:ascii="Times New Roman" w:hAnsi="Times New Roman" w:cs="Times New Roman"/>
        </w:rPr>
        <w:t>regressão linear</w:t>
      </w:r>
      <w:r w:rsidR="006D42A9" w:rsidRPr="00D5163E">
        <w:rPr>
          <w:rFonts w:ascii="Times New Roman" w:hAnsi="Times New Roman" w:cs="Times New Roman"/>
        </w:rPr>
        <w:t xml:space="preserve"> apresentou </w:t>
      </w:r>
      <w:r w:rsidR="00ED39A4" w:rsidRPr="00D5163E">
        <w:rPr>
          <w:rFonts w:ascii="Times New Roman" w:hAnsi="Times New Roman" w:cs="Times New Roman"/>
        </w:rPr>
        <w:t xml:space="preserve">um </w:t>
      </w:r>
      <w:r w:rsidR="007A1FA7" w:rsidRPr="00D5163E">
        <w:rPr>
          <w:rFonts w:ascii="Times New Roman" w:hAnsi="Times New Roman" w:cs="Times New Roman"/>
        </w:rPr>
        <w:t>R² corresponde à 0,860</w:t>
      </w:r>
      <w:r w:rsidR="00ED39A4" w:rsidRPr="00D5163E">
        <w:rPr>
          <w:rFonts w:ascii="Times New Roman" w:hAnsi="Times New Roman" w:cs="Times New Roman"/>
        </w:rPr>
        <w:t xml:space="preserve">. Isso sugere uma </w:t>
      </w:r>
      <w:r w:rsidR="004E04CD" w:rsidRPr="00D5163E">
        <w:rPr>
          <w:rFonts w:ascii="Times New Roman" w:hAnsi="Times New Roman" w:cs="Times New Roman"/>
        </w:rPr>
        <w:t>forte</w:t>
      </w:r>
      <w:r w:rsidR="00ED39A4" w:rsidRPr="00D5163E">
        <w:rPr>
          <w:rFonts w:ascii="Times New Roman" w:hAnsi="Times New Roman" w:cs="Times New Roman"/>
        </w:rPr>
        <w:t xml:space="preserve"> correlação inversa </w:t>
      </w:r>
      <w:r w:rsidR="00ED39A4" w:rsidRPr="00D5163E">
        <w:rPr>
          <w:rFonts w:ascii="Times New Roman" w:hAnsi="Times New Roman" w:cs="Times New Roman"/>
        </w:rPr>
        <w:lastRenderedPageBreak/>
        <w:t xml:space="preserve">entre </w:t>
      </w:r>
      <w:r w:rsidR="007A1FA7" w:rsidRPr="00D5163E">
        <w:rPr>
          <w:rFonts w:ascii="Times New Roman" w:hAnsi="Times New Roman" w:cs="Times New Roman"/>
        </w:rPr>
        <w:t>o número de quintetos utilizados pelas equipes</w:t>
      </w:r>
      <w:r w:rsidR="004E04CD" w:rsidRPr="00D5163E">
        <w:rPr>
          <w:rFonts w:ascii="Times New Roman" w:hAnsi="Times New Roman" w:cs="Times New Roman"/>
        </w:rPr>
        <w:t xml:space="preserve"> e a sua </w:t>
      </w:r>
      <w:r w:rsidR="007A1FA7" w:rsidRPr="00D5163E">
        <w:rPr>
          <w:rFonts w:ascii="Times New Roman" w:hAnsi="Times New Roman" w:cs="Times New Roman"/>
        </w:rPr>
        <w:t>a classificação na temporada</w:t>
      </w:r>
      <w:r w:rsidR="00082519" w:rsidRPr="00D5163E">
        <w:rPr>
          <w:rFonts w:ascii="Times New Roman" w:hAnsi="Times New Roman" w:cs="Times New Roman"/>
        </w:rPr>
        <w:t>, ou seja</w:t>
      </w:r>
      <w:r w:rsidR="00677B18" w:rsidRPr="00D5163E">
        <w:rPr>
          <w:rFonts w:ascii="Times New Roman" w:hAnsi="Times New Roman" w:cs="Times New Roman"/>
        </w:rPr>
        <w:t xml:space="preserve">, quanto maior o número de quintetos utilizados, pior é a classificação </w:t>
      </w:r>
      <w:r w:rsidR="007273D8" w:rsidRPr="00D5163E">
        <w:rPr>
          <w:rFonts w:ascii="Times New Roman" w:hAnsi="Times New Roman" w:cs="Times New Roman"/>
        </w:rPr>
        <w:t>na temporada.</w:t>
      </w:r>
    </w:p>
    <w:p w14:paraId="782D8ADF" w14:textId="21A589C7" w:rsidR="00786425" w:rsidRPr="00D5163E" w:rsidRDefault="006728C9" w:rsidP="00902686">
      <w:pPr>
        <w:spacing w:before="240"/>
        <w:ind w:firstLine="1134"/>
        <w:rPr>
          <w:rFonts w:ascii="Times New Roman" w:hAnsi="Times New Roman" w:cs="Times New Roman"/>
        </w:rPr>
      </w:pPr>
      <w:r w:rsidRPr="00D5163E">
        <w:rPr>
          <w:rFonts w:ascii="Times New Roman" w:hAnsi="Times New Roman" w:cs="Times New Roman"/>
        </w:rPr>
        <w:t>A exclusão das equipes Flamengo e Paulistano da análise alterou significativamente o cenário, indicando que essas equipes podem ter estratégias ou características distintas que influenciam o resultado.</w:t>
      </w:r>
      <w:r w:rsidR="0032307F" w:rsidRPr="00D5163E">
        <w:rPr>
          <w:rFonts w:ascii="Times New Roman" w:hAnsi="Times New Roman" w:cs="Times New Roman"/>
        </w:rPr>
        <w:t xml:space="preserve"> O resultado reforça a importância </w:t>
      </w:r>
      <w:r w:rsidR="00F07D73" w:rsidRPr="00D5163E">
        <w:rPr>
          <w:rFonts w:ascii="Times New Roman" w:hAnsi="Times New Roman" w:cs="Times New Roman"/>
        </w:rPr>
        <w:t>d</w:t>
      </w:r>
      <w:r w:rsidR="009D7458" w:rsidRPr="00D5163E">
        <w:rPr>
          <w:rFonts w:ascii="Times New Roman" w:hAnsi="Times New Roman" w:cs="Times New Roman"/>
        </w:rPr>
        <w:t xml:space="preserve">a tomada de decisão do treinador nas substituições realizadas durantes as partidas, de modo a </w:t>
      </w:r>
      <w:r w:rsidR="005F36CA" w:rsidRPr="00D5163E">
        <w:rPr>
          <w:rFonts w:ascii="Times New Roman" w:hAnsi="Times New Roman" w:cs="Times New Roman"/>
        </w:rPr>
        <w:t xml:space="preserve">potencializar o desempenho dos quintetos em quadra </w:t>
      </w:r>
      <w:r w:rsidR="00B53A4C" w:rsidRPr="00D5163E">
        <w:rPr>
          <w:rFonts w:ascii="Times New Roman" w:hAnsi="Times New Roman" w:cs="Times New Roman"/>
        </w:rPr>
        <w:t>a partir d</w:t>
      </w:r>
      <w:r w:rsidR="00902686" w:rsidRPr="00D5163E">
        <w:rPr>
          <w:rFonts w:ascii="Times New Roman" w:hAnsi="Times New Roman" w:cs="Times New Roman"/>
        </w:rPr>
        <w:t>os cenários de jogo</w:t>
      </w:r>
      <w:r w:rsidR="00B705DC" w:rsidRPr="00D5163E">
        <w:rPr>
          <w:rFonts w:ascii="Times New Roman" w:hAnsi="Times New Roman" w:cs="Times New Roman"/>
        </w:rPr>
        <w:t xml:space="preserve"> e adversário</w:t>
      </w:r>
      <w:r w:rsidR="00902686" w:rsidRPr="00D5163E">
        <w:rPr>
          <w:rFonts w:ascii="Times New Roman" w:hAnsi="Times New Roman" w:cs="Times New Roman"/>
        </w:rPr>
        <w:t>.</w:t>
      </w:r>
    </w:p>
    <w:p w14:paraId="03019CA1" w14:textId="52AB83A9" w:rsidR="00786425" w:rsidRPr="00D5163E" w:rsidRDefault="00786425" w:rsidP="00786425">
      <w:pPr>
        <w:pStyle w:val="Ttulo2"/>
        <w:rPr>
          <w:rFonts w:ascii="Times New Roman" w:hAnsi="Times New Roman" w:cs="Times New Roman"/>
        </w:rPr>
      </w:pPr>
      <w:bookmarkStart w:id="74" w:name="_Toc174427667"/>
      <w:r w:rsidRPr="00D5163E">
        <w:rPr>
          <w:rFonts w:ascii="Times New Roman" w:hAnsi="Times New Roman" w:cs="Times New Roman"/>
        </w:rPr>
        <w:t>Teste dos Cenários</w:t>
      </w:r>
      <w:bookmarkEnd w:id="74"/>
    </w:p>
    <w:p w14:paraId="32340E11" w14:textId="2B049D57" w:rsidR="00AB0EE1" w:rsidRPr="00D5163E" w:rsidRDefault="00A23E72" w:rsidP="0052206B">
      <w:pPr>
        <w:spacing w:before="240"/>
        <w:ind w:firstLine="1134"/>
        <w:rPr>
          <w:rFonts w:ascii="Times New Roman" w:hAnsi="Times New Roman" w:cs="Times New Roman"/>
        </w:rPr>
      </w:pPr>
      <w:r w:rsidRPr="00D5163E">
        <w:rPr>
          <w:rFonts w:ascii="Times New Roman" w:hAnsi="Times New Roman" w:cs="Times New Roman"/>
        </w:rPr>
        <w:t>Nesta seção</w:t>
      </w:r>
      <w:r w:rsidR="00C010AB" w:rsidRPr="00D5163E">
        <w:rPr>
          <w:rFonts w:ascii="Times New Roman" w:hAnsi="Times New Roman" w:cs="Times New Roman"/>
        </w:rPr>
        <w:t xml:space="preserve">, </w:t>
      </w:r>
      <w:r w:rsidR="004D73C6" w:rsidRPr="00D5163E">
        <w:rPr>
          <w:rFonts w:ascii="Times New Roman" w:hAnsi="Times New Roman" w:cs="Times New Roman"/>
        </w:rPr>
        <w:t>a</w:t>
      </w:r>
      <w:r w:rsidR="00AE6437" w:rsidRPr="00D5163E">
        <w:rPr>
          <w:rFonts w:ascii="Times New Roman" w:hAnsi="Times New Roman" w:cs="Times New Roman"/>
        </w:rPr>
        <w:t xml:space="preserve"> partir da aplicação do método TOPSIS adaptado para séries temporais na temporada 2020/2021 do NBB, identificamos os valores do ordenamento dos quintetos para cada equipe individualmente, sem compara</w:t>
      </w:r>
      <w:r w:rsidR="00364682" w:rsidRPr="00D5163E">
        <w:rPr>
          <w:rFonts w:ascii="Times New Roman" w:hAnsi="Times New Roman" w:cs="Times New Roman"/>
        </w:rPr>
        <w:t>ções</w:t>
      </w:r>
      <w:r w:rsidR="00AE6437" w:rsidRPr="00D5163E">
        <w:rPr>
          <w:rFonts w:ascii="Times New Roman" w:hAnsi="Times New Roman" w:cs="Times New Roman"/>
        </w:rPr>
        <w:t xml:space="preserve"> </w:t>
      </w:r>
      <w:r w:rsidR="00892C12" w:rsidRPr="00D5163E">
        <w:rPr>
          <w:rFonts w:ascii="Times New Roman" w:hAnsi="Times New Roman" w:cs="Times New Roman"/>
        </w:rPr>
        <w:t>entre equipes,</w:t>
      </w:r>
      <w:r w:rsidR="00364682" w:rsidRPr="00D5163E">
        <w:rPr>
          <w:rFonts w:ascii="Times New Roman" w:hAnsi="Times New Roman" w:cs="Times New Roman"/>
        </w:rPr>
        <w:t xml:space="preserve"> </w:t>
      </w:r>
      <w:r w:rsidR="00C010AB" w:rsidRPr="00D5163E">
        <w:rPr>
          <w:rFonts w:ascii="Times New Roman" w:hAnsi="Times New Roman" w:cs="Times New Roman"/>
        </w:rPr>
        <w:t xml:space="preserve">considerando os aspectos temporais a partir de </w:t>
      </w:r>
      <w:r w:rsidR="00BE6012" w:rsidRPr="00D5163E">
        <w:rPr>
          <w:rFonts w:ascii="Times New Roman" w:hAnsi="Times New Roman" w:cs="Times New Roman"/>
        </w:rPr>
        <w:t>quatro</w:t>
      </w:r>
      <w:r w:rsidR="00C010AB" w:rsidRPr="00D5163E">
        <w:rPr>
          <w:rFonts w:ascii="Times New Roman" w:hAnsi="Times New Roman" w:cs="Times New Roman"/>
        </w:rPr>
        <w:t xml:space="preserve"> cenários</w:t>
      </w:r>
      <w:r w:rsidR="00CB7DB7" w:rsidRPr="00D5163E">
        <w:rPr>
          <w:rFonts w:ascii="Times New Roman" w:hAnsi="Times New Roman" w:cs="Times New Roman"/>
        </w:rPr>
        <w:t xml:space="preserve">. </w:t>
      </w:r>
      <w:r w:rsidR="00793BC9" w:rsidRPr="00D5163E">
        <w:rPr>
          <w:rFonts w:ascii="Times New Roman" w:hAnsi="Times New Roman" w:cs="Times New Roman"/>
        </w:rPr>
        <w:t xml:space="preserve">No primeiro e segundo </w:t>
      </w:r>
      <w:r w:rsidR="00355363" w:rsidRPr="00D5163E">
        <w:rPr>
          <w:rFonts w:ascii="Times New Roman" w:hAnsi="Times New Roman" w:cs="Times New Roman"/>
        </w:rPr>
        <w:t>cenário</w:t>
      </w:r>
      <w:r w:rsidR="00105194" w:rsidRPr="00D5163E">
        <w:rPr>
          <w:rFonts w:ascii="Times New Roman" w:hAnsi="Times New Roman" w:cs="Times New Roman"/>
        </w:rPr>
        <w:t>,</w:t>
      </w:r>
      <w:r w:rsidR="00355363" w:rsidRPr="00D5163E">
        <w:rPr>
          <w:rFonts w:ascii="Times New Roman" w:hAnsi="Times New Roman" w:cs="Times New Roman"/>
        </w:rPr>
        <w:t xml:space="preserve"> </w:t>
      </w:r>
      <w:r w:rsidR="00336C94" w:rsidRPr="00D5163E">
        <w:rPr>
          <w:rFonts w:ascii="Times New Roman" w:hAnsi="Times New Roman" w:cs="Times New Roman"/>
        </w:rPr>
        <w:t xml:space="preserve">os pesos </w:t>
      </w:r>
      <w:r w:rsidR="0092121A" w:rsidRPr="00D5163E">
        <w:rPr>
          <w:rFonts w:ascii="Times New Roman" w:hAnsi="Times New Roman" w:cs="Times New Roman"/>
        </w:rPr>
        <w:t xml:space="preserve">dos </w:t>
      </w:r>
      <w:r w:rsidR="00205245" w:rsidRPr="00D5163E">
        <w:rPr>
          <w:rFonts w:ascii="Times New Roman" w:hAnsi="Times New Roman" w:cs="Times New Roman"/>
        </w:rPr>
        <w:t>dez indicadores técnicos foram distribuídos igualmente (1/10)</w:t>
      </w:r>
      <w:r w:rsidR="0092121A" w:rsidRPr="00D5163E">
        <w:rPr>
          <w:rFonts w:ascii="Times New Roman" w:hAnsi="Times New Roman" w:cs="Times New Roman"/>
        </w:rPr>
        <w:t>, dessa forma</w:t>
      </w:r>
      <w:r w:rsidR="00D053EB" w:rsidRPr="00D5163E">
        <w:rPr>
          <w:rFonts w:ascii="Times New Roman" w:hAnsi="Times New Roman" w:cs="Times New Roman"/>
        </w:rPr>
        <w:t xml:space="preserve">, </w:t>
      </w:r>
      <w:r w:rsidR="00105194" w:rsidRPr="00D5163E">
        <w:rPr>
          <w:rFonts w:ascii="Times New Roman" w:hAnsi="Times New Roman" w:cs="Times New Roman"/>
        </w:rPr>
        <w:t xml:space="preserve">analisaremos os resultados obtidos </w:t>
      </w:r>
      <w:r w:rsidR="00AC6E6C" w:rsidRPr="00D5163E">
        <w:rPr>
          <w:rFonts w:ascii="Times New Roman" w:hAnsi="Times New Roman" w:cs="Times New Roman"/>
        </w:rPr>
        <w:t>com foco nas características temporais das equipes</w:t>
      </w:r>
      <w:r w:rsidR="00321324" w:rsidRPr="00D5163E">
        <w:rPr>
          <w:rFonts w:ascii="Times New Roman" w:hAnsi="Times New Roman" w:cs="Times New Roman"/>
        </w:rPr>
        <w:t xml:space="preserve"> pela</w:t>
      </w:r>
      <w:r w:rsidR="0096280F" w:rsidRPr="00D5163E">
        <w:rPr>
          <w:rFonts w:ascii="Times New Roman" w:hAnsi="Times New Roman" w:cs="Times New Roman"/>
        </w:rPr>
        <w:t xml:space="preserve"> </w:t>
      </w:r>
      <w:r w:rsidR="0067301F" w:rsidRPr="00D5163E">
        <w:rPr>
          <w:rFonts w:ascii="Times New Roman" w:hAnsi="Times New Roman" w:cs="Times New Roman"/>
        </w:rPr>
        <w:t>M</w:t>
      </w:r>
      <w:r w:rsidR="0096280F" w:rsidRPr="00D5163E">
        <w:rPr>
          <w:rFonts w:ascii="Times New Roman" w:hAnsi="Times New Roman" w:cs="Times New Roman"/>
        </w:rPr>
        <w:t xml:space="preserve">édia, </w:t>
      </w:r>
      <w:r w:rsidR="0067301F" w:rsidRPr="00D5163E">
        <w:rPr>
          <w:rFonts w:ascii="Times New Roman" w:hAnsi="Times New Roman" w:cs="Times New Roman"/>
        </w:rPr>
        <w:t>Coeficiente de Variação e Tendência</w:t>
      </w:r>
      <w:r w:rsidR="007F18F4" w:rsidRPr="00D5163E">
        <w:rPr>
          <w:rFonts w:ascii="Times New Roman" w:hAnsi="Times New Roman" w:cs="Times New Roman"/>
        </w:rPr>
        <w:t>.</w:t>
      </w:r>
    </w:p>
    <w:p w14:paraId="6CCDB11B" w14:textId="635269D4" w:rsidR="005537D8" w:rsidRPr="00D5163E" w:rsidRDefault="005537D8" w:rsidP="007F18F4">
      <w:pPr>
        <w:pStyle w:val="Ttulo3"/>
        <w:rPr>
          <w:rFonts w:ascii="Times New Roman" w:hAnsi="Times New Roman" w:cs="Times New Roman"/>
        </w:rPr>
      </w:pPr>
      <w:bookmarkStart w:id="75" w:name="_Toc174427668"/>
      <w:r w:rsidRPr="00D5163E">
        <w:rPr>
          <w:rFonts w:ascii="Times New Roman" w:hAnsi="Times New Roman" w:cs="Times New Roman"/>
        </w:rPr>
        <w:t>Primeiro Cenário</w:t>
      </w:r>
      <w:r w:rsidR="007B704D" w:rsidRPr="00D5163E">
        <w:rPr>
          <w:rFonts w:ascii="Times New Roman" w:hAnsi="Times New Roman" w:cs="Times New Roman"/>
        </w:rPr>
        <w:t>: Pesos Iguais</w:t>
      </w:r>
      <w:bookmarkEnd w:id="75"/>
    </w:p>
    <w:p w14:paraId="6B71A071" w14:textId="4F3300B5" w:rsidR="00C82FEE" w:rsidRPr="00D5163E" w:rsidRDefault="00C44BC7" w:rsidP="00C82FEE">
      <w:pPr>
        <w:spacing w:before="240"/>
        <w:ind w:firstLine="1134"/>
        <w:rPr>
          <w:rFonts w:ascii="Times New Roman" w:hAnsi="Times New Roman" w:cs="Times New Roman"/>
        </w:rPr>
      </w:pPr>
      <w:r w:rsidRPr="00D5163E">
        <w:rPr>
          <w:rFonts w:ascii="Times New Roman" w:hAnsi="Times New Roman" w:cs="Times New Roman"/>
        </w:rPr>
        <w:t xml:space="preserve">Primeiro cenário, utilizamos a distribuição dos pesos das características temporais de forma igualitária (1/3). A distribuição igual dos pesos permite analisar o ordenamento do desempenho dos quintetos de forma imparcial, sem beneficiar </w:t>
      </w:r>
      <w:r w:rsidR="00916D8F" w:rsidRPr="00D5163E">
        <w:rPr>
          <w:rFonts w:ascii="Times New Roman" w:hAnsi="Times New Roman" w:cs="Times New Roman"/>
        </w:rPr>
        <w:t>as características</w:t>
      </w:r>
      <w:r w:rsidRPr="00D5163E">
        <w:rPr>
          <w:rFonts w:ascii="Times New Roman" w:hAnsi="Times New Roman" w:cs="Times New Roman"/>
        </w:rPr>
        <w:t xml:space="preserve"> temporais.</w:t>
      </w:r>
      <w:r w:rsidR="002D7A45" w:rsidRPr="00D5163E">
        <w:rPr>
          <w:rFonts w:ascii="Times New Roman" w:hAnsi="Times New Roman" w:cs="Times New Roman"/>
        </w:rPr>
        <w:t xml:space="preserve"> </w:t>
      </w:r>
      <w:r w:rsidR="008E6FA8" w:rsidRPr="00D5163E">
        <w:rPr>
          <w:rFonts w:ascii="Times New Roman" w:hAnsi="Times New Roman" w:cs="Times New Roman"/>
        </w:rPr>
        <w:t xml:space="preserve">Na </w:t>
      </w:r>
      <w:r w:rsidR="005A05AF" w:rsidRPr="00D5163E">
        <w:rPr>
          <w:rFonts w:ascii="Times New Roman" w:hAnsi="Times New Roman" w:cs="Times New Roman"/>
        </w:rPr>
        <w:fldChar w:fldCharType="begin"/>
      </w:r>
      <w:r w:rsidR="005A05AF" w:rsidRPr="00D5163E">
        <w:rPr>
          <w:rFonts w:ascii="Times New Roman" w:hAnsi="Times New Roman" w:cs="Times New Roman"/>
        </w:rPr>
        <w:instrText xml:space="preserve"> REF _Ref168985852 \h  \* MERGEFORMAT </w:instrText>
      </w:r>
      <w:r w:rsidR="005A05AF" w:rsidRPr="00D5163E">
        <w:rPr>
          <w:rFonts w:ascii="Times New Roman" w:hAnsi="Times New Roman" w:cs="Times New Roman"/>
        </w:rPr>
      </w:r>
      <w:r w:rsidR="005A05AF" w:rsidRPr="00D5163E">
        <w:rPr>
          <w:rFonts w:ascii="Times New Roman" w:hAnsi="Times New Roman" w:cs="Times New Roman"/>
        </w:rPr>
        <w:fldChar w:fldCharType="separate"/>
      </w:r>
      <w:r w:rsidR="00BF7556" w:rsidRPr="00D5163E">
        <w:rPr>
          <w:rFonts w:ascii="Times New Roman" w:hAnsi="Times New Roman" w:cs="Times New Roman"/>
        </w:rPr>
        <w:t>Figura 8</w:t>
      </w:r>
      <w:r w:rsidR="005A05AF" w:rsidRPr="00D5163E">
        <w:rPr>
          <w:rFonts w:ascii="Times New Roman" w:hAnsi="Times New Roman" w:cs="Times New Roman"/>
        </w:rPr>
        <w:fldChar w:fldCharType="end"/>
      </w:r>
      <w:r w:rsidR="005A05AF" w:rsidRPr="00D5163E">
        <w:rPr>
          <w:rFonts w:ascii="Times New Roman" w:hAnsi="Times New Roman" w:cs="Times New Roman"/>
        </w:rPr>
        <w:t xml:space="preserve"> </w:t>
      </w:r>
      <w:r w:rsidR="008E6FA8" w:rsidRPr="00D5163E">
        <w:rPr>
          <w:rFonts w:ascii="Times New Roman" w:hAnsi="Times New Roman" w:cs="Times New Roman"/>
        </w:rPr>
        <w:t xml:space="preserve">apresentamos os </w:t>
      </w:r>
      <w:proofErr w:type="spellStart"/>
      <w:r w:rsidR="008E6FA8" w:rsidRPr="00D5163E">
        <w:rPr>
          <w:rFonts w:ascii="Times New Roman" w:hAnsi="Times New Roman" w:cs="Times New Roman"/>
          <w:i/>
          <w:iCs/>
        </w:rPr>
        <w:t>boxplot</w:t>
      </w:r>
      <w:proofErr w:type="spellEnd"/>
      <w:r w:rsidR="008E6FA8" w:rsidRPr="00D5163E">
        <w:rPr>
          <w:rFonts w:ascii="Times New Roman" w:hAnsi="Times New Roman" w:cs="Times New Roman"/>
        </w:rPr>
        <w:t xml:space="preserve"> d</w:t>
      </w:r>
      <w:r w:rsidR="00576825" w:rsidRPr="00D5163E">
        <w:rPr>
          <w:rFonts w:ascii="Times New Roman" w:hAnsi="Times New Roman" w:cs="Times New Roman"/>
        </w:rPr>
        <w:t>a distribuição do</w:t>
      </w:r>
      <w:r w:rsidR="00B80FB2" w:rsidRPr="00D5163E">
        <w:rPr>
          <w:rFonts w:ascii="Times New Roman" w:hAnsi="Times New Roman" w:cs="Times New Roman"/>
        </w:rPr>
        <w:t>s</w:t>
      </w:r>
      <w:r w:rsidR="00576825" w:rsidRPr="00D5163E">
        <w:rPr>
          <w:rFonts w:ascii="Times New Roman" w:hAnsi="Times New Roman" w:cs="Times New Roman"/>
        </w:rPr>
        <w:t xml:space="preserve"> valores do ordenamento para cada time, </w:t>
      </w:r>
      <w:r w:rsidR="00605160" w:rsidRPr="00D5163E">
        <w:rPr>
          <w:rFonts w:ascii="Times New Roman" w:hAnsi="Times New Roman" w:cs="Times New Roman"/>
        </w:rPr>
        <w:t xml:space="preserve">organizados da primeira colocação </w:t>
      </w:r>
      <w:r w:rsidR="002900E7" w:rsidRPr="00D5163E">
        <w:rPr>
          <w:rFonts w:ascii="Times New Roman" w:hAnsi="Times New Roman" w:cs="Times New Roman"/>
        </w:rPr>
        <w:t>até a última</w:t>
      </w:r>
      <w:r w:rsidR="00341F70" w:rsidRPr="00D5163E">
        <w:rPr>
          <w:rFonts w:ascii="Times New Roman" w:hAnsi="Times New Roman" w:cs="Times New Roman"/>
        </w:rPr>
        <w:t>. Na</w:t>
      </w:r>
      <w:r w:rsidR="00C82FEE" w:rsidRPr="00D5163E">
        <w:rPr>
          <w:rFonts w:ascii="Times New Roman" w:hAnsi="Times New Roman" w:cs="Times New Roman"/>
        </w:rPr>
        <w:t xml:space="preserve"> </w:t>
      </w:r>
      <w:r w:rsidR="00C82FEE" w:rsidRPr="00D5163E">
        <w:rPr>
          <w:rFonts w:ascii="Times New Roman" w:hAnsi="Times New Roman" w:cs="Times New Roman"/>
        </w:rPr>
        <w:fldChar w:fldCharType="begin"/>
      </w:r>
      <w:r w:rsidR="00C82FEE" w:rsidRPr="00D5163E">
        <w:rPr>
          <w:rFonts w:ascii="Times New Roman" w:hAnsi="Times New Roman" w:cs="Times New Roman"/>
        </w:rPr>
        <w:instrText xml:space="preserve"> REF _Ref168986001 \h  \* MERGEFORMAT </w:instrText>
      </w:r>
      <w:r w:rsidR="00C82FEE" w:rsidRPr="00D5163E">
        <w:rPr>
          <w:rFonts w:ascii="Times New Roman" w:hAnsi="Times New Roman" w:cs="Times New Roman"/>
        </w:rPr>
      </w:r>
      <w:r w:rsidR="00C82FEE" w:rsidRPr="00D5163E">
        <w:rPr>
          <w:rFonts w:ascii="Times New Roman" w:hAnsi="Times New Roman" w:cs="Times New Roman"/>
        </w:rPr>
        <w:fldChar w:fldCharType="separate"/>
      </w:r>
      <w:r w:rsidR="00BF7556" w:rsidRPr="00D5163E">
        <w:rPr>
          <w:rFonts w:ascii="Times New Roman" w:hAnsi="Times New Roman" w:cs="Times New Roman"/>
        </w:rPr>
        <w:t>Tabela 4</w:t>
      </w:r>
      <w:r w:rsidR="00C82FEE" w:rsidRPr="00D5163E">
        <w:rPr>
          <w:rFonts w:ascii="Times New Roman" w:hAnsi="Times New Roman" w:cs="Times New Roman"/>
        </w:rPr>
        <w:fldChar w:fldCharType="end"/>
      </w:r>
      <w:r w:rsidR="00A832A5" w:rsidRPr="00D5163E">
        <w:rPr>
          <w:rFonts w:ascii="Times New Roman" w:hAnsi="Times New Roman" w:cs="Times New Roman"/>
        </w:rPr>
        <w:t xml:space="preserve"> </w:t>
      </w:r>
      <w:r w:rsidR="00341F70" w:rsidRPr="00D5163E">
        <w:rPr>
          <w:rFonts w:ascii="Times New Roman" w:hAnsi="Times New Roman" w:cs="Times New Roman"/>
        </w:rPr>
        <w:t xml:space="preserve">, </w:t>
      </w:r>
      <w:r w:rsidR="00C5703E" w:rsidRPr="00D5163E">
        <w:rPr>
          <w:rFonts w:ascii="Times New Roman" w:hAnsi="Times New Roman" w:cs="Times New Roman"/>
        </w:rPr>
        <w:t xml:space="preserve">contêm </w:t>
      </w:r>
      <w:r w:rsidR="00DD6912" w:rsidRPr="00D5163E">
        <w:rPr>
          <w:rFonts w:ascii="Times New Roman" w:hAnsi="Times New Roman" w:cs="Times New Roman"/>
        </w:rPr>
        <w:t>o ordenam</w:t>
      </w:r>
      <w:r w:rsidR="00C5703E" w:rsidRPr="00D5163E">
        <w:rPr>
          <w:rFonts w:ascii="Times New Roman" w:hAnsi="Times New Roman" w:cs="Times New Roman"/>
        </w:rPr>
        <w:t xml:space="preserve">ento </w:t>
      </w:r>
      <w:r w:rsidR="00626BCB" w:rsidRPr="00D5163E">
        <w:rPr>
          <w:rFonts w:ascii="Times New Roman" w:hAnsi="Times New Roman" w:cs="Times New Roman"/>
        </w:rPr>
        <w:t xml:space="preserve">os nomes </w:t>
      </w:r>
      <w:r w:rsidR="00DD6912" w:rsidRPr="00D5163E">
        <w:rPr>
          <w:rFonts w:ascii="Times New Roman" w:hAnsi="Times New Roman" w:cs="Times New Roman"/>
        </w:rPr>
        <w:t xml:space="preserve">dos cinco primeiros </w:t>
      </w:r>
      <w:r w:rsidR="003C4255" w:rsidRPr="00D5163E">
        <w:rPr>
          <w:rFonts w:ascii="Times New Roman" w:hAnsi="Times New Roman" w:cs="Times New Roman"/>
        </w:rPr>
        <w:t xml:space="preserve">quintetos </w:t>
      </w:r>
      <w:r w:rsidR="00243775" w:rsidRPr="00D5163E">
        <w:rPr>
          <w:rFonts w:ascii="Times New Roman" w:hAnsi="Times New Roman" w:cs="Times New Roman"/>
        </w:rPr>
        <w:t>d</w:t>
      </w:r>
      <w:r w:rsidR="00341F70" w:rsidRPr="00D5163E">
        <w:rPr>
          <w:rFonts w:ascii="Times New Roman" w:hAnsi="Times New Roman" w:cs="Times New Roman"/>
        </w:rPr>
        <w:t xml:space="preserve">a equipe do Flamengo, </w:t>
      </w:r>
      <w:r w:rsidR="00D52A49" w:rsidRPr="00D5163E">
        <w:rPr>
          <w:rFonts w:ascii="Times New Roman" w:hAnsi="Times New Roman" w:cs="Times New Roman"/>
        </w:rPr>
        <w:t xml:space="preserve">primeira posição </w:t>
      </w:r>
      <w:r w:rsidR="00626BCB" w:rsidRPr="00D5163E">
        <w:rPr>
          <w:rFonts w:ascii="Times New Roman" w:hAnsi="Times New Roman" w:cs="Times New Roman"/>
        </w:rPr>
        <w:t>na t</w:t>
      </w:r>
      <w:r w:rsidR="00D52A49" w:rsidRPr="00D5163E">
        <w:rPr>
          <w:rFonts w:ascii="Times New Roman" w:hAnsi="Times New Roman" w:cs="Times New Roman"/>
        </w:rPr>
        <w:t>emporada</w:t>
      </w:r>
      <w:r w:rsidR="00626BCB" w:rsidRPr="00D5163E">
        <w:rPr>
          <w:rFonts w:ascii="Times New Roman" w:hAnsi="Times New Roman" w:cs="Times New Roman"/>
        </w:rPr>
        <w:t xml:space="preserve">, </w:t>
      </w:r>
      <w:r w:rsidR="00833613" w:rsidRPr="00D5163E">
        <w:rPr>
          <w:rFonts w:ascii="Times New Roman" w:hAnsi="Times New Roman" w:cs="Times New Roman"/>
        </w:rPr>
        <w:t>e a pontuação do ordenamento.</w:t>
      </w:r>
    </w:p>
    <w:p w14:paraId="1680BFB7" w14:textId="3058A6D1" w:rsidR="0052206B" w:rsidRPr="00D5163E" w:rsidRDefault="0052206B" w:rsidP="0052206B">
      <w:pPr>
        <w:spacing w:before="240"/>
        <w:ind w:firstLine="1134"/>
        <w:rPr>
          <w:rFonts w:ascii="Times New Roman" w:hAnsi="Times New Roman" w:cs="Times New Roman"/>
        </w:rPr>
      </w:pPr>
      <w:r w:rsidRPr="00D5163E">
        <w:rPr>
          <w:rFonts w:ascii="Times New Roman" w:hAnsi="Times New Roman" w:cs="Times New Roman"/>
          <w:noProof/>
        </w:rPr>
        <w:lastRenderedPageBreak/>
        <w:drawing>
          <wp:anchor distT="0" distB="0" distL="114300" distR="114300" simplePos="0" relativeHeight="251659264" behindDoc="0" locked="0" layoutInCell="1" allowOverlap="1" wp14:anchorId="7C0EE8AB" wp14:editId="4192359D">
            <wp:simplePos x="0" y="0"/>
            <wp:positionH relativeFrom="page">
              <wp:posOffset>263661</wp:posOffset>
            </wp:positionH>
            <wp:positionV relativeFrom="paragraph">
              <wp:posOffset>372807</wp:posOffset>
            </wp:positionV>
            <wp:extent cx="7019925" cy="2759800"/>
            <wp:effectExtent l="0" t="0" r="0" b="2540"/>
            <wp:wrapTopAndBottom/>
            <wp:docPr id="387066868" name="image3.png"/>
            <wp:cNvGraphicFramePr/>
            <a:graphic xmlns:a="http://schemas.openxmlformats.org/drawingml/2006/main">
              <a:graphicData uri="http://schemas.openxmlformats.org/drawingml/2006/picture">
                <pic:pic xmlns:pic="http://schemas.openxmlformats.org/drawingml/2006/picture">
                  <pic:nvPicPr>
                    <pic:cNvPr id="387066868" name="image3.png"/>
                    <pic:cNvPicPr/>
                  </pic:nvPicPr>
                  <pic:blipFill rotWithShape="1">
                    <a:blip r:embed="rId33">
                      <a:extLst>
                        <a:ext uri="{28A0092B-C50C-407E-A947-70E740481C1C}">
                          <a14:useLocalDpi xmlns:a14="http://schemas.microsoft.com/office/drawing/2010/main" val="0"/>
                        </a:ext>
                      </a:extLst>
                    </a:blip>
                    <a:srcRect l="367" t="5372" b="492"/>
                    <a:stretch/>
                  </pic:blipFill>
                  <pic:spPr bwMode="auto">
                    <a:xfrm>
                      <a:off x="0" y="0"/>
                      <a:ext cx="7019925" cy="275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163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15ED9E2" wp14:editId="0BBEBF30">
                <wp:simplePos x="0" y="0"/>
                <wp:positionH relativeFrom="margin">
                  <wp:align>left</wp:align>
                </wp:positionH>
                <wp:positionV relativeFrom="paragraph">
                  <wp:posOffset>3134538</wp:posOffset>
                </wp:positionV>
                <wp:extent cx="5098415" cy="635"/>
                <wp:effectExtent l="0" t="0" r="6985" b="0"/>
                <wp:wrapTopAndBottom/>
                <wp:docPr id="17" name="Caixa de Texto 17"/>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14:paraId="1F83D299" w14:textId="1EF93443" w:rsidR="0052206B" w:rsidRPr="00FB5984" w:rsidRDefault="0052206B" w:rsidP="0052206B">
                            <w:pPr>
                              <w:pStyle w:val="Legenda"/>
                              <w:rPr>
                                <w:rFonts w:ascii="Arial" w:eastAsiaTheme="minorHAnsi" w:hAnsi="Arial" w:cs="Arial"/>
                                <w:noProof/>
                                <w:kern w:val="0"/>
                                <w:sz w:val="24"/>
                                <w:szCs w:val="24"/>
                                <w:lang w:eastAsia="en-US"/>
                              </w:rPr>
                            </w:pPr>
                            <w:bookmarkStart w:id="76" w:name="_Ref168985852"/>
                            <w:bookmarkStart w:id="77" w:name="_Toc172630453"/>
                            <w:r w:rsidRPr="0068013C">
                              <w:rPr>
                                <w:i w:val="0"/>
                                <w:iCs w:val="0"/>
                                <w:color w:val="auto"/>
                              </w:rPr>
                              <w:t xml:space="preserve">Figura </w:t>
                            </w:r>
                            <w:r w:rsidRPr="0068013C">
                              <w:rPr>
                                <w:i w:val="0"/>
                                <w:iCs w:val="0"/>
                                <w:color w:val="auto"/>
                              </w:rPr>
                              <w:fldChar w:fldCharType="begin"/>
                            </w:r>
                            <w:r w:rsidRPr="0068013C">
                              <w:rPr>
                                <w:i w:val="0"/>
                                <w:iCs w:val="0"/>
                                <w:color w:val="auto"/>
                              </w:rPr>
                              <w:instrText xml:space="preserve"> SEQ Figura \* ARABIC </w:instrText>
                            </w:r>
                            <w:r w:rsidRPr="0068013C">
                              <w:rPr>
                                <w:i w:val="0"/>
                                <w:iCs w:val="0"/>
                                <w:color w:val="auto"/>
                              </w:rPr>
                              <w:fldChar w:fldCharType="separate"/>
                            </w:r>
                            <w:r w:rsidR="002D468F">
                              <w:rPr>
                                <w:i w:val="0"/>
                                <w:iCs w:val="0"/>
                                <w:noProof/>
                                <w:color w:val="auto"/>
                              </w:rPr>
                              <w:t>8</w:t>
                            </w:r>
                            <w:r w:rsidRPr="0068013C">
                              <w:rPr>
                                <w:i w:val="0"/>
                                <w:iCs w:val="0"/>
                                <w:color w:val="auto"/>
                              </w:rPr>
                              <w:fldChar w:fldCharType="end"/>
                            </w:r>
                            <w:bookmarkEnd w:id="76"/>
                            <w:r w:rsidRPr="0068013C">
                              <w:rPr>
                                <w:i w:val="0"/>
                                <w:iCs w:val="0"/>
                                <w:color w:val="auto"/>
                              </w:rPr>
                              <w:t xml:space="preserve"> - </w:t>
                            </w:r>
                            <w:r w:rsidRPr="00B56BE3">
                              <w:rPr>
                                <w:i w:val="0"/>
                                <w:iCs w:val="0"/>
                                <w:color w:val="auto"/>
                              </w:rPr>
                              <w:t xml:space="preserve">Gráfico </w:t>
                            </w:r>
                            <w:r w:rsidRPr="00B56BE3">
                              <w:rPr>
                                <w:color w:val="auto"/>
                              </w:rPr>
                              <w:t>Boxplot</w:t>
                            </w:r>
                            <w:r w:rsidRPr="00B56BE3">
                              <w:rPr>
                                <w:i w:val="0"/>
                                <w:iCs w:val="0"/>
                                <w:color w:val="auto"/>
                              </w:rPr>
                              <w:t xml:space="preserve"> da distribuição dos valores do ordenamento de cada time</w:t>
                            </w:r>
                            <w:r w:rsidR="00B05001">
                              <w:rPr>
                                <w:i w:val="0"/>
                                <w:iCs w:val="0"/>
                                <w:color w:val="auto"/>
                              </w:rPr>
                              <w: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ED9E2" id="Caixa de Texto 17" o:spid="_x0000_s1029" type="#_x0000_t202" style="position:absolute;left:0;text-align:left;margin-left:0;margin-top:246.8pt;width:401.45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JHkGw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afbj7M5Z5JiN9fz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" stroked="f">
                <v:textbox style="mso-fit-shape-to-text:t" inset="0,0,0,0">
                  <w:txbxContent>
                    <w:p w14:paraId="1F83D299" w14:textId="1EF93443" w:rsidR="0052206B" w:rsidRPr="00FB5984" w:rsidRDefault="0052206B" w:rsidP="0052206B">
                      <w:pPr>
                        <w:pStyle w:val="Legenda"/>
                        <w:rPr>
                          <w:rFonts w:ascii="Arial" w:eastAsiaTheme="minorHAnsi" w:hAnsi="Arial" w:cs="Arial"/>
                          <w:noProof/>
                          <w:kern w:val="0"/>
                          <w:sz w:val="24"/>
                          <w:szCs w:val="24"/>
                          <w:lang w:eastAsia="en-US"/>
                        </w:rPr>
                      </w:pPr>
                      <w:bookmarkStart w:id="78" w:name="_Ref168985852"/>
                      <w:bookmarkStart w:id="79" w:name="_Toc172630453"/>
                      <w:r w:rsidRPr="0068013C">
                        <w:rPr>
                          <w:i w:val="0"/>
                          <w:iCs w:val="0"/>
                          <w:color w:val="auto"/>
                        </w:rPr>
                        <w:t xml:space="preserve">Figura </w:t>
                      </w:r>
                      <w:r w:rsidRPr="0068013C">
                        <w:rPr>
                          <w:i w:val="0"/>
                          <w:iCs w:val="0"/>
                          <w:color w:val="auto"/>
                        </w:rPr>
                        <w:fldChar w:fldCharType="begin"/>
                      </w:r>
                      <w:r w:rsidRPr="0068013C">
                        <w:rPr>
                          <w:i w:val="0"/>
                          <w:iCs w:val="0"/>
                          <w:color w:val="auto"/>
                        </w:rPr>
                        <w:instrText xml:space="preserve"> SEQ Figura \* ARABIC </w:instrText>
                      </w:r>
                      <w:r w:rsidRPr="0068013C">
                        <w:rPr>
                          <w:i w:val="0"/>
                          <w:iCs w:val="0"/>
                          <w:color w:val="auto"/>
                        </w:rPr>
                        <w:fldChar w:fldCharType="separate"/>
                      </w:r>
                      <w:r w:rsidR="002D468F">
                        <w:rPr>
                          <w:i w:val="0"/>
                          <w:iCs w:val="0"/>
                          <w:noProof/>
                          <w:color w:val="auto"/>
                        </w:rPr>
                        <w:t>8</w:t>
                      </w:r>
                      <w:r w:rsidRPr="0068013C">
                        <w:rPr>
                          <w:i w:val="0"/>
                          <w:iCs w:val="0"/>
                          <w:color w:val="auto"/>
                        </w:rPr>
                        <w:fldChar w:fldCharType="end"/>
                      </w:r>
                      <w:bookmarkEnd w:id="78"/>
                      <w:r w:rsidRPr="0068013C">
                        <w:rPr>
                          <w:i w:val="0"/>
                          <w:iCs w:val="0"/>
                          <w:color w:val="auto"/>
                        </w:rPr>
                        <w:t xml:space="preserve"> - </w:t>
                      </w:r>
                      <w:r w:rsidRPr="00B56BE3">
                        <w:rPr>
                          <w:i w:val="0"/>
                          <w:iCs w:val="0"/>
                          <w:color w:val="auto"/>
                        </w:rPr>
                        <w:t xml:space="preserve">Gráfico </w:t>
                      </w:r>
                      <w:r w:rsidRPr="00B56BE3">
                        <w:rPr>
                          <w:color w:val="auto"/>
                        </w:rPr>
                        <w:t>Boxplot</w:t>
                      </w:r>
                      <w:r w:rsidRPr="00B56BE3">
                        <w:rPr>
                          <w:i w:val="0"/>
                          <w:iCs w:val="0"/>
                          <w:color w:val="auto"/>
                        </w:rPr>
                        <w:t xml:space="preserve"> da distribuição dos valores do ordenamento de cada time</w:t>
                      </w:r>
                      <w:r w:rsidR="00B05001">
                        <w:rPr>
                          <w:i w:val="0"/>
                          <w:iCs w:val="0"/>
                          <w:color w:val="auto"/>
                        </w:rPr>
                        <w:t>.</w:t>
                      </w:r>
                      <w:bookmarkEnd w:id="79"/>
                    </w:p>
                  </w:txbxContent>
                </v:textbox>
                <w10:wrap type="topAndBottom" anchorx="margin"/>
              </v:shape>
            </w:pict>
          </mc:Fallback>
        </mc:AlternateContent>
      </w:r>
    </w:p>
    <w:p w14:paraId="429DC24C" w14:textId="0C28FC2A" w:rsidR="008A4190" w:rsidRPr="00D5163E" w:rsidRDefault="008A4190" w:rsidP="008A4190">
      <w:pPr>
        <w:pStyle w:val="Legenda"/>
        <w:keepNext/>
        <w:rPr>
          <w:rFonts w:ascii="Times New Roman" w:hAnsi="Times New Roman" w:cs="Times New Roman"/>
          <w:i w:val="0"/>
          <w:iCs w:val="0"/>
        </w:rPr>
      </w:pPr>
      <w:bookmarkStart w:id="80" w:name="_Ref168986001"/>
      <w:bookmarkStart w:id="81" w:name="_Toc174427675"/>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801CF9" w:rsidRPr="00D5163E">
        <w:rPr>
          <w:rFonts w:ascii="Times New Roman" w:hAnsi="Times New Roman" w:cs="Times New Roman"/>
          <w:i w:val="0"/>
          <w:iCs w:val="0"/>
          <w:noProof/>
          <w:color w:val="000000"/>
          <w:sz w:val="22"/>
          <w:szCs w:val="22"/>
          <w:highlight w:val="white"/>
        </w:rPr>
        <w:t>4</w:t>
      </w:r>
      <w:r w:rsidRPr="00D5163E">
        <w:rPr>
          <w:rFonts w:ascii="Times New Roman" w:hAnsi="Times New Roman" w:cs="Times New Roman"/>
          <w:i w:val="0"/>
          <w:iCs w:val="0"/>
          <w:color w:val="000000"/>
          <w:sz w:val="22"/>
          <w:szCs w:val="22"/>
          <w:highlight w:val="white"/>
        </w:rPr>
        <w:fldChar w:fldCharType="end"/>
      </w:r>
      <w:bookmarkEnd w:id="80"/>
      <w:r w:rsidRPr="00D5163E">
        <w:rPr>
          <w:rFonts w:ascii="Times New Roman" w:hAnsi="Times New Roman" w:cs="Times New Roman"/>
          <w:i w:val="0"/>
          <w:iCs w:val="0"/>
          <w:color w:val="000000"/>
          <w:sz w:val="22"/>
          <w:szCs w:val="22"/>
          <w:highlight w:val="white"/>
        </w:rPr>
        <w:t xml:space="preserve"> -</w:t>
      </w:r>
      <w:r w:rsidRPr="00D5163E">
        <w:rPr>
          <w:rFonts w:ascii="Times New Roman" w:hAnsi="Times New Roman" w:cs="Times New Roman"/>
          <w:i w:val="0"/>
          <w:iCs w:val="0"/>
        </w:rPr>
        <w:t xml:space="preserve"> </w:t>
      </w:r>
      <w:r w:rsidRPr="00D5163E">
        <w:rPr>
          <w:rFonts w:ascii="Times New Roman" w:hAnsi="Times New Roman" w:cs="Times New Roman"/>
          <w:i w:val="0"/>
          <w:iCs w:val="0"/>
          <w:color w:val="000000"/>
          <w:sz w:val="22"/>
          <w:szCs w:val="22"/>
          <w:highlight w:val="white"/>
        </w:rPr>
        <w:t>Tabela do ordenamento dos cinco melhores quintetos a partir dos valores do ordenamento MCDA</w:t>
      </w:r>
      <w:r w:rsidRPr="00D5163E">
        <w:rPr>
          <w:rFonts w:ascii="Times New Roman" w:hAnsi="Times New Roman" w:cs="Times New Roman"/>
          <w:i w:val="0"/>
          <w:iCs w:val="0"/>
          <w:color w:val="000000"/>
          <w:sz w:val="22"/>
          <w:szCs w:val="22"/>
        </w:rPr>
        <w:t xml:space="preserve"> da equipe do Flamengo</w:t>
      </w:r>
      <w:bookmarkEnd w:id="81"/>
    </w:p>
    <w:tbl>
      <w:tblPr>
        <w:tblW w:w="8446" w:type="dxa"/>
        <w:tblCellMar>
          <w:left w:w="70" w:type="dxa"/>
          <w:right w:w="70" w:type="dxa"/>
        </w:tblCellMar>
        <w:tblLook w:val="04A0" w:firstRow="1" w:lastRow="0" w:firstColumn="1" w:lastColumn="0" w:noHBand="0" w:noVBand="1"/>
      </w:tblPr>
      <w:tblGrid>
        <w:gridCol w:w="1062"/>
        <w:gridCol w:w="1369"/>
        <w:gridCol w:w="6015"/>
      </w:tblGrid>
      <w:tr w:rsidR="00B0593E" w:rsidRPr="00D5163E" w14:paraId="6E252765" w14:textId="77777777" w:rsidTr="005718AD">
        <w:trPr>
          <w:trHeight w:val="504"/>
        </w:trPr>
        <w:tc>
          <w:tcPr>
            <w:tcW w:w="1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AD505"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b/>
                <w:bCs/>
                <w:color w:val="000000"/>
                <w:lang w:eastAsia="ja-JP"/>
              </w:rPr>
              <w:t>Posição</w:t>
            </w:r>
          </w:p>
        </w:tc>
        <w:tc>
          <w:tcPr>
            <w:tcW w:w="1369" w:type="dxa"/>
            <w:tcBorders>
              <w:top w:val="single" w:sz="4" w:space="0" w:color="auto"/>
              <w:left w:val="nil"/>
              <w:bottom w:val="single" w:sz="4" w:space="0" w:color="auto"/>
              <w:right w:val="single" w:sz="4" w:space="0" w:color="auto"/>
            </w:tcBorders>
            <w:shd w:val="clear" w:color="auto" w:fill="auto"/>
            <w:noWrap/>
            <w:vAlign w:val="center"/>
            <w:hideMark/>
          </w:tcPr>
          <w:p w14:paraId="571B0691"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lang w:eastAsia="ja-JP"/>
              </w:rPr>
              <w:t>Pontuação</w:t>
            </w:r>
          </w:p>
        </w:tc>
        <w:tc>
          <w:tcPr>
            <w:tcW w:w="6015" w:type="dxa"/>
            <w:tcBorders>
              <w:top w:val="single" w:sz="4" w:space="0" w:color="auto"/>
              <w:left w:val="nil"/>
              <w:bottom w:val="single" w:sz="4" w:space="0" w:color="auto"/>
              <w:right w:val="single" w:sz="4" w:space="0" w:color="auto"/>
            </w:tcBorders>
            <w:shd w:val="clear" w:color="auto" w:fill="auto"/>
            <w:noWrap/>
            <w:vAlign w:val="center"/>
            <w:hideMark/>
          </w:tcPr>
          <w:p w14:paraId="42D7DC24" w14:textId="77777777" w:rsidR="00B0593E" w:rsidRPr="00D5163E" w:rsidRDefault="00B0593E" w:rsidP="005718AD">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lang w:eastAsia="ja-JP"/>
              </w:rPr>
              <w:t>Quinteto</w:t>
            </w:r>
          </w:p>
        </w:tc>
      </w:tr>
      <w:tr w:rsidR="00F615B9" w:rsidRPr="00D5163E" w14:paraId="128FC51B"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22653120"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1</w:t>
            </w:r>
          </w:p>
        </w:tc>
        <w:tc>
          <w:tcPr>
            <w:tcW w:w="1369" w:type="dxa"/>
            <w:tcBorders>
              <w:top w:val="nil"/>
              <w:left w:val="nil"/>
              <w:bottom w:val="single" w:sz="4" w:space="0" w:color="auto"/>
              <w:right w:val="single" w:sz="4" w:space="0" w:color="auto"/>
            </w:tcBorders>
            <w:shd w:val="clear" w:color="auto" w:fill="auto"/>
            <w:noWrap/>
            <w:hideMark/>
          </w:tcPr>
          <w:p w14:paraId="1F1A4D9A" w14:textId="192505B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0,5934</w:t>
            </w:r>
          </w:p>
        </w:tc>
        <w:tc>
          <w:tcPr>
            <w:tcW w:w="6015" w:type="dxa"/>
            <w:tcBorders>
              <w:top w:val="nil"/>
              <w:left w:val="nil"/>
              <w:bottom w:val="single" w:sz="4" w:space="0" w:color="auto"/>
              <w:right w:val="single" w:sz="4" w:space="0" w:color="auto"/>
            </w:tcBorders>
            <w:shd w:val="clear" w:color="auto" w:fill="auto"/>
            <w:noWrap/>
            <w:hideMark/>
          </w:tcPr>
          <w:p w14:paraId="4F1FD088" w14:textId="4A5EB9A8"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M. Vieira de Sousa, L. Demetrio, R. </w:t>
            </w:r>
            <w:proofErr w:type="spellStart"/>
            <w:r w:rsidRPr="00D5163E">
              <w:rPr>
                <w:rFonts w:ascii="Times New Roman" w:hAnsi="Times New Roman" w:cs="Times New Roman"/>
                <w:sz w:val="22"/>
                <w:szCs w:val="22"/>
              </w:rPr>
              <w:t>Hettsheimeir</w:t>
            </w:r>
            <w:proofErr w:type="spellEnd"/>
            <w:r w:rsidRPr="00D5163E">
              <w:rPr>
                <w:rFonts w:ascii="Times New Roman" w:hAnsi="Times New Roman" w:cs="Times New Roman"/>
                <w:sz w:val="22"/>
                <w:szCs w:val="22"/>
              </w:rPr>
              <w:t>, L. Martinez</w:t>
            </w:r>
          </w:p>
        </w:tc>
      </w:tr>
      <w:tr w:rsidR="00F615B9" w:rsidRPr="00D5163E" w14:paraId="725A99DF"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30894C2A"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2</w:t>
            </w:r>
          </w:p>
        </w:tc>
        <w:tc>
          <w:tcPr>
            <w:tcW w:w="1369" w:type="dxa"/>
            <w:tcBorders>
              <w:top w:val="nil"/>
              <w:left w:val="nil"/>
              <w:bottom w:val="single" w:sz="4" w:space="0" w:color="auto"/>
              <w:right w:val="single" w:sz="4" w:space="0" w:color="auto"/>
            </w:tcBorders>
            <w:shd w:val="clear" w:color="auto" w:fill="auto"/>
            <w:noWrap/>
            <w:hideMark/>
          </w:tcPr>
          <w:p w14:paraId="1E3BB94F" w14:textId="5E813C9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0,5762</w:t>
            </w:r>
          </w:p>
        </w:tc>
        <w:tc>
          <w:tcPr>
            <w:tcW w:w="6015" w:type="dxa"/>
            <w:tcBorders>
              <w:top w:val="nil"/>
              <w:left w:val="nil"/>
              <w:bottom w:val="single" w:sz="4" w:space="0" w:color="auto"/>
              <w:right w:val="single" w:sz="4" w:space="0" w:color="auto"/>
            </w:tcBorders>
            <w:shd w:val="clear" w:color="auto" w:fill="auto"/>
            <w:noWrap/>
            <w:hideMark/>
          </w:tcPr>
          <w:p w14:paraId="7440BB33" w14:textId="34841678"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M. Vieira de Sousa, R. Ferreira de Sousa, R. </w:t>
            </w:r>
            <w:proofErr w:type="spellStart"/>
            <w:r w:rsidRPr="00D5163E">
              <w:rPr>
                <w:rFonts w:ascii="Times New Roman" w:hAnsi="Times New Roman" w:cs="Times New Roman"/>
                <w:sz w:val="22"/>
                <w:szCs w:val="22"/>
              </w:rPr>
              <w:t>Hettsheimeir</w:t>
            </w:r>
            <w:proofErr w:type="spellEnd"/>
            <w:r w:rsidRPr="00D5163E">
              <w:rPr>
                <w:rFonts w:ascii="Times New Roman" w:hAnsi="Times New Roman" w:cs="Times New Roman"/>
                <w:sz w:val="22"/>
                <w:szCs w:val="22"/>
              </w:rPr>
              <w:t>, L. Martinez</w:t>
            </w:r>
          </w:p>
        </w:tc>
      </w:tr>
      <w:tr w:rsidR="00F615B9" w:rsidRPr="00D5163E" w14:paraId="5BAEDDB7"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18CDF414"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3</w:t>
            </w:r>
          </w:p>
        </w:tc>
        <w:tc>
          <w:tcPr>
            <w:tcW w:w="1369" w:type="dxa"/>
            <w:tcBorders>
              <w:top w:val="nil"/>
              <w:left w:val="nil"/>
              <w:bottom w:val="single" w:sz="4" w:space="0" w:color="auto"/>
              <w:right w:val="single" w:sz="4" w:space="0" w:color="auto"/>
            </w:tcBorders>
            <w:shd w:val="clear" w:color="auto" w:fill="auto"/>
            <w:noWrap/>
            <w:hideMark/>
          </w:tcPr>
          <w:p w14:paraId="301964AE" w14:textId="4F26F5CC"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0,5706</w:t>
            </w:r>
          </w:p>
        </w:tc>
        <w:tc>
          <w:tcPr>
            <w:tcW w:w="6015" w:type="dxa"/>
            <w:tcBorders>
              <w:top w:val="nil"/>
              <w:left w:val="nil"/>
              <w:bottom w:val="single" w:sz="4" w:space="0" w:color="auto"/>
              <w:right w:val="single" w:sz="4" w:space="0" w:color="auto"/>
            </w:tcBorders>
            <w:shd w:val="clear" w:color="auto" w:fill="auto"/>
            <w:noWrap/>
            <w:hideMark/>
          </w:tcPr>
          <w:p w14:paraId="593830A4" w14:textId="286131D0"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M. Vieira de Sousa, L. Demetrio, R. Ferreira de Sousa, L. Martinez</w:t>
            </w:r>
          </w:p>
        </w:tc>
      </w:tr>
      <w:tr w:rsidR="00F615B9" w:rsidRPr="00D5163E" w14:paraId="5A907D87"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5E7CA306"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4</w:t>
            </w:r>
          </w:p>
        </w:tc>
        <w:tc>
          <w:tcPr>
            <w:tcW w:w="1369" w:type="dxa"/>
            <w:tcBorders>
              <w:top w:val="nil"/>
              <w:left w:val="nil"/>
              <w:bottom w:val="single" w:sz="4" w:space="0" w:color="auto"/>
              <w:right w:val="single" w:sz="4" w:space="0" w:color="auto"/>
            </w:tcBorders>
            <w:shd w:val="clear" w:color="auto" w:fill="auto"/>
            <w:noWrap/>
            <w:hideMark/>
          </w:tcPr>
          <w:p w14:paraId="6E870C72" w14:textId="56B1E776"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0,5478</w:t>
            </w:r>
          </w:p>
        </w:tc>
        <w:tc>
          <w:tcPr>
            <w:tcW w:w="6015" w:type="dxa"/>
            <w:tcBorders>
              <w:top w:val="nil"/>
              <w:left w:val="nil"/>
              <w:bottom w:val="single" w:sz="4" w:space="0" w:color="auto"/>
              <w:right w:val="single" w:sz="4" w:space="0" w:color="auto"/>
            </w:tcBorders>
            <w:shd w:val="clear" w:color="auto" w:fill="auto"/>
            <w:noWrap/>
            <w:hideMark/>
          </w:tcPr>
          <w:p w14:paraId="4DF56780" w14:textId="33C0B88D"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L. Agustin Gonzalez, J. Luz dos Santos, L. Demetrio, R. </w:t>
            </w:r>
            <w:proofErr w:type="spellStart"/>
            <w:r w:rsidRPr="00D5163E">
              <w:rPr>
                <w:rFonts w:ascii="Times New Roman" w:hAnsi="Times New Roman" w:cs="Times New Roman"/>
                <w:sz w:val="22"/>
                <w:szCs w:val="22"/>
              </w:rPr>
              <w:t>Hettsheimeir</w:t>
            </w:r>
            <w:proofErr w:type="spellEnd"/>
          </w:p>
        </w:tc>
      </w:tr>
      <w:tr w:rsidR="00F615B9" w:rsidRPr="00D5163E" w14:paraId="727FC3DA" w14:textId="77777777" w:rsidTr="00EC6BCC">
        <w:trPr>
          <w:trHeight w:val="504"/>
        </w:trPr>
        <w:tc>
          <w:tcPr>
            <w:tcW w:w="1062" w:type="dxa"/>
            <w:tcBorders>
              <w:top w:val="nil"/>
              <w:left w:val="single" w:sz="4" w:space="0" w:color="auto"/>
              <w:bottom w:val="single" w:sz="4" w:space="0" w:color="auto"/>
              <w:right w:val="single" w:sz="4" w:space="0" w:color="auto"/>
            </w:tcBorders>
            <w:shd w:val="clear" w:color="auto" w:fill="auto"/>
            <w:noWrap/>
            <w:hideMark/>
          </w:tcPr>
          <w:p w14:paraId="742C90B0" w14:textId="77777777" w:rsidR="00F615B9" w:rsidRPr="00D5163E" w:rsidRDefault="00F615B9" w:rsidP="00F615B9">
            <w:pPr>
              <w:suppressAutoHyphens w:val="0"/>
              <w:spacing w:line="240" w:lineRule="auto"/>
              <w:ind w:firstLine="0"/>
              <w:jc w:val="center"/>
              <w:rPr>
                <w:rFonts w:ascii="Times New Roman" w:eastAsia="Times New Roman" w:hAnsi="Times New Roman" w:cs="Times New Roman"/>
                <w:b/>
                <w:bCs/>
                <w:color w:val="000000"/>
                <w:sz w:val="22"/>
                <w:szCs w:val="22"/>
                <w:lang w:eastAsia="ja-JP"/>
              </w:rPr>
            </w:pPr>
            <w:r w:rsidRPr="00D5163E">
              <w:rPr>
                <w:rFonts w:ascii="Times New Roman" w:eastAsia="Times New Roman" w:hAnsi="Times New Roman" w:cs="Times New Roman"/>
                <w:b/>
                <w:bCs/>
                <w:color w:val="000000"/>
                <w:sz w:val="22"/>
                <w:szCs w:val="22"/>
                <w:lang w:eastAsia="ja-JP"/>
              </w:rPr>
              <w:t>5</w:t>
            </w:r>
          </w:p>
        </w:tc>
        <w:tc>
          <w:tcPr>
            <w:tcW w:w="1369" w:type="dxa"/>
            <w:tcBorders>
              <w:top w:val="nil"/>
              <w:left w:val="nil"/>
              <w:bottom w:val="single" w:sz="4" w:space="0" w:color="auto"/>
              <w:right w:val="single" w:sz="4" w:space="0" w:color="auto"/>
            </w:tcBorders>
            <w:shd w:val="clear" w:color="auto" w:fill="auto"/>
            <w:noWrap/>
            <w:hideMark/>
          </w:tcPr>
          <w:p w14:paraId="6CB7984F" w14:textId="7E3DC352"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rPr>
              <w:t>0,5439</w:t>
            </w:r>
          </w:p>
        </w:tc>
        <w:tc>
          <w:tcPr>
            <w:tcW w:w="6015" w:type="dxa"/>
            <w:tcBorders>
              <w:top w:val="nil"/>
              <w:left w:val="nil"/>
              <w:bottom w:val="single" w:sz="4" w:space="0" w:color="auto"/>
              <w:right w:val="single" w:sz="4" w:space="0" w:color="auto"/>
            </w:tcBorders>
            <w:shd w:val="clear" w:color="auto" w:fill="auto"/>
            <w:noWrap/>
            <w:hideMark/>
          </w:tcPr>
          <w:p w14:paraId="5A5B0FF3" w14:textId="0374D7B6" w:rsidR="00F615B9" w:rsidRPr="00D5163E" w:rsidRDefault="00F615B9" w:rsidP="00F615B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sz w:val="22"/>
                <w:szCs w:val="22"/>
                <w:u w:val="single"/>
              </w:rPr>
              <w:t>Y. Mateus dos Santos</w:t>
            </w:r>
            <w:r w:rsidRPr="00D5163E">
              <w:rPr>
                <w:rFonts w:ascii="Times New Roman" w:hAnsi="Times New Roman" w:cs="Times New Roman"/>
                <w:sz w:val="22"/>
                <w:szCs w:val="22"/>
              </w:rPr>
              <w:t xml:space="preserve">, L. Agustin Gonzalez, M. Vieira de Sousa, R. Ferreira de Sousa, R. </w:t>
            </w:r>
            <w:proofErr w:type="spellStart"/>
            <w:r w:rsidRPr="00D5163E">
              <w:rPr>
                <w:rFonts w:ascii="Times New Roman" w:hAnsi="Times New Roman" w:cs="Times New Roman"/>
                <w:sz w:val="22"/>
                <w:szCs w:val="22"/>
              </w:rPr>
              <w:t>Hettsheimeir</w:t>
            </w:r>
            <w:proofErr w:type="spellEnd"/>
          </w:p>
        </w:tc>
      </w:tr>
    </w:tbl>
    <w:p w14:paraId="3A83DA6D" w14:textId="2C0AEB90" w:rsidR="00833613" w:rsidRPr="00D5163E" w:rsidRDefault="008A4190" w:rsidP="00833613">
      <w:pPr>
        <w:spacing w:before="240"/>
        <w:ind w:firstLine="1134"/>
        <w:rPr>
          <w:rFonts w:ascii="Times New Roman" w:hAnsi="Times New Roman" w:cs="Times New Roman"/>
        </w:rPr>
      </w:pPr>
      <w:r w:rsidRPr="00D5163E">
        <w:rPr>
          <w:rFonts w:ascii="Times New Roman" w:hAnsi="Times New Roman" w:cs="Times New Roman"/>
        </w:rPr>
        <w:t>O</w:t>
      </w:r>
      <w:r w:rsidR="00833613" w:rsidRPr="00D5163E">
        <w:rPr>
          <w:rFonts w:ascii="Times New Roman" w:hAnsi="Times New Roman" w:cs="Times New Roman"/>
        </w:rPr>
        <w:t>s times com melhor posição na fase de classificação do NBB apresentam poucos outliers, ou seja, a maior parte dos valores do ordenamento com distribuição de pesos proporcionais entre as variáveis temporais apresentam distribuição simétrica, onde há regularidade no desempenho dos quintetos. Em contrapartida, os demais times do campeonato apresentam muitos outliers, apresenta</w:t>
      </w:r>
      <w:r w:rsidR="00472545" w:rsidRPr="00D5163E">
        <w:rPr>
          <w:rFonts w:ascii="Times New Roman" w:hAnsi="Times New Roman" w:cs="Times New Roman"/>
        </w:rPr>
        <w:t>ndo uma</w:t>
      </w:r>
      <w:r w:rsidR="00833613" w:rsidRPr="00D5163E">
        <w:rPr>
          <w:rFonts w:ascii="Times New Roman" w:hAnsi="Times New Roman" w:cs="Times New Roman"/>
        </w:rPr>
        <w:t xml:space="preserve"> distribuição assimétrica</w:t>
      </w:r>
      <w:r w:rsidR="00472545" w:rsidRPr="00D5163E">
        <w:rPr>
          <w:rFonts w:ascii="Times New Roman" w:hAnsi="Times New Roman" w:cs="Times New Roman"/>
        </w:rPr>
        <w:t xml:space="preserve"> no ordenamento dos quintetos</w:t>
      </w:r>
      <w:r w:rsidR="00833613" w:rsidRPr="00D5163E">
        <w:rPr>
          <w:rFonts w:ascii="Times New Roman" w:hAnsi="Times New Roman" w:cs="Times New Roman"/>
        </w:rPr>
        <w:t xml:space="preserve">, </w:t>
      </w:r>
      <w:r w:rsidR="00E04FAF" w:rsidRPr="00D5163E">
        <w:rPr>
          <w:rFonts w:ascii="Times New Roman" w:hAnsi="Times New Roman" w:cs="Times New Roman"/>
        </w:rPr>
        <w:t>caracterizando</w:t>
      </w:r>
      <w:r w:rsidR="00ED793A" w:rsidRPr="00D5163E">
        <w:rPr>
          <w:rFonts w:ascii="Times New Roman" w:hAnsi="Times New Roman" w:cs="Times New Roman"/>
        </w:rPr>
        <w:t xml:space="preserve"> </w:t>
      </w:r>
      <w:r w:rsidR="00A961B6" w:rsidRPr="00D5163E">
        <w:rPr>
          <w:rFonts w:ascii="Times New Roman" w:hAnsi="Times New Roman" w:cs="Times New Roman"/>
        </w:rPr>
        <w:t xml:space="preserve">grande </w:t>
      </w:r>
      <w:r w:rsidR="00833613" w:rsidRPr="00D5163E">
        <w:rPr>
          <w:rFonts w:ascii="Times New Roman" w:hAnsi="Times New Roman" w:cs="Times New Roman"/>
        </w:rPr>
        <w:t xml:space="preserve">variabilidade no desempenho </w:t>
      </w:r>
      <w:r w:rsidR="00A961B6" w:rsidRPr="00D5163E">
        <w:rPr>
          <w:rFonts w:ascii="Times New Roman" w:hAnsi="Times New Roman" w:cs="Times New Roman"/>
        </w:rPr>
        <w:t xml:space="preserve">entre os </w:t>
      </w:r>
      <w:r w:rsidR="00833613" w:rsidRPr="00D5163E">
        <w:rPr>
          <w:rFonts w:ascii="Times New Roman" w:hAnsi="Times New Roman" w:cs="Times New Roman"/>
        </w:rPr>
        <w:t xml:space="preserve">quintetos. </w:t>
      </w:r>
    </w:p>
    <w:p w14:paraId="16A81C3C" w14:textId="6ED13F39" w:rsidR="00CF5A9C" w:rsidRPr="00D5163E" w:rsidRDefault="00FF1CF7" w:rsidP="006632ED">
      <w:pPr>
        <w:spacing w:before="240"/>
        <w:ind w:firstLine="1134"/>
        <w:rPr>
          <w:rFonts w:ascii="Times New Roman" w:hAnsi="Times New Roman" w:cs="Times New Roman"/>
        </w:rPr>
      </w:pPr>
      <w:r w:rsidRPr="00D5163E">
        <w:rPr>
          <w:rFonts w:ascii="Times New Roman" w:hAnsi="Times New Roman" w:cs="Times New Roman"/>
        </w:rPr>
        <w:t>Outro aspecto importante encontrado</w:t>
      </w:r>
      <w:r w:rsidR="000A63BA" w:rsidRPr="00D5163E">
        <w:rPr>
          <w:rFonts w:ascii="Times New Roman" w:hAnsi="Times New Roman" w:cs="Times New Roman"/>
        </w:rPr>
        <w:t xml:space="preserve"> no ordenamento é a repetição d</w:t>
      </w:r>
      <w:r w:rsidR="000C46A5" w:rsidRPr="00D5163E">
        <w:rPr>
          <w:rFonts w:ascii="Times New Roman" w:hAnsi="Times New Roman" w:cs="Times New Roman"/>
        </w:rPr>
        <w:t xml:space="preserve">os </w:t>
      </w:r>
      <w:r w:rsidR="000A63BA" w:rsidRPr="00D5163E">
        <w:rPr>
          <w:rFonts w:ascii="Times New Roman" w:hAnsi="Times New Roman" w:cs="Times New Roman"/>
        </w:rPr>
        <w:t xml:space="preserve">jogadores </w:t>
      </w:r>
      <w:r w:rsidRPr="00D5163E">
        <w:rPr>
          <w:rFonts w:ascii="Times New Roman" w:hAnsi="Times New Roman" w:cs="Times New Roman"/>
        </w:rPr>
        <w:t>nas formações</w:t>
      </w:r>
      <w:r w:rsidR="003A30A4" w:rsidRPr="00D5163E">
        <w:rPr>
          <w:rFonts w:ascii="Times New Roman" w:hAnsi="Times New Roman" w:cs="Times New Roman"/>
        </w:rPr>
        <w:t xml:space="preserve"> dos quintetos</w:t>
      </w:r>
      <w:r w:rsidRPr="00D5163E">
        <w:rPr>
          <w:rFonts w:ascii="Times New Roman" w:hAnsi="Times New Roman" w:cs="Times New Roman"/>
        </w:rPr>
        <w:t xml:space="preserve">. </w:t>
      </w:r>
      <w:r w:rsidR="003A30A4" w:rsidRPr="00D5163E">
        <w:rPr>
          <w:rFonts w:ascii="Times New Roman" w:hAnsi="Times New Roman" w:cs="Times New Roman"/>
        </w:rPr>
        <w:t>Na</w:t>
      </w:r>
      <w:r w:rsidR="008A4190" w:rsidRPr="00D5163E">
        <w:rPr>
          <w:rFonts w:ascii="Times New Roman" w:hAnsi="Times New Roman" w:cs="Times New Roman"/>
        </w:rPr>
        <w:t xml:space="preserve"> </w:t>
      </w:r>
      <w:r w:rsidR="008A4190" w:rsidRPr="00D5163E">
        <w:rPr>
          <w:rFonts w:ascii="Times New Roman" w:hAnsi="Times New Roman" w:cs="Times New Roman"/>
        </w:rPr>
        <w:fldChar w:fldCharType="begin"/>
      </w:r>
      <w:r w:rsidR="008A4190" w:rsidRPr="00D5163E">
        <w:rPr>
          <w:rFonts w:ascii="Times New Roman" w:hAnsi="Times New Roman" w:cs="Times New Roman"/>
        </w:rPr>
        <w:instrText xml:space="preserve"> REF _Ref168986001 \h  \* MERGEFORMAT </w:instrText>
      </w:r>
      <w:r w:rsidR="008A4190" w:rsidRPr="00D5163E">
        <w:rPr>
          <w:rFonts w:ascii="Times New Roman" w:hAnsi="Times New Roman" w:cs="Times New Roman"/>
        </w:rPr>
      </w:r>
      <w:r w:rsidR="008A4190" w:rsidRPr="00D5163E">
        <w:rPr>
          <w:rFonts w:ascii="Times New Roman" w:hAnsi="Times New Roman" w:cs="Times New Roman"/>
        </w:rPr>
        <w:fldChar w:fldCharType="separate"/>
      </w:r>
      <w:r w:rsidR="00BF7556" w:rsidRPr="00D5163E">
        <w:rPr>
          <w:rFonts w:ascii="Times New Roman" w:hAnsi="Times New Roman" w:cs="Times New Roman"/>
        </w:rPr>
        <w:t>Tabela 4</w:t>
      </w:r>
      <w:r w:rsidR="008A4190" w:rsidRPr="00D5163E">
        <w:rPr>
          <w:rFonts w:ascii="Times New Roman" w:hAnsi="Times New Roman" w:cs="Times New Roman"/>
        </w:rPr>
        <w:fldChar w:fldCharType="end"/>
      </w:r>
      <w:r w:rsidR="003A30A4" w:rsidRPr="00D5163E">
        <w:rPr>
          <w:rFonts w:ascii="Times New Roman" w:hAnsi="Times New Roman" w:cs="Times New Roman"/>
        </w:rPr>
        <w:t xml:space="preserve">, </w:t>
      </w:r>
      <w:r w:rsidR="007825D7" w:rsidRPr="00D5163E">
        <w:rPr>
          <w:rFonts w:ascii="Times New Roman" w:hAnsi="Times New Roman" w:cs="Times New Roman"/>
        </w:rPr>
        <w:t xml:space="preserve">os cinco primeiros </w:t>
      </w:r>
      <w:r w:rsidR="006137F8" w:rsidRPr="00D5163E">
        <w:rPr>
          <w:rFonts w:ascii="Times New Roman" w:hAnsi="Times New Roman" w:cs="Times New Roman"/>
        </w:rPr>
        <w:t>colocados no</w:t>
      </w:r>
      <w:r w:rsidR="007825D7" w:rsidRPr="00D5163E">
        <w:rPr>
          <w:rFonts w:ascii="Times New Roman" w:hAnsi="Times New Roman" w:cs="Times New Roman"/>
        </w:rPr>
        <w:t xml:space="preserve"> ordenamento do time do </w:t>
      </w:r>
      <w:r w:rsidR="00F63FEF" w:rsidRPr="00D5163E">
        <w:rPr>
          <w:rFonts w:ascii="Times New Roman" w:hAnsi="Times New Roman" w:cs="Times New Roman"/>
          <w:color w:val="FF0000"/>
        </w:rPr>
        <w:t>F</w:t>
      </w:r>
      <w:r w:rsidR="007825D7" w:rsidRPr="00D5163E">
        <w:rPr>
          <w:rFonts w:ascii="Times New Roman" w:hAnsi="Times New Roman" w:cs="Times New Roman"/>
        </w:rPr>
        <w:t>lamengo</w:t>
      </w:r>
      <w:r w:rsidR="003A30A4" w:rsidRPr="00D5163E">
        <w:rPr>
          <w:rFonts w:ascii="Times New Roman" w:hAnsi="Times New Roman" w:cs="Times New Roman"/>
        </w:rPr>
        <w:t>, apresenta</w:t>
      </w:r>
      <w:r w:rsidR="00DB6205" w:rsidRPr="00D5163E">
        <w:rPr>
          <w:rFonts w:ascii="Times New Roman" w:hAnsi="Times New Roman" w:cs="Times New Roman"/>
        </w:rPr>
        <w:t xml:space="preserve"> apenas um jogador q</w:t>
      </w:r>
      <w:r w:rsidR="0020343F" w:rsidRPr="00D5163E">
        <w:rPr>
          <w:rFonts w:ascii="Times New Roman" w:hAnsi="Times New Roman" w:cs="Times New Roman"/>
        </w:rPr>
        <w:t>ue se repetem</w:t>
      </w:r>
      <w:r w:rsidR="00DB6205" w:rsidRPr="00D5163E">
        <w:rPr>
          <w:rFonts w:ascii="Times New Roman" w:hAnsi="Times New Roman" w:cs="Times New Roman"/>
        </w:rPr>
        <w:t>.</w:t>
      </w:r>
      <w:r w:rsidR="000215B8" w:rsidRPr="00D5163E">
        <w:rPr>
          <w:rFonts w:ascii="Times New Roman" w:hAnsi="Times New Roman" w:cs="Times New Roman"/>
        </w:rPr>
        <w:t xml:space="preserve"> </w:t>
      </w:r>
      <w:r w:rsidR="00DB6205" w:rsidRPr="00D5163E">
        <w:rPr>
          <w:rFonts w:ascii="Times New Roman" w:hAnsi="Times New Roman" w:cs="Times New Roman"/>
        </w:rPr>
        <w:t>Y. Mateus dos Santos</w:t>
      </w:r>
      <w:r w:rsidR="00C52F90" w:rsidRPr="00D5163E">
        <w:rPr>
          <w:rFonts w:ascii="Times New Roman" w:hAnsi="Times New Roman" w:cs="Times New Roman"/>
        </w:rPr>
        <w:t>,</w:t>
      </w:r>
      <w:r w:rsidR="00DB6205" w:rsidRPr="00D5163E">
        <w:rPr>
          <w:rFonts w:ascii="Times New Roman" w:hAnsi="Times New Roman" w:cs="Times New Roman"/>
        </w:rPr>
        <w:t xml:space="preserve"> </w:t>
      </w:r>
      <w:r w:rsidR="000215B8" w:rsidRPr="00D5163E">
        <w:rPr>
          <w:rFonts w:ascii="Times New Roman" w:hAnsi="Times New Roman" w:cs="Times New Roman"/>
        </w:rPr>
        <w:t xml:space="preserve">pode </w:t>
      </w:r>
      <w:r w:rsidR="00F24938" w:rsidRPr="00D5163E">
        <w:rPr>
          <w:rFonts w:ascii="Times New Roman" w:hAnsi="Times New Roman" w:cs="Times New Roman"/>
        </w:rPr>
        <w:lastRenderedPageBreak/>
        <w:t>contribuir no jogo pela sua</w:t>
      </w:r>
      <w:r w:rsidR="001144F6" w:rsidRPr="00D5163E">
        <w:rPr>
          <w:rFonts w:ascii="Times New Roman" w:hAnsi="Times New Roman" w:cs="Times New Roman"/>
        </w:rPr>
        <w:t xml:space="preserve"> </w:t>
      </w:r>
      <w:r w:rsidR="006137F8" w:rsidRPr="00D5163E">
        <w:rPr>
          <w:rFonts w:ascii="Times New Roman" w:hAnsi="Times New Roman" w:cs="Times New Roman"/>
        </w:rPr>
        <w:t>performance</w:t>
      </w:r>
      <w:r w:rsidR="001144F6" w:rsidRPr="00D5163E">
        <w:rPr>
          <w:rFonts w:ascii="Times New Roman" w:hAnsi="Times New Roman" w:cs="Times New Roman"/>
        </w:rPr>
        <w:t xml:space="preserve"> individua</w:t>
      </w:r>
      <w:r w:rsidR="00A54474" w:rsidRPr="00D5163E">
        <w:rPr>
          <w:rFonts w:ascii="Times New Roman" w:hAnsi="Times New Roman" w:cs="Times New Roman"/>
        </w:rPr>
        <w:t>l nos indicadores técnicos</w:t>
      </w:r>
      <w:r w:rsidR="00494793" w:rsidRPr="00D5163E">
        <w:rPr>
          <w:rFonts w:ascii="Times New Roman" w:hAnsi="Times New Roman" w:cs="Times New Roman"/>
        </w:rPr>
        <w:t>, mas</w:t>
      </w:r>
      <w:r w:rsidR="00F63FEF" w:rsidRPr="00D5163E">
        <w:rPr>
          <w:rFonts w:ascii="Times New Roman" w:hAnsi="Times New Roman" w:cs="Times New Roman"/>
        </w:rPr>
        <w:t xml:space="preserve">, </w:t>
      </w:r>
      <w:r w:rsidR="00494793" w:rsidRPr="00D5163E">
        <w:rPr>
          <w:rFonts w:ascii="Times New Roman" w:hAnsi="Times New Roman" w:cs="Times New Roman"/>
        </w:rPr>
        <w:t>também</w:t>
      </w:r>
      <w:r w:rsidR="00F63FEF" w:rsidRPr="00D5163E">
        <w:rPr>
          <w:rFonts w:ascii="Times New Roman" w:hAnsi="Times New Roman" w:cs="Times New Roman"/>
        </w:rPr>
        <w:t>,</w:t>
      </w:r>
      <w:r w:rsidR="00494793" w:rsidRPr="00D5163E">
        <w:rPr>
          <w:rFonts w:ascii="Times New Roman" w:hAnsi="Times New Roman" w:cs="Times New Roman"/>
        </w:rPr>
        <w:t xml:space="preserve"> contribui</w:t>
      </w:r>
      <w:r w:rsidR="00D0421C" w:rsidRPr="00D5163E">
        <w:rPr>
          <w:rFonts w:ascii="Times New Roman" w:hAnsi="Times New Roman" w:cs="Times New Roman"/>
        </w:rPr>
        <w:t>r</w:t>
      </w:r>
      <w:r w:rsidR="00494793" w:rsidRPr="00D5163E">
        <w:rPr>
          <w:rFonts w:ascii="Times New Roman" w:hAnsi="Times New Roman" w:cs="Times New Roman"/>
        </w:rPr>
        <w:t xml:space="preserve"> positivamente nos aspectos coletivos do </w:t>
      </w:r>
      <w:r w:rsidR="006E3029" w:rsidRPr="00D5163E">
        <w:rPr>
          <w:rFonts w:ascii="Times New Roman" w:hAnsi="Times New Roman" w:cs="Times New Roman"/>
        </w:rPr>
        <w:t>quinteto</w:t>
      </w:r>
      <w:r w:rsidR="000F15FC" w:rsidRPr="00D5163E">
        <w:rPr>
          <w:rFonts w:ascii="Times New Roman" w:hAnsi="Times New Roman" w:cs="Times New Roman"/>
        </w:rPr>
        <w:t xml:space="preserve">, </w:t>
      </w:r>
      <w:r w:rsidR="006E3029" w:rsidRPr="00D5163E">
        <w:rPr>
          <w:rFonts w:ascii="Times New Roman" w:hAnsi="Times New Roman" w:cs="Times New Roman"/>
        </w:rPr>
        <w:t>apresenta</w:t>
      </w:r>
      <w:r w:rsidR="000F15FC" w:rsidRPr="00D5163E">
        <w:rPr>
          <w:rFonts w:ascii="Times New Roman" w:hAnsi="Times New Roman" w:cs="Times New Roman"/>
        </w:rPr>
        <w:t>ndo</w:t>
      </w:r>
      <w:r w:rsidR="006E3029" w:rsidRPr="00D5163E">
        <w:rPr>
          <w:rFonts w:ascii="Times New Roman" w:hAnsi="Times New Roman" w:cs="Times New Roman"/>
        </w:rPr>
        <w:t xml:space="preserve"> grande importância</w:t>
      </w:r>
      <w:r w:rsidR="00B73492" w:rsidRPr="00D5163E">
        <w:rPr>
          <w:rFonts w:ascii="Times New Roman" w:hAnsi="Times New Roman" w:cs="Times New Roman"/>
        </w:rPr>
        <w:t xml:space="preserve">. </w:t>
      </w:r>
    </w:p>
    <w:p w14:paraId="7EB3B418" w14:textId="11EC6B31" w:rsidR="006632ED" w:rsidRPr="00D5163E" w:rsidRDefault="00CF5A9C" w:rsidP="00270885">
      <w:pPr>
        <w:spacing w:before="240"/>
        <w:ind w:firstLine="1134"/>
        <w:rPr>
          <w:rFonts w:ascii="Times New Roman" w:hAnsi="Times New Roman" w:cs="Times New Roman"/>
        </w:rPr>
      </w:pPr>
      <w:r w:rsidRPr="00D5163E">
        <w:rPr>
          <w:rFonts w:ascii="Times New Roman" w:hAnsi="Times New Roman" w:cs="Times New Roman"/>
        </w:rPr>
        <w:t>A recorrência d</w:t>
      </w:r>
      <w:r w:rsidR="00577AA5" w:rsidRPr="00D5163E">
        <w:rPr>
          <w:rFonts w:ascii="Times New Roman" w:hAnsi="Times New Roman" w:cs="Times New Roman"/>
        </w:rPr>
        <w:t xml:space="preserve">os </w:t>
      </w:r>
      <w:r w:rsidRPr="00D5163E">
        <w:rPr>
          <w:rFonts w:ascii="Times New Roman" w:hAnsi="Times New Roman" w:cs="Times New Roman"/>
        </w:rPr>
        <w:t>jogadores</w:t>
      </w:r>
      <w:r w:rsidR="00AC5977" w:rsidRPr="00D5163E">
        <w:rPr>
          <w:rFonts w:ascii="Times New Roman" w:hAnsi="Times New Roman" w:cs="Times New Roman"/>
        </w:rPr>
        <w:t xml:space="preserve">, M. Vieira de Sousa e R. </w:t>
      </w:r>
      <w:proofErr w:type="spellStart"/>
      <w:r w:rsidR="00AC5977" w:rsidRPr="00D5163E">
        <w:rPr>
          <w:rFonts w:ascii="Times New Roman" w:hAnsi="Times New Roman" w:cs="Times New Roman"/>
        </w:rPr>
        <w:t>Hettsheimeir</w:t>
      </w:r>
      <w:proofErr w:type="spellEnd"/>
      <w:r w:rsidR="00577AA5" w:rsidRPr="00D5163E">
        <w:rPr>
          <w:rFonts w:ascii="Times New Roman" w:hAnsi="Times New Roman" w:cs="Times New Roman"/>
        </w:rPr>
        <w:t xml:space="preserve">, </w:t>
      </w:r>
      <w:r w:rsidR="00025D5C" w:rsidRPr="00D5163E">
        <w:rPr>
          <w:rFonts w:ascii="Times New Roman" w:hAnsi="Times New Roman" w:cs="Times New Roman"/>
        </w:rPr>
        <w:t>entre os</w:t>
      </w:r>
      <w:r w:rsidR="00821228" w:rsidRPr="00D5163E">
        <w:rPr>
          <w:rFonts w:ascii="Times New Roman" w:hAnsi="Times New Roman" w:cs="Times New Roman"/>
        </w:rPr>
        <w:t xml:space="preserve"> cinco primeiros colocados pode caracterizar </w:t>
      </w:r>
      <w:r w:rsidR="00ED40DF" w:rsidRPr="00D5163E">
        <w:rPr>
          <w:rFonts w:ascii="Times New Roman" w:hAnsi="Times New Roman" w:cs="Times New Roman"/>
        </w:rPr>
        <w:t xml:space="preserve">a consistência </w:t>
      </w:r>
      <w:r w:rsidR="00E60A41" w:rsidRPr="00D5163E">
        <w:rPr>
          <w:rFonts w:ascii="Times New Roman" w:hAnsi="Times New Roman" w:cs="Times New Roman"/>
        </w:rPr>
        <w:t xml:space="preserve">da performance em quadra e boa coletividade entre </w:t>
      </w:r>
      <w:r w:rsidR="006576F5" w:rsidRPr="00D5163E">
        <w:rPr>
          <w:rFonts w:ascii="Times New Roman" w:hAnsi="Times New Roman" w:cs="Times New Roman"/>
        </w:rPr>
        <w:t xml:space="preserve">os jogadores. Mas </w:t>
      </w:r>
      <w:r w:rsidR="005B6824" w:rsidRPr="00D5163E">
        <w:rPr>
          <w:rFonts w:ascii="Times New Roman" w:hAnsi="Times New Roman" w:cs="Times New Roman"/>
        </w:rPr>
        <w:t>essa característica muda</w:t>
      </w:r>
      <w:r w:rsidR="006576F5" w:rsidRPr="00D5163E">
        <w:rPr>
          <w:rFonts w:ascii="Times New Roman" w:hAnsi="Times New Roman" w:cs="Times New Roman"/>
        </w:rPr>
        <w:t xml:space="preserve"> quando </w:t>
      </w:r>
      <w:r w:rsidR="00D634A9" w:rsidRPr="00D5163E">
        <w:rPr>
          <w:rFonts w:ascii="Times New Roman" w:hAnsi="Times New Roman" w:cs="Times New Roman"/>
        </w:rPr>
        <w:t xml:space="preserve">observamos </w:t>
      </w:r>
      <w:r w:rsidR="005B6824" w:rsidRPr="00D5163E">
        <w:rPr>
          <w:rFonts w:ascii="Times New Roman" w:hAnsi="Times New Roman" w:cs="Times New Roman"/>
        </w:rPr>
        <w:t>uma única aparição do jogador</w:t>
      </w:r>
      <w:r w:rsidR="00732059" w:rsidRPr="00D5163E">
        <w:rPr>
          <w:rFonts w:ascii="Times New Roman" w:hAnsi="Times New Roman" w:cs="Times New Roman"/>
        </w:rPr>
        <w:t>,</w:t>
      </w:r>
      <w:r w:rsidR="005B6824" w:rsidRPr="00D5163E">
        <w:rPr>
          <w:rFonts w:ascii="Times New Roman" w:hAnsi="Times New Roman" w:cs="Times New Roman"/>
        </w:rPr>
        <w:t xml:space="preserve"> J. Luz dos Santos.</w:t>
      </w:r>
      <w:r w:rsidR="005B6824" w:rsidRPr="00D5163E">
        <w:rPr>
          <w:rFonts w:ascii="Times New Roman" w:hAnsi="Times New Roman" w:cs="Times New Roman"/>
          <w:sz w:val="22"/>
          <w:szCs w:val="22"/>
        </w:rPr>
        <w:t xml:space="preserve"> </w:t>
      </w:r>
      <w:r w:rsidR="0060205F" w:rsidRPr="00D5163E">
        <w:rPr>
          <w:rFonts w:ascii="Times New Roman" w:hAnsi="Times New Roman" w:cs="Times New Roman"/>
        </w:rPr>
        <w:t xml:space="preserve">Quando temos </w:t>
      </w:r>
      <w:r w:rsidR="00020BA8" w:rsidRPr="00D5163E">
        <w:rPr>
          <w:rFonts w:ascii="Times New Roman" w:hAnsi="Times New Roman" w:cs="Times New Roman"/>
        </w:rPr>
        <w:t xml:space="preserve">pouca recorrência de um determinado jogador entre </w:t>
      </w:r>
      <w:r w:rsidR="003C2F55" w:rsidRPr="00D5163E">
        <w:rPr>
          <w:rFonts w:ascii="Times New Roman" w:hAnsi="Times New Roman" w:cs="Times New Roman"/>
        </w:rPr>
        <w:t xml:space="preserve">os melhores quintetos ordenados, podemos caracterizar </w:t>
      </w:r>
      <w:r w:rsidR="00A442FC" w:rsidRPr="00D5163E">
        <w:rPr>
          <w:rFonts w:ascii="Times New Roman" w:hAnsi="Times New Roman" w:cs="Times New Roman"/>
        </w:rPr>
        <w:t xml:space="preserve">um jogador que </w:t>
      </w:r>
      <w:r w:rsidR="00C432A3" w:rsidRPr="00D5163E">
        <w:rPr>
          <w:rFonts w:ascii="Times New Roman" w:hAnsi="Times New Roman" w:cs="Times New Roman"/>
        </w:rPr>
        <w:t>sua performance é potencializada pel</w:t>
      </w:r>
      <w:r w:rsidR="00510765" w:rsidRPr="00D5163E">
        <w:rPr>
          <w:rFonts w:ascii="Times New Roman" w:hAnsi="Times New Roman" w:cs="Times New Roman"/>
        </w:rPr>
        <w:t xml:space="preserve">a combinação do quinteto. Esse aspecto de potencializador que a equipe </w:t>
      </w:r>
      <w:r w:rsidR="008476AE" w:rsidRPr="00D5163E">
        <w:rPr>
          <w:rFonts w:ascii="Times New Roman" w:hAnsi="Times New Roman" w:cs="Times New Roman"/>
        </w:rPr>
        <w:t>carrega para jogadores</w:t>
      </w:r>
      <w:r w:rsidR="00F63FEF" w:rsidRPr="00D5163E">
        <w:rPr>
          <w:rFonts w:ascii="Times New Roman" w:hAnsi="Times New Roman" w:cs="Times New Roman"/>
        </w:rPr>
        <w:t>,</w:t>
      </w:r>
      <w:r w:rsidR="00F63FEF" w:rsidRPr="00D5163E">
        <w:rPr>
          <w:rFonts w:ascii="Times New Roman" w:hAnsi="Times New Roman" w:cs="Times New Roman"/>
          <w:color w:val="FF0000"/>
        </w:rPr>
        <w:t xml:space="preserve"> </w:t>
      </w:r>
      <w:r w:rsidR="008476AE" w:rsidRPr="00D5163E">
        <w:rPr>
          <w:rFonts w:ascii="Times New Roman" w:hAnsi="Times New Roman" w:cs="Times New Roman"/>
        </w:rPr>
        <w:t>pode mascarar</w:t>
      </w:r>
      <w:r w:rsidR="00270885" w:rsidRPr="00D5163E">
        <w:rPr>
          <w:rFonts w:ascii="Times New Roman" w:hAnsi="Times New Roman" w:cs="Times New Roman"/>
        </w:rPr>
        <w:t>,</w:t>
      </w:r>
      <w:r w:rsidR="008476AE" w:rsidRPr="00D5163E">
        <w:rPr>
          <w:rFonts w:ascii="Times New Roman" w:hAnsi="Times New Roman" w:cs="Times New Roman"/>
        </w:rPr>
        <w:t xml:space="preserve"> </w:t>
      </w:r>
      <w:r w:rsidR="00D90F87" w:rsidRPr="00D5163E">
        <w:rPr>
          <w:rFonts w:ascii="Times New Roman" w:hAnsi="Times New Roman" w:cs="Times New Roman"/>
        </w:rPr>
        <w:t>de forma positiva ou negativa</w:t>
      </w:r>
      <w:r w:rsidR="002575B8" w:rsidRPr="00D5163E">
        <w:rPr>
          <w:rFonts w:ascii="Times New Roman" w:hAnsi="Times New Roman" w:cs="Times New Roman"/>
          <w:strike/>
        </w:rPr>
        <w:t xml:space="preserve"> </w:t>
      </w:r>
      <w:r w:rsidR="00D90F87" w:rsidRPr="00D5163E">
        <w:rPr>
          <w:rFonts w:ascii="Times New Roman" w:hAnsi="Times New Roman" w:cs="Times New Roman"/>
        </w:rPr>
        <w:t>a</w:t>
      </w:r>
      <w:r w:rsidR="008476AE" w:rsidRPr="00D5163E">
        <w:rPr>
          <w:rFonts w:ascii="Times New Roman" w:hAnsi="Times New Roman" w:cs="Times New Roman"/>
        </w:rPr>
        <w:t xml:space="preserve"> performance </w:t>
      </w:r>
      <w:r w:rsidR="00D90F87" w:rsidRPr="00D5163E">
        <w:rPr>
          <w:rFonts w:ascii="Times New Roman" w:hAnsi="Times New Roman" w:cs="Times New Roman"/>
        </w:rPr>
        <w:t>individual do atleta</w:t>
      </w:r>
      <w:r w:rsidR="00270885" w:rsidRPr="00D5163E">
        <w:rPr>
          <w:rFonts w:ascii="Times New Roman" w:hAnsi="Times New Roman" w:cs="Times New Roman"/>
        </w:rPr>
        <w:t>.</w:t>
      </w:r>
    </w:p>
    <w:p w14:paraId="3BB568B5" w14:textId="5ADDBEDD" w:rsidR="006F62F6" w:rsidRPr="00D5163E" w:rsidRDefault="006F62F6" w:rsidP="00CB2BDC">
      <w:pPr>
        <w:spacing w:before="240"/>
        <w:ind w:firstLine="1134"/>
        <w:rPr>
          <w:rFonts w:ascii="Times New Roman" w:hAnsi="Times New Roman" w:cs="Times New Roman"/>
        </w:rPr>
      </w:pPr>
      <w:r w:rsidRPr="00D5163E">
        <w:rPr>
          <w:rFonts w:ascii="Times New Roman" w:hAnsi="Times New Roman" w:cs="Times New Roman"/>
        </w:rPr>
        <w:t xml:space="preserve">O treinador, ao conhecer as características individuais e coletivas dos jogadores, tem </w:t>
      </w:r>
      <w:r w:rsidR="00757B20" w:rsidRPr="00D5163E">
        <w:rPr>
          <w:rFonts w:ascii="Times New Roman" w:hAnsi="Times New Roman" w:cs="Times New Roman"/>
        </w:rPr>
        <w:t>a tomada de decisão de</w:t>
      </w:r>
      <w:r w:rsidRPr="00D5163E">
        <w:rPr>
          <w:rFonts w:ascii="Times New Roman" w:hAnsi="Times New Roman" w:cs="Times New Roman"/>
        </w:rPr>
        <w:t xml:space="preserve"> quem jogará em determinadas situações, </w:t>
      </w:r>
      <w:r w:rsidR="00757B20" w:rsidRPr="00D5163E">
        <w:rPr>
          <w:rFonts w:ascii="Times New Roman" w:hAnsi="Times New Roman" w:cs="Times New Roman"/>
        </w:rPr>
        <w:t xml:space="preserve">quais substituições </w:t>
      </w:r>
      <w:r w:rsidR="00CB2BDC" w:rsidRPr="00D5163E">
        <w:rPr>
          <w:rFonts w:ascii="Times New Roman" w:hAnsi="Times New Roman" w:cs="Times New Roman"/>
        </w:rPr>
        <w:t xml:space="preserve">podem potencializar o desempenho do quinteto durante a partida. </w:t>
      </w:r>
      <w:r w:rsidRPr="00D5163E">
        <w:rPr>
          <w:rFonts w:ascii="Times New Roman" w:hAnsi="Times New Roman" w:cs="Times New Roman"/>
        </w:rPr>
        <w:t>Isso é crucial para a</w:t>
      </w:r>
      <w:r w:rsidR="005E345D" w:rsidRPr="00D5163E">
        <w:rPr>
          <w:rFonts w:ascii="Times New Roman" w:hAnsi="Times New Roman" w:cs="Times New Roman"/>
        </w:rPr>
        <w:t xml:space="preserve"> construção d</w:t>
      </w:r>
      <w:r w:rsidR="00E37ABD" w:rsidRPr="00D5163E">
        <w:rPr>
          <w:rFonts w:ascii="Times New Roman" w:hAnsi="Times New Roman" w:cs="Times New Roman"/>
        </w:rPr>
        <w:t>a</w:t>
      </w:r>
      <w:r w:rsidRPr="00D5163E">
        <w:rPr>
          <w:rFonts w:ascii="Times New Roman" w:hAnsi="Times New Roman" w:cs="Times New Roman"/>
        </w:rPr>
        <w:t xml:space="preserve"> estratégia</w:t>
      </w:r>
      <w:r w:rsidR="00E37ABD" w:rsidRPr="00D5163E">
        <w:rPr>
          <w:rFonts w:ascii="Times New Roman" w:hAnsi="Times New Roman" w:cs="Times New Roman"/>
        </w:rPr>
        <w:t xml:space="preserve"> e táticas</w:t>
      </w:r>
      <w:r w:rsidRPr="00D5163E">
        <w:rPr>
          <w:rFonts w:ascii="Times New Roman" w:hAnsi="Times New Roman" w:cs="Times New Roman"/>
        </w:rPr>
        <w:t xml:space="preserve"> do jogo, </w:t>
      </w:r>
      <w:r w:rsidR="005E345D" w:rsidRPr="00D5163E">
        <w:rPr>
          <w:rFonts w:ascii="Times New Roman" w:hAnsi="Times New Roman" w:cs="Times New Roman"/>
        </w:rPr>
        <w:t xml:space="preserve">e </w:t>
      </w:r>
      <w:r w:rsidRPr="00D5163E">
        <w:rPr>
          <w:rFonts w:ascii="Times New Roman" w:hAnsi="Times New Roman" w:cs="Times New Roman"/>
        </w:rPr>
        <w:t>permite ao treinador maximizar o desempenho da equipe</w:t>
      </w:r>
      <w:r w:rsidR="005E345D" w:rsidRPr="00D5163E">
        <w:rPr>
          <w:rFonts w:ascii="Times New Roman" w:hAnsi="Times New Roman" w:cs="Times New Roman"/>
        </w:rPr>
        <w:t xml:space="preserve"> diante das adversidades</w:t>
      </w:r>
      <w:r w:rsidR="00086287" w:rsidRPr="00D5163E">
        <w:rPr>
          <w:rFonts w:ascii="Times New Roman" w:hAnsi="Times New Roman" w:cs="Times New Roman"/>
        </w:rPr>
        <w:t xml:space="preserve"> pelos aspectos </w:t>
      </w:r>
      <w:r w:rsidRPr="00D5163E">
        <w:rPr>
          <w:rFonts w:ascii="Times New Roman" w:hAnsi="Times New Roman" w:cs="Times New Roman"/>
        </w:rPr>
        <w:t>individuais e coletivas dos jogadores.</w:t>
      </w:r>
    </w:p>
    <w:p w14:paraId="3B1E386C" w14:textId="557B32C8" w:rsidR="007F18F4" w:rsidRPr="00D5163E" w:rsidRDefault="007F18F4" w:rsidP="007F18F4">
      <w:pPr>
        <w:pStyle w:val="Ttulo3"/>
        <w:rPr>
          <w:rFonts w:ascii="Times New Roman" w:hAnsi="Times New Roman" w:cs="Times New Roman"/>
        </w:rPr>
      </w:pPr>
      <w:bookmarkStart w:id="82" w:name="_Toc174427669"/>
      <w:r w:rsidRPr="00D5163E">
        <w:rPr>
          <w:rFonts w:ascii="Times New Roman" w:hAnsi="Times New Roman" w:cs="Times New Roman"/>
        </w:rPr>
        <w:t>Segundo Cenário: Distribuição do Pesos</w:t>
      </w:r>
      <w:bookmarkEnd w:id="82"/>
    </w:p>
    <w:p w14:paraId="31F3E41D" w14:textId="5ED99E7A" w:rsidR="00CF3573" w:rsidRPr="00D5163E" w:rsidRDefault="00CF3573" w:rsidP="00CA2494">
      <w:pPr>
        <w:spacing w:before="240"/>
        <w:ind w:firstLine="1134"/>
        <w:rPr>
          <w:rFonts w:ascii="Times New Roman" w:hAnsi="Times New Roman" w:cs="Times New Roman"/>
        </w:rPr>
      </w:pPr>
      <w:r w:rsidRPr="00D5163E">
        <w:rPr>
          <w:rFonts w:ascii="Times New Roman" w:hAnsi="Times New Roman" w:cs="Times New Roman"/>
        </w:rPr>
        <w:t>No segundo cenário,</w:t>
      </w:r>
      <w:r w:rsidR="00131CD1" w:rsidRPr="00D5163E">
        <w:rPr>
          <w:rFonts w:ascii="Times New Roman" w:hAnsi="Times New Roman" w:cs="Times New Roman"/>
        </w:rPr>
        <w:t xml:space="preserve"> </w:t>
      </w:r>
      <w:r w:rsidRPr="00D5163E">
        <w:rPr>
          <w:rFonts w:ascii="Times New Roman" w:hAnsi="Times New Roman" w:cs="Times New Roman"/>
        </w:rPr>
        <w:t>maximiza</w:t>
      </w:r>
      <w:r w:rsidR="008745C7" w:rsidRPr="00D5163E">
        <w:rPr>
          <w:rFonts w:ascii="Times New Roman" w:hAnsi="Times New Roman" w:cs="Times New Roman"/>
        </w:rPr>
        <w:t>mos</w:t>
      </w:r>
      <w:r w:rsidRPr="00D5163E">
        <w:rPr>
          <w:rFonts w:ascii="Times New Roman" w:hAnsi="Times New Roman" w:cs="Times New Roman"/>
        </w:rPr>
        <w:t xml:space="preserve"> cada característica temporal</w:t>
      </w:r>
      <w:r w:rsidR="00EC5709" w:rsidRPr="00D5163E">
        <w:rPr>
          <w:rFonts w:ascii="Times New Roman" w:hAnsi="Times New Roman" w:cs="Times New Roman"/>
        </w:rPr>
        <w:t>, Média, Coeficiente de Variação e Tendência</w:t>
      </w:r>
      <w:r w:rsidRPr="00D5163E">
        <w:rPr>
          <w:rFonts w:ascii="Times New Roman" w:hAnsi="Times New Roman" w:cs="Times New Roman"/>
        </w:rPr>
        <w:t xml:space="preserve">. Para isso, atribuímos peso 1 à característica escolhida e peso zero às demais. </w:t>
      </w:r>
      <w:r w:rsidR="00057B68" w:rsidRPr="00D5163E">
        <w:rPr>
          <w:rFonts w:ascii="Times New Roman" w:hAnsi="Times New Roman" w:cs="Times New Roman"/>
        </w:rPr>
        <w:t>O</w:t>
      </w:r>
      <w:r w:rsidRPr="00D5163E">
        <w:rPr>
          <w:rFonts w:ascii="Times New Roman" w:hAnsi="Times New Roman" w:cs="Times New Roman"/>
        </w:rPr>
        <w:t xml:space="preserve"> desbalanceamento, que favorece um único critério temporal, permite </w:t>
      </w:r>
      <w:r w:rsidR="00057B68" w:rsidRPr="00D5163E">
        <w:rPr>
          <w:rFonts w:ascii="Times New Roman" w:hAnsi="Times New Roman" w:cs="Times New Roman"/>
        </w:rPr>
        <w:t>compreender</w:t>
      </w:r>
      <w:r w:rsidRPr="00D5163E">
        <w:rPr>
          <w:rFonts w:ascii="Times New Roman" w:hAnsi="Times New Roman" w:cs="Times New Roman"/>
        </w:rPr>
        <w:t xml:space="preserve"> a ordenação dos quintetos que apresentam melhor desempenho em relação às características temporais. O método oferece flexibilidade ao treinador para alterar o balanceamento dos pesos das características temporais</w:t>
      </w:r>
      <w:r w:rsidR="000C2E01" w:rsidRPr="00D5163E">
        <w:rPr>
          <w:rFonts w:ascii="Times New Roman" w:hAnsi="Times New Roman" w:cs="Times New Roman"/>
        </w:rPr>
        <w:t xml:space="preserve"> </w:t>
      </w:r>
      <w:r w:rsidR="003D6BD3" w:rsidRPr="00D5163E">
        <w:rPr>
          <w:rFonts w:ascii="Times New Roman" w:hAnsi="Times New Roman" w:cs="Times New Roman"/>
        </w:rPr>
        <w:t>favorecendo sua tomada de</w:t>
      </w:r>
      <w:r w:rsidRPr="00D5163E">
        <w:rPr>
          <w:rFonts w:ascii="Times New Roman" w:hAnsi="Times New Roman" w:cs="Times New Roman"/>
        </w:rPr>
        <w:t xml:space="preserve"> decisão.</w:t>
      </w:r>
    </w:p>
    <w:p w14:paraId="333ED26A" w14:textId="432F48DE" w:rsidR="00381A04" w:rsidRPr="00D5163E" w:rsidRDefault="00A97F4F" w:rsidP="001D4359">
      <w:pPr>
        <w:spacing w:before="240"/>
        <w:ind w:firstLine="1134"/>
        <w:rPr>
          <w:rFonts w:ascii="Times New Roman" w:hAnsi="Times New Roman" w:cs="Times New Roman"/>
        </w:rPr>
      </w:pPr>
      <w:r w:rsidRPr="00D5163E">
        <w:rPr>
          <w:rFonts w:ascii="Times New Roman" w:hAnsi="Times New Roman" w:cs="Times New Roman"/>
        </w:rPr>
        <w:t xml:space="preserve">Na </w:t>
      </w:r>
      <w:r w:rsidR="00B179BC" w:rsidRPr="00D5163E">
        <w:rPr>
          <w:rFonts w:ascii="Times New Roman" w:hAnsi="Times New Roman" w:cs="Times New Roman"/>
        </w:rPr>
        <w:t xml:space="preserve">   </w:t>
      </w:r>
      <w:r w:rsidR="00280343" w:rsidRPr="00D5163E">
        <w:rPr>
          <w:rFonts w:ascii="Times New Roman" w:hAnsi="Times New Roman" w:cs="Times New Roman"/>
        </w:rPr>
        <w:t>apresentam os</w:t>
      </w:r>
      <w:r w:rsidR="00FA7C69" w:rsidRPr="00D5163E">
        <w:rPr>
          <w:rFonts w:ascii="Times New Roman" w:hAnsi="Times New Roman" w:cs="Times New Roman"/>
        </w:rPr>
        <w:t xml:space="preserve"> </w:t>
      </w:r>
      <w:proofErr w:type="spellStart"/>
      <w:r w:rsidR="00FA7C69" w:rsidRPr="00D5163E">
        <w:rPr>
          <w:rFonts w:ascii="Times New Roman" w:hAnsi="Times New Roman" w:cs="Times New Roman"/>
          <w:i/>
          <w:iCs/>
        </w:rPr>
        <w:t>boxplots</w:t>
      </w:r>
      <w:proofErr w:type="spellEnd"/>
      <w:r w:rsidR="00FA7C69" w:rsidRPr="00D5163E">
        <w:rPr>
          <w:rFonts w:ascii="Times New Roman" w:hAnsi="Times New Roman" w:cs="Times New Roman"/>
        </w:rPr>
        <w:t xml:space="preserve"> </w:t>
      </w:r>
      <w:r w:rsidR="00280343" w:rsidRPr="00D5163E">
        <w:rPr>
          <w:rFonts w:ascii="Times New Roman" w:hAnsi="Times New Roman" w:cs="Times New Roman"/>
        </w:rPr>
        <w:t>d</w:t>
      </w:r>
      <w:r w:rsidR="00FA7C69" w:rsidRPr="00D5163E">
        <w:rPr>
          <w:rFonts w:ascii="Times New Roman" w:hAnsi="Times New Roman" w:cs="Times New Roman"/>
        </w:rPr>
        <w:t xml:space="preserve">os valores do ordenamento </w:t>
      </w:r>
      <w:r w:rsidR="00280343" w:rsidRPr="00D5163E">
        <w:rPr>
          <w:rFonts w:ascii="Times New Roman" w:hAnsi="Times New Roman" w:cs="Times New Roman"/>
        </w:rPr>
        <w:t>de</w:t>
      </w:r>
      <w:r w:rsidR="00FA7C69" w:rsidRPr="00D5163E">
        <w:rPr>
          <w:rFonts w:ascii="Times New Roman" w:hAnsi="Times New Roman" w:cs="Times New Roman"/>
        </w:rPr>
        <w:t xml:space="preserve"> cada time</w:t>
      </w:r>
      <w:r w:rsidR="00280343" w:rsidRPr="00D5163E">
        <w:rPr>
          <w:rFonts w:ascii="Times New Roman" w:hAnsi="Times New Roman" w:cs="Times New Roman"/>
        </w:rPr>
        <w:t xml:space="preserve">, </w:t>
      </w:r>
      <w:r w:rsidR="00AC23A8" w:rsidRPr="00D5163E">
        <w:rPr>
          <w:rFonts w:ascii="Times New Roman" w:hAnsi="Times New Roman" w:cs="Times New Roman"/>
        </w:rPr>
        <w:t>variando a</w:t>
      </w:r>
      <w:r w:rsidR="00FA7C69" w:rsidRPr="00D5163E">
        <w:rPr>
          <w:rFonts w:ascii="Times New Roman" w:hAnsi="Times New Roman" w:cs="Times New Roman"/>
        </w:rPr>
        <w:t xml:space="preserve"> distribuição dos pesos das características temporais</w:t>
      </w:r>
      <w:r w:rsidR="00271546" w:rsidRPr="00D5163E">
        <w:rPr>
          <w:rFonts w:ascii="Times New Roman" w:hAnsi="Times New Roman" w:cs="Times New Roman"/>
        </w:rPr>
        <w:t xml:space="preserve">. No eixo x </w:t>
      </w:r>
      <w:r w:rsidR="00405697" w:rsidRPr="00D5163E">
        <w:rPr>
          <w:rFonts w:ascii="Times New Roman" w:hAnsi="Times New Roman" w:cs="Times New Roman"/>
        </w:rPr>
        <w:t>temos característica temporal</w:t>
      </w:r>
      <w:r w:rsidR="00C2272B" w:rsidRPr="00D5163E">
        <w:rPr>
          <w:rFonts w:ascii="Times New Roman" w:hAnsi="Times New Roman" w:cs="Times New Roman"/>
        </w:rPr>
        <w:t xml:space="preserve"> </w:t>
      </w:r>
      <w:r w:rsidR="00405697" w:rsidRPr="00D5163E">
        <w:rPr>
          <w:rFonts w:ascii="Times New Roman" w:hAnsi="Times New Roman" w:cs="Times New Roman"/>
        </w:rPr>
        <w:t>Média (</w:t>
      </w:r>
      <w:proofErr w:type="spellStart"/>
      <w:r w:rsidR="00405697" w:rsidRPr="00D5163E">
        <w:rPr>
          <w:rFonts w:ascii="Times New Roman" w:hAnsi="Times New Roman" w:cs="Times New Roman"/>
        </w:rPr>
        <w:t>med</w:t>
      </w:r>
      <w:proofErr w:type="spellEnd"/>
      <w:r w:rsidR="00405697" w:rsidRPr="00D5163E">
        <w:rPr>
          <w:rFonts w:ascii="Times New Roman" w:hAnsi="Times New Roman" w:cs="Times New Roman"/>
        </w:rPr>
        <w:t xml:space="preserve">), </w:t>
      </w:r>
      <w:r w:rsidR="00222FA0" w:rsidRPr="00D5163E">
        <w:rPr>
          <w:rFonts w:ascii="Times New Roman" w:hAnsi="Times New Roman" w:cs="Times New Roman"/>
        </w:rPr>
        <w:t>é atribuída peso 1 e zero para as demais características temporais</w:t>
      </w:r>
      <w:r w:rsidR="00B12630" w:rsidRPr="00D5163E">
        <w:rPr>
          <w:rFonts w:ascii="Times New Roman" w:hAnsi="Times New Roman" w:cs="Times New Roman"/>
        </w:rPr>
        <w:t>, depois atribuímos peso um para a</w:t>
      </w:r>
      <w:r w:rsidR="00892085" w:rsidRPr="00D5163E">
        <w:rPr>
          <w:rFonts w:ascii="Times New Roman" w:hAnsi="Times New Roman" w:cs="Times New Roman"/>
        </w:rPr>
        <w:t xml:space="preserve"> </w:t>
      </w:r>
      <w:r w:rsidR="00405697" w:rsidRPr="00D5163E">
        <w:rPr>
          <w:rFonts w:ascii="Times New Roman" w:hAnsi="Times New Roman" w:cs="Times New Roman"/>
        </w:rPr>
        <w:t>Tendência (</w:t>
      </w:r>
      <w:proofErr w:type="spellStart"/>
      <w:r w:rsidR="00405697" w:rsidRPr="00D5163E">
        <w:rPr>
          <w:rFonts w:ascii="Times New Roman" w:hAnsi="Times New Roman" w:cs="Times New Roman"/>
        </w:rPr>
        <w:t>tend</w:t>
      </w:r>
      <w:proofErr w:type="spellEnd"/>
      <w:r w:rsidR="00405697" w:rsidRPr="00D5163E">
        <w:rPr>
          <w:rFonts w:ascii="Times New Roman" w:hAnsi="Times New Roman" w:cs="Times New Roman"/>
        </w:rPr>
        <w:t>)</w:t>
      </w:r>
      <w:r w:rsidR="00B12630" w:rsidRPr="00D5163E">
        <w:rPr>
          <w:rFonts w:ascii="Times New Roman" w:hAnsi="Times New Roman" w:cs="Times New Roman"/>
        </w:rPr>
        <w:t xml:space="preserve"> e por fim </w:t>
      </w:r>
      <w:r w:rsidR="009F27F5" w:rsidRPr="00D5163E">
        <w:rPr>
          <w:rFonts w:ascii="Times New Roman" w:hAnsi="Times New Roman" w:cs="Times New Roman"/>
        </w:rPr>
        <w:t>o</w:t>
      </w:r>
      <w:r w:rsidR="00405697" w:rsidRPr="00D5163E">
        <w:rPr>
          <w:rFonts w:ascii="Times New Roman" w:hAnsi="Times New Roman" w:cs="Times New Roman"/>
        </w:rPr>
        <w:t xml:space="preserve"> Coeficiente de Variação</w:t>
      </w:r>
      <w:r w:rsidR="00C2272B" w:rsidRPr="00D5163E">
        <w:rPr>
          <w:rFonts w:ascii="Times New Roman" w:hAnsi="Times New Roman" w:cs="Times New Roman"/>
        </w:rPr>
        <w:t xml:space="preserve"> (var)</w:t>
      </w:r>
      <w:r w:rsidR="009F27F5" w:rsidRPr="00D5163E">
        <w:rPr>
          <w:rFonts w:ascii="Times New Roman" w:hAnsi="Times New Roman" w:cs="Times New Roman"/>
        </w:rPr>
        <w:t xml:space="preserve"> que aplicamos o peso 1</w:t>
      </w:r>
      <w:r w:rsidR="00C2272B" w:rsidRPr="00D5163E">
        <w:rPr>
          <w:rFonts w:ascii="Times New Roman" w:hAnsi="Times New Roman" w:cs="Times New Roman"/>
        </w:rPr>
        <w:t xml:space="preserve">. </w:t>
      </w:r>
      <w:r w:rsidR="00EF476F" w:rsidRPr="00D5163E">
        <w:rPr>
          <w:rFonts w:ascii="Times New Roman" w:hAnsi="Times New Roman" w:cs="Times New Roman"/>
        </w:rPr>
        <w:t xml:space="preserve">O primeiro </w:t>
      </w:r>
      <w:proofErr w:type="spellStart"/>
      <w:r w:rsidR="00EF476F" w:rsidRPr="00D5163E">
        <w:rPr>
          <w:rFonts w:ascii="Times New Roman" w:hAnsi="Times New Roman" w:cs="Times New Roman"/>
          <w:i/>
          <w:iCs/>
        </w:rPr>
        <w:t>boxplot</w:t>
      </w:r>
      <w:proofErr w:type="spellEnd"/>
      <w:r w:rsidR="00F12FF7" w:rsidRPr="00D5163E">
        <w:rPr>
          <w:rFonts w:ascii="Times New Roman" w:hAnsi="Times New Roman" w:cs="Times New Roman"/>
        </w:rPr>
        <w:t xml:space="preserve">, descrito como </w:t>
      </w:r>
      <w:proofErr w:type="spellStart"/>
      <w:r w:rsidR="00F12FF7" w:rsidRPr="00D5163E">
        <w:rPr>
          <w:rFonts w:ascii="Times New Roman" w:hAnsi="Times New Roman" w:cs="Times New Roman"/>
        </w:rPr>
        <w:t>norm</w:t>
      </w:r>
      <w:proofErr w:type="spellEnd"/>
      <w:r w:rsidR="00F12FF7" w:rsidRPr="00D5163E">
        <w:rPr>
          <w:rFonts w:ascii="Times New Roman" w:hAnsi="Times New Roman" w:cs="Times New Roman"/>
        </w:rPr>
        <w:t xml:space="preserve"> no eixo </w:t>
      </w:r>
      <w:r w:rsidR="008E0EED" w:rsidRPr="00D5163E">
        <w:rPr>
          <w:rFonts w:ascii="Times New Roman" w:hAnsi="Times New Roman" w:cs="Times New Roman"/>
        </w:rPr>
        <w:t>x, apresenta</w:t>
      </w:r>
      <w:r w:rsidR="00EF476F" w:rsidRPr="00D5163E">
        <w:rPr>
          <w:rFonts w:ascii="Times New Roman" w:hAnsi="Times New Roman" w:cs="Times New Roman"/>
        </w:rPr>
        <w:t xml:space="preserve"> o ordenamento </w:t>
      </w:r>
      <w:r w:rsidR="000B51A7" w:rsidRPr="00D5163E">
        <w:rPr>
          <w:rFonts w:ascii="Times New Roman" w:hAnsi="Times New Roman" w:cs="Times New Roman"/>
        </w:rPr>
        <w:t xml:space="preserve">com pesos iguais conforme apresentado na </w:t>
      </w:r>
      <w:r w:rsidR="000B51A7" w:rsidRPr="00D5163E">
        <w:rPr>
          <w:rFonts w:ascii="Times New Roman" w:hAnsi="Times New Roman" w:cs="Times New Roman"/>
        </w:rPr>
        <w:fldChar w:fldCharType="begin"/>
      </w:r>
      <w:r w:rsidR="000B51A7" w:rsidRPr="00D5163E">
        <w:rPr>
          <w:rFonts w:ascii="Times New Roman" w:hAnsi="Times New Roman" w:cs="Times New Roman"/>
        </w:rPr>
        <w:instrText xml:space="preserve"> REF _Ref168985852 \h </w:instrText>
      </w:r>
      <w:r w:rsidR="00D5163E">
        <w:rPr>
          <w:rFonts w:ascii="Times New Roman" w:hAnsi="Times New Roman" w:cs="Times New Roman"/>
        </w:rPr>
        <w:instrText xml:space="preserve"> \* MERGEFORMAT </w:instrText>
      </w:r>
      <w:r w:rsidR="000B51A7" w:rsidRPr="00D5163E">
        <w:rPr>
          <w:rFonts w:ascii="Times New Roman" w:hAnsi="Times New Roman" w:cs="Times New Roman"/>
        </w:rPr>
      </w:r>
      <w:r w:rsidR="000B51A7" w:rsidRPr="00D5163E">
        <w:rPr>
          <w:rFonts w:ascii="Times New Roman" w:hAnsi="Times New Roman" w:cs="Times New Roman"/>
        </w:rPr>
        <w:fldChar w:fldCharType="separate"/>
      </w:r>
      <w:r w:rsidR="000B51A7" w:rsidRPr="00D5163E">
        <w:rPr>
          <w:rFonts w:ascii="Times New Roman" w:hAnsi="Times New Roman" w:cs="Times New Roman"/>
        </w:rPr>
        <w:t xml:space="preserve">Figura </w:t>
      </w:r>
      <w:r w:rsidR="000B51A7" w:rsidRPr="00D5163E">
        <w:rPr>
          <w:rFonts w:ascii="Times New Roman" w:hAnsi="Times New Roman" w:cs="Times New Roman"/>
          <w:noProof/>
        </w:rPr>
        <w:t>8</w:t>
      </w:r>
      <w:r w:rsidR="000B51A7" w:rsidRPr="00D5163E">
        <w:rPr>
          <w:rFonts w:ascii="Times New Roman" w:hAnsi="Times New Roman" w:cs="Times New Roman"/>
        </w:rPr>
        <w:fldChar w:fldCharType="end"/>
      </w:r>
      <w:r w:rsidR="008E0EED" w:rsidRPr="00D5163E">
        <w:rPr>
          <w:rFonts w:ascii="Times New Roman" w:hAnsi="Times New Roman" w:cs="Times New Roman"/>
        </w:rPr>
        <w:t xml:space="preserve">. </w:t>
      </w:r>
    </w:p>
    <w:p w14:paraId="5441A9C5" w14:textId="4E3577F4" w:rsidR="001D4359" w:rsidRPr="00D5163E" w:rsidRDefault="00F67A57" w:rsidP="00CA2494">
      <w:pPr>
        <w:spacing w:before="240"/>
        <w:ind w:firstLine="1134"/>
        <w:rPr>
          <w:rFonts w:ascii="Times New Roman" w:hAnsi="Times New Roman" w:cs="Times New Roman"/>
          <w:noProof/>
        </w:rPr>
      </w:pPr>
      <w:r w:rsidRPr="00D5163E">
        <w:rPr>
          <w:rFonts w:ascii="Times New Roman" w:hAnsi="Times New Roman" w:cs="Times New Roman"/>
          <w:noProof/>
        </w:rPr>
        <w:lastRenderedPageBreak/>
        <mc:AlternateContent>
          <mc:Choice Requires="wps">
            <w:drawing>
              <wp:anchor distT="0" distB="0" distL="114300" distR="114300" simplePos="0" relativeHeight="251704320" behindDoc="0" locked="0" layoutInCell="1" allowOverlap="1" wp14:anchorId="74479A8A" wp14:editId="0F8EF11E">
                <wp:simplePos x="0" y="0"/>
                <wp:positionH relativeFrom="column">
                  <wp:posOffset>-311785</wp:posOffset>
                </wp:positionH>
                <wp:positionV relativeFrom="paragraph">
                  <wp:posOffset>4522470</wp:posOffset>
                </wp:positionV>
                <wp:extent cx="6172200"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060D859D" w14:textId="02001CA7" w:rsidR="00F67A57" w:rsidRPr="00F67A57" w:rsidRDefault="00F67A57" w:rsidP="00F67A57">
                            <w:pPr>
                              <w:pStyle w:val="Legenda"/>
                              <w:rPr>
                                <w:i w:val="0"/>
                                <w:iCs w:val="0"/>
                                <w:color w:val="auto"/>
                              </w:rPr>
                            </w:pPr>
                            <w:bookmarkStart w:id="83" w:name="_Toc172630454"/>
                            <w:r w:rsidRPr="00F67A57">
                              <w:rPr>
                                <w:i w:val="0"/>
                                <w:iCs w:val="0"/>
                                <w:color w:val="auto"/>
                              </w:rPr>
                              <w:t xml:space="preserve">Figura </w:t>
                            </w:r>
                            <w:r w:rsidRPr="00F67A57">
                              <w:rPr>
                                <w:i w:val="0"/>
                                <w:iCs w:val="0"/>
                                <w:color w:val="auto"/>
                              </w:rPr>
                              <w:fldChar w:fldCharType="begin"/>
                            </w:r>
                            <w:r w:rsidRPr="00F67A57">
                              <w:rPr>
                                <w:i w:val="0"/>
                                <w:iCs w:val="0"/>
                                <w:color w:val="auto"/>
                              </w:rPr>
                              <w:instrText xml:space="preserve"> SEQ Figura \* ARABIC </w:instrText>
                            </w:r>
                            <w:r w:rsidRPr="00F67A57">
                              <w:rPr>
                                <w:i w:val="0"/>
                                <w:iCs w:val="0"/>
                                <w:color w:val="auto"/>
                              </w:rPr>
                              <w:fldChar w:fldCharType="separate"/>
                            </w:r>
                            <w:r w:rsidR="002D468F">
                              <w:rPr>
                                <w:i w:val="0"/>
                                <w:iCs w:val="0"/>
                                <w:noProof/>
                                <w:color w:val="auto"/>
                              </w:rPr>
                              <w:t>9</w:t>
                            </w:r>
                            <w:r w:rsidRPr="00F67A57">
                              <w:rPr>
                                <w:i w:val="0"/>
                                <w:iCs w:val="0"/>
                                <w:color w:val="auto"/>
                              </w:rPr>
                              <w:fldChar w:fldCharType="end"/>
                            </w:r>
                            <w:r w:rsidRPr="00F67A57">
                              <w:rPr>
                                <w:i w:val="0"/>
                                <w:iCs w:val="0"/>
                                <w:color w:val="auto"/>
                              </w:rPr>
                              <w:t xml:space="preserve"> - Gráfico </w:t>
                            </w:r>
                            <w:r w:rsidRPr="00F67A57">
                              <w:rPr>
                                <w:color w:val="auto"/>
                              </w:rPr>
                              <w:t>Boxplot</w:t>
                            </w:r>
                            <w:r w:rsidRPr="00F67A57">
                              <w:rPr>
                                <w:i w:val="0"/>
                                <w:iCs w:val="0"/>
                                <w:color w:val="auto"/>
                              </w:rPr>
                              <w:t xml:space="preserve"> da distribuição dos valores do ordenamento </w:t>
                            </w:r>
                            <w:r w:rsidR="002B6615">
                              <w:rPr>
                                <w:i w:val="0"/>
                                <w:iCs w:val="0"/>
                                <w:color w:val="auto"/>
                              </w:rPr>
                              <w:t>do 1º ao 6</w:t>
                            </w:r>
                            <w:r w:rsidR="002D468F">
                              <w:rPr>
                                <w:i w:val="0"/>
                                <w:iCs w:val="0"/>
                                <w:color w:val="auto"/>
                              </w:rPr>
                              <w:t>º</w:t>
                            </w:r>
                            <w:r w:rsidR="002B6615">
                              <w:rPr>
                                <w:i w:val="0"/>
                                <w:iCs w:val="0"/>
                                <w:color w:val="auto"/>
                              </w:rPr>
                              <w:t xml:space="preserve"> colocado na classificação</w:t>
                            </w:r>
                            <w:r w:rsidRPr="00F67A57">
                              <w:rPr>
                                <w:i w:val="0"/>
                                <w:iCs w:val="0"/>
                                <w:color w:val="auto"/>
                              </w:rPr>
                              <w:t xml:space="preserve">, atribuindo peso </w:t>
                            </w:r>
                            <w:r>
                              <w:rPr>
                                <w:i w:val="0"/>
                                <w:iCs w:val="0"/>
                                <w:color w:val="auto"/>
                              </w:rPr>
                              <w:t xml:space="preserve">iguais para </w:t>
                            </w:r>
                            <w:r w:rsidR="009575A4">
                              <w:rPr>
                                <w:i w:val="0"/>
                                <w:iCs w:val="0"/>
                                <w:color w:val="auto"/>
                              </w:rPr>
                              <w:t>os critérios temporais</w:t>
                            </w:r>
                            <w:r w:rsidR="00893099">
                              <w:rPr>
                                <w:i w:val="0"/>
                                <w:iCs w:val="0"/>
                                <w:color w:val="auto"/>
                              </w:rPr>
                              <w:t xml:space="preserve"> (norm), atribuindo peso 1 para Média (med), atribuindo peso 1</w:t>
                            </w:r>
                            <w:r w:rsidRPr="00F67A57">
                              <w:rPr>
                                <w:i w:val="0"/>
                                <w:iCs w:val="0"/>
                                <w:color w:val="auto"/>
                              </w:rPr>
                              <w:t xml:space="preserve"> para Tendência</w:t>
                            </w:r>
                            <w:r w:rsidR="00893099">
                              <w:rPr>
                                <w:i w:val="0"/>
                                <w:iCs w:val="0"/>
                                <w:color w:val="auto"/>
                              </w:rPr>
                              <w:t xml:space="preserve"> (tend) e </w:t>
                            </w:r>
                            <w:r w:rsidR="00942F86">
                              <w:rPr>
                                <w:i w:val="0"/>
                                <w:iCs w:val="0"/>
                                <w:color w:val="auto"/>
                              </w:rPr>
                              <w:t xml:space="preserve">atribuindo peso 1 para </w:t>
                            </w:r>
                            <w:r w:rsidR="00942F86" w:rsidRPr="00942F86">
                              <w:rPr>
                                <w:i w:val="0"/>
                                <w:iCs w:val="0"/>
                                <w:color w:val="auto"/>
                              </w:rPr>
                              <w:t>Coeficiente de Variação</w:t>
                            </w:r>
                            <w:r w:rsidR="00942F86">
                              <w:rPr>
                                <w:i w:val="0"/>
                                <w:iCs w:val="0"/>
                                <w:color w:val="auto"/>
                              </w:rPr>
                              <w: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79A8A" id="Caixa de Texto 9" o:spid="_x0000_s1030" type="#_x0000_t202" style="position:absolute;left:0;text-align:left;margin-left:-24.55pt;margin-top:356.1pt;width:48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62S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" stroked="f">
                <v:textbox style="mso-fit-shape-to-text:t" inset="0,0,0,0">
                  <w:txbxContent>
                    <w:p w14:paraId="060D859D" w14:textId="02001CA7" w:rsidR="00F67A57" w:rsidRPr="00F67A57" w:rsidRDefault="00F67A57" w:rsidP="00F67A57">
                      <w:pPr>
                        <w:pStyle w:val="Legenda"/>
                        <w:rPr>
                          <w:i w:val="0"/>
                          <w:iCs w:val="0"/>
                          <w:color w:val="auto"/>
                        </w:rPr>
                      </w:pPr>
                      <w:bookmarkStart w:id="84" w:name="_Toc172630454"/>
                      <w:r w:rsidRPr="00F67A57">
                        <w:rPr>
                          <w:i w:val="0"/>
                          <w:iCs w:val="0"/>
                          <w:color w:val="auto"/>
                        </w:rPr>
                        <w:t xml:space="preserve">Figura </w:t>
                      </w:r>
                      <w:r w:rsidRPr="00F67A57">
                        <w:rPr>
                          <w:i w:val="0"/>
                          <w:iCs w:val="0"/>
                          <w:color w:val="auto"/>
                        </w:rPr>
                        <w:fldChar w:fldCharType="begin"/>
                      </w:r>
                      <w:r w:rsidRPr="00F67A57">
                        <w:rPr>
                          <w:i w:val="0"/>
                          <w:iCs w:val="0"/>
                          <w:color w:val="auto"/>
                        </w:rPr>
                        <w:instrText xml:space="preserve"> SEQ Figura \* ARABIC </w:instrText>
                      </w:r>
                      <w:r w:rsidRPr="00F67A57">
                        <w:rPr>
                          <w:i w:val="0"/>
                          <w:iCs w:val="0"/>
                          <w:color w:val="auto"/>
                        </w:rPr>
                        <w:fldChar w:fldCharType="separate"/>
                      </w:r>
                      <w:r w:rsidR="002D468F">
                        <w:rPr>
                          <w:i w:val="0"/>
                          <w:iCs w:val="0"/>
                          <w:noProof/>
                          <w:color w:val="auto"/>
                        </w:rPr>
                        <w:t>9</w:t>
                      </w:r>
                      <w:r w:rsidRPr="00F67A57">
                        <w:rPr>
                          <w:i w:val="0"/>
                          <w:iCs w:val="0"/>
                          <w:color w:val="auto"/>
                        </w:rPr>
                        <w:fldChar w:fldCharType="end"/>
                      </w:r>
                      <w:r w:rsidRPr="00F67A57">
                        <w:rPr>
                          <w:i w:val="0"/>
                          <w:iCs w:val="0"/>
                          <w:color w:val="auto"/>
                        </w:rPr>
                        <w:t xml:space="preserve"> - Gráfico </w:t>
                      </w:r>
                      <w:r w:rsidRPr="00F67A57">
                        <w:rPr>
                          <w:color w:val="auto"/>
                        </w:rPr>
                        <w:t>Boxplot</w:t>
                      </w:r>
                      <w:r w:rsidRPr="00F67A57">
                        <w:rPr>
                          <w:i w:val="0"/>
                          <w:iCs w:val="0"/>
                          <w:color w:val="auto"/>
                        </w:rPr>
                        <w:t xml:space="preserve"> da distribuição dos valores do ordenamento </w:t>
                      </w:r>
                      <w:r w:rsidR="002B6615">
                        <w:rPr>
                          <w:i w:val="0"/>
                          <w:iCs w:val="0"/>
                          <w:color w:val="auto"/>
                        </w:rPr>
                        <w:t>do 1º ao 6</w:t>
                      </w:r>
                      <w:r w:rsidR="002D468F">
                        <w:rPr>
                          <w:i w:val="0"/>
                          <w:iCs w:val="0"/>
                          <w:color w:val="auto"/>
                        </w:rPr>
                        <w:t>º</w:t>
                      </w:r>
                      <w:r w:rsidR="002B6615">
                        <w:rPr>
                          <w:i w:val="0"/>
                          <w:iCs w:val="0"/>
                          <w:color w:val="auto"/>
                        </w:rPr>
                        <w:t xml:space="preserve"> colocado na classificação</w:t>
                      </w:r>
                      <w:r w:rsidRPr="00F67A57">
                        <w:rPr>
                          <w:i w:val="0"/>
                          <w:iCs w:val="0"/>
                          <w:color w:val="auto"/>
                        </w:rPr>
                        <w:t xml:space="preserve">, atribuindo peso </w:t>
                      </w:r>
                      <w:r>
                        <w:rPr>
                          <w:i w:val="0"/>
                          <w:iCs w:val="0"/>
                          <w:color w:val="auto"/>
                        </w:rPr>
                        <w:t xml:space="preserve">iguais para </w:t>
                      </w:r>
                      <w:r w:rsidR="009575A4">
                        <w:rPr>
                          <w:i w:val="0"/>
                          <w:iCs w:val="0"/>
                          <w:color w:val="auto"/>
                        </w:rPr>
                        <w:t>os critérios temporais</w:t>
                      </w:r>
                      <w:r w:rsidR="00893099">
                        <w:rPr>
                          <w:i w:val="0"/>
                          <w:iCs w:val="0"/>
                          <w:color w:val="auto"/>
                        </w:rPr>
                        <w:t xml:space="preserve"> (norm), atribuindo peso 1 para Média (med), atribuindo peso 1</w:t>
                      </w:r>
                      <w:r w:rsidRPr="00F67A57">
                        <w:rPr>
                          <w:i w:val="0"/>
                          <w:iCs w:val="0"/>
                          <w:color w:val="auto"/>
                        </w:rPr>
                        <w:t xml:space="preserve"> para Tendência</w:t>
                      </w:r>
                      <w:r w:rsidR="00893099">
                        <w:rPr>
                          <w:i w:val="0"/>
                          <w:iCs w:val="0"/>
                          <w:color w:val="auto"/>
                        </w:rPr>
                        <w:t xml:space="preserve"> (tend) e </w:t>
                      </w:r>
                      <w:r w:rsidR="00942F86">
                        <w:rPr>
                          <w:i w:val="0"/>
                          <w:iCs w:val="0"/>
                          <w:color w:val="auto"/>
                        </w:rPr>
                        <w:t xml:space="preserve">atribuindo peso 1 para </w:t>
                      </w:r>
                      <w:r w:rsidR="00942F86" w:rsidRPr="00942F86">
                        <w:rPr>
                          <w:i w:val="0"/>
                          <w:iCs w:val="0"/>
                          <w:color w:val="auto"/>
                        </w:rPr>
                        <w:t>Coeficiente de Variação</w:t>
                      </w:r>
                      <w:r w:rsidR="00942F86">
                        <w:rPr>
                          <w:i w:val="0"/>
                          <w:iCs w:val="0"/>
                          <w:color w:val="auto"/>
                        </w:rPr>
                        <w:t>.</w:t>
                      </w:r>
                      <w:bookmarkEnd w:id="84"/>
                    </w:p>
                  </w:txbxContent>
                </v:textbox>
                <w10:wrap type="topAndBottom"/>
              </v:shape>
            </w:pict>
          </mc:Fallback>
        </mc:AlternateContent>
      </w:r>
      <w:r w:rsidR="001D4359" w:rsidRPr="00D5163E">
        <w:rPr>
          <w:rFonts w:ascii="Times New Roman" w:hAnsi="Times New Roman" w:cs="Times New Roman"/>
          <w:noProof/>
        </w:rPr>
        <w:drawing>
          <wp:anchor distT="0" distB="0" distL="114300" distR="114300" simplePos="0" relativeHeight="251700224" behindDoc="0" locked="0" layoutInCell="1" allowOverlap="1" wp14:anchorId="2B58DE42" wp14:editId="0B535C54">
            <wp:simplePos x="0" y="0"/>
            <wp:positionH relativeFrom="margin">
              <wp:posOffset>-311785</wp:posOffset>
            </wp:positionH>
            <wp:positionV relativeFrom="paragraph">
              <wp:posOffset>145415</wp:posOffset>
            </wp:positionV>
            <wp:extent cx="6172335" cy="4320000"/>
            <wp:effectExtent l="0" t="0" r="0" b="4445"/>
            <wp:wrapTopAndBottom/>
            <wp:docPr id="12" name="Imagem 1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 Esquemático&#10;&#10;Descrição gerada automaticamente"/>
                    <pic:cNvPicPr/>
                  </pic:nvPicPr>
                  <pic:blipFill rotWithShape="1">
                    <a:blip r:embed="rId34">
                      <a:extLst>
                        <a:ext uri="{28A0092B-C50C-407E-A947-70E740481C1C}">
                          <a14:useLocalDpi xmlns:a14="http://schemas.microsoft.com/office/drawing/2010/main" val="0"/>
                        </a:ext>
                      </a:extLst>
                    </a:blip>
                    <a:srcRect l="6725" t="7148" r="7507" b="3341"/>
                    <a:stretch/>
                  </pic:blipFill>
                  <pic:spPr bwMode="auto">
                    <a:xfrm>
                      <a:off x="0" y="0"/>
                      <a:ext cx="6172335" cy="43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046EE8" w14:textId="77777777" w:rsidR="001D4359" w:rsidRPr="00D5163E" w:rsidRDefault="001D4359" w:rsidP="00CA2494">
      <w:pPr>
        <w:spacing w:before="240"/>
        <w:ind w:firstLine="1134"/>
        <w:rPr>
          <w:rFonts w:ascii="Times New Roman" w:hAnsi="Times New Roman" w:cs="Times New Roman"/>
          <w:noProof/>
        </w:rPr>
      </w:pPr>
    </w:p>
    <w:p w14:paraId="0FC99540" w14:textId="77777777" w:rsidR="001D4359" w:rsidRPr="00D5163E" w:rsidRDefault="001D4359" w:rsidP="00CA2494">
      <w:pPr>
        <w:spacing w:before="240"/>
        <w:ind w:firstLine="1134"/>
        <w:rPr>
          <w:rFonts w:ascii="Times New Roman" w:hAnsi="Times New Roman" w:cs="Times New Roman"/>
          <w:noProof/>
        </w:rPr>
      </w:pPr>
    </w:p>
    <w:p w14:paraId="23623D4E" w14:textId="77777777" w:rsidR="001D4359" w:rsidRPr="00D5163E" w:rsidRDefault="001D4359" w:rsidP="00CA2494">
      <w:pPr>
        <w:spacing w:before="240"/>
        <w:ind w:firstLine="1134"/>
        <w:rPr>
          <w:rFonts w:ascii="Times New Roman" w:hAnsi="Times New Roman" w:cs="Times New Roman"/>
          <w:noProof/>
        </w:rPr>
      </w:pPr>
    </w:p>
    <w:p w14:paraId="68B601C0" w14:textId="77777777" w:rsidR="001D4359" w:rsidRPr="00D5163E" w:rsidRDefault="001D4359" w:rsidP="00CA2494">
      <w:pPr>
        <w:spacing w:before="240"/>
        <w:ind w:firstLine="1134"/>
        <w:rPr>
          <w:rFonts w:ascii="Times New Roman" w:hAnsi="Times New Roman" w:cs="Times New Roman"/>
          <w:noProof/>
        </w:rPr>
      </w:pPr>
    </w:p>
    <w:p w14:paraId="00B2E2A7" w14:textId="1F4835D3" w:rsidR="001D4359" w:rsidRPr="00D5163E" w:rsidRDefault="002B6615" w:rsidP="00CA2494">
      <w:pPr>
        <w:spacing w:before="240"/>
        <w:ind w:firstLine="1134"/>
        <w:rPr>
          <w:rFonts w:ascii="Times New Roman" w:hAnsi="Times New Roman" w:cs="Times New Roman"/>
          <w:noProof/>
        </w:rPr>
      </w:pPr>
      <w:r w:rsidRPr="00D5163E">
        <w:rPr>
          <w:rFonts w:ascii="Times New Roman" w:hAnsi="Times New Roman" w:cs="Times New Roman"/>
          <w:noProof/>
        </w:rPr>
        <w:lastRenderedPageBreak/>
        <mc:AlternateContent>
          <mc:Choice Requires="wps">
            <w:drawing>
              <wp:anchor distT="0" distB="0" distL="114300" distR="114300" simplePos="0" relativeHeight="251706368" behindDoc="0" locked="0" layoutInCell="1" allowOverlap="1" wp14:anchorId="30459826" wp14:editId="500C115C">
                <wp:simplePos x="0" y="0"/>
                <wp:positionH relativeFrom="column">
                  <wp:posOffset>-635</wp:posOffset>
                </wp:positionH>
                <wp:positionV relativeFrom="paragraph">
                  <wp:posOffset>4636770</wp:posOffset>
                </wp:positionV>
                <wp:extent cx="6140450" cy="635"/>
                <wp:effectExtent l="0" t="0" r="0" b="0"/>
                <wp:wrapTopAndBottom/>
                <wp:docPr id="16" name="Caixa de Texto 16"/>
                <wp:cNvGraphicFramePr/>
                <a:graphic xmlns:a="http://schemas.openxmlformats.org/drawingml/2006/main">
                  <a:graphicData uri="http://schemas.microsoft.com/office/word/2010/wordprocessingShape">
                    <wps:wsp>
                      <wps:cNvSpPr txBox="1"/>
                      <wps:spPr>
                        <a:xfrm>
                          <a:off x="0" y="0"/>
                          <a:ext cx="6140450" cy="635"/>
                        </a:xfrm>
                        <a:prstGeom prst="rect">
                          <a:avLst/>
                        </a:prstGeom>
                        <a:solidFill>
                          <a:prstClr val="white"/>
                        </a:solidFill>
                        <a:ln>
                          <a:noFill/>
                        </a:ln>
                      </wps:spPr>
                      <wps:txbx>
                        <w:txbxContent>
                          <w:p w14:paraId="7DFEBD0B" w14:textId="5EFAB61F" w:rsidR="002B6615" w:rsidRPr="00183EA8" w:rsidRDefault="002B6615" w:rsidP="002B6615">
                            <w:pPr>
                              <w:pStyle w:val="Legenda"/>
                              <w:rPr>
                                <w:rFonts w:ascii="Arial" w:eastAsiaTheme="minorHAnsi" w:hAnsi="Arial" w:cs="Arial"/>
                                <w:noProof/>
                                <w:kern w:val="0"/>
                                <w:sz w:val="24"/>
                                <w:szCs w:val="24"/>
                                <w:lang w:eastAsia="en-US"/>
                              </w:rPr>
                            </w:pPr>
                            <w:bookmarkStart w:id="85" w:name="_Toc172630455"/>
                            <w:r w:rsidRPr="002D468F">
                              <w:rPr>
                                <w:i w:val="0"/>
                                <w:iCs w:val="0"/>
                                <w:color w:val="auto"/>
                              </w:rPr>
                              <w:t xml:space="preserve">Figura </w:t>
                            </w:r>
                            <w:r w:rsidRPr="002D468F">
                              <w:rPr>
                                <w:i w:val="0"/>
                                <w:iCs w:val="0"/>
                                <w:color w:val="auto"/>
                              </w:rPr>
                              <w:fldChar w:fldCharType="begin"/>
                            </w:r>
                            <w:r w:rsidRPr="002D468F">
                              <w:rPr>
                                <w:i w:val="0"/>
                                <w:iCs w:val="0"/>
                                <w:color w:val="auto"/>
                              </w:rPr>
                              <w:instrText xml:space="preserve"> SEQ Figura \* ARABIC </w:instrText>
                            </w:r>
                            <w:r w:rsidRPr="002D468F">
                              <w:rPr>
                                <w:i w:val="0"/>
                                <w:iCs w:val="0"/>
                                <w:color w:val="auto"/>
                              </w:rPr>
                              <w:fldChar w:fldCharType="separate"/>
                            </w:r>
                            <w:r w:rsidR="002D468F" w:rsidRPr="002D468F">
                              <w:rPr>
                                <w:i w:val="0"/>
                                <w:iCs w:val="0"/>
                                <w:color w:val="auto"/>
                              </w:rPr>
                              <w:t>10</w:t>
                            </w:r>
                            <w:r w:rsidRPr="002D468F">
                              <w:rPr>
                                <w:i w:val="0"/>
                                <w:iCs w:val="0"/>
                                <w:color w:val="auto"/>
                              </w:rPr>
                              <w:fldChar w:fldCharType="end"/>
                            </w:r>
                            <w:r w:rsidRPr="002D468F">
                              <w:rPr>
                                <w:i w:val="0"/>
                                <w:iCs w:val="0"/>
                                <w:color w:val="auto"/>
                              </w:rPr>
                              <w:t>-</w:t>
                            </w:r>
                            <w:r>
                              <w:t xml:space="preserve"> </w:t>
                            </w:r>
                            <w:r w:rsidRPr="00F67A57">
                              <w:rPr>
                                <w:i w:val="0"/>
                                <w:iCs w:val="0"/>
                                <w:color w:val="auto"/>
                              </w:rPr>
                              <w:t xml:space="preserve">Gráfico </w:t>
                            </w:r>
                            <w:r w:rsidRPr="00F67A57">
                              <w:rPr>
                                <w:color w:val="auto"/>
                              </w:rPr>
                              <w:t>Boxplot</w:t>
                            </w:r>
                            <w:r w:rsidRPr="00F67A57">
                              <w:rPr>
                                <w:i w:val="0"/>
                                <w:iCs w:val="0"/>
                                <w:color w:val="auto"/>
                              </w:rPr>
                              <w:t xml:space="preserve"> da distribuição dos valores do ordenamento </w:t>
                            </w:r>
                            <w:r>
                              <w:rPr>
                                <w:i w:val="0"/>
                                <w:iCs w:val="0"/>
                                <w:color w:val="auto"/>
                              </w:rPr>
                              <w:t xml:space="preserve">do </w:t>
                            </w:r>
                            <w:r w:rsidR="002D468F">
                              <w:rPr>
                                <w:i w:val="0"/>
                                <w:iCs w:val="0"/>
                                <w:color w:val="auto"/>
                              </w:rPr>
                              <w:t>7</w:t>
                            </w:r>
                            <w:r>
                              <w:rPr>
                                <w:i w:val="0"/>
                                <w:iCs w:val="0"/>
                                <w:color w:val="auto"/>
                              </w:rPr>
                              <w:t xml:space="preserve">º ao </w:t>
                            </w:r>
                            <w:r w:rsidR="002D468F">
                              <w:rPr>
                                <w:i w:val="0"/>
                                <w:iCs w:val="0"/>
                                <w:color w:val="auto"/>
                              </w:rPr>
                              <w:t>12º</w:t>
                            </w:r>
                            <w:r>
                              <w:rPr>
                                <w:i w:val="0"/>
                                <w:iCs w:val="0"/>
                                <w:color w:val="auto"/>
                              </w:rPr>
                              <w:t xml:space="preserve"> colocado na classificação</w:t>
                            </w:r>
                            <w:r w:rsidRPr="00F67A57">
                              <w:rPr>
                                <w:i w:val="0"/>
                                <w:iCs w:val="0"/>
                                <w:color w:val="auto"/>
                              </w:rPr>
                              <w:t xml:space="preserve">, atribuindo peso </w:t>
                            </w:r>
                            <w:r>
                              <w:rPr>
                                <w:i w:val="0"/>
                                <w:iCs w:val="0"/>
                                <w:color w:val="auto"/>
                              </w:rPr>
                              <w:t>iguais para os critérios temporais (norm), atribuindo peso 1 para Média (med), atribuindo peso 1</w:t>
                            </w:r>
                            <w:r w:rsidRPr="00F67A57">
                              <w:rPr>
                                <w:i w:val="0"/>
                                <w:iCs w:val="0"/>
                                <w:color w:val="auto"/>
                              </w:rPr>
                              <w:t xml:space="preserve"> para Tendência</w:t>
                            </w:r>
                            <w:r>
                              <w:rPr>
                                <w:i w:val="0"/>
                                <w:iCs w:val="0"/>
                                <w:color w:val="auto"/>
                              </w:rPr>
                              <w:t xml:space="preserve"> (tend) e atribuindo peso 1 para </w:t>
                            </w:r>
                            <w:r w:rsidRPr="00942F86">
                              <w:rPr>
                                <w:i w:val="0"/>
                                <w:iCs w:val="0"/>
                                <w:color w:val="auto"/>
                              </w:rPr>
                              <w:t>Coeficiente de Variação</w:t>
                            </w:r>
                            <w:r>
                              <w:rPr>
                                <w:i w:val="0"/>
                                <w:iCs w:val="0"/>
                                <w:color w:val="auto"/>
                              </w:rPr>
                              <w: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59826" id="Caixa de Texto 16" o:spid="_x0000_s1031" type="#_x0000_t202" style="position:absolute;left:0;text-align:left;margin-left:-.05pt;margin-top:365.1pt;width:48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VHGA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57HZ6e0chSbH5x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" stroked="f">
                <v:textbox style="mso-fit-shape-to-text:t" inset="0,0,0,0">
                  <w:txbxContent>
                    <w:p w14:paraId="7DFEBD0B" w14:textId="5EFAB61F" w:rsidR="002B6615" w:rsidRPr="00183EA8" w:rsidRDefault="002B6615" w:rsidP="002B6615">
                      <w:pPr>
                        <w:pStyle w:val="Legenda"/>
                        <w:rPr>
                          <w:rFonts w:ascii="Arial" w:eastAsiaTheme="minorHAnsi" w:hAnsi="Arial" w:cs="Arial"/>
                          <w:noProof/>
                          <w:kern w:val="0"/>
                          <w:sz w:val="24"/>
                          <w:szCs w:val="24"/>
                          <w:lang w:eastAsia="en-US"/>
                        </w:rPr>
                      </w:pPr>
                      <w:bookmarkStart w:id="86" w:name="_Toc172630455"/>
                      <w:r w:rsidRPr="002D468F">
                        <w:rPr>
                          <w:i w:val="0"/>
                          <w:iCs w:val="0"/>
                          <w:color w:val="auto"/>
                        </w:rPr>
                        <w:t xml:space="preserve">Figura </w:t>
                      </w:r>
                      <w:r w:rsidRPr="002D468F">
                        <w:rPr>
                          <w:i w:val="0"/>
                          <w:iCs w:val="0"/>
                          <w:color w:val="auto"/>
                        </w:rPr>
                        <w:fldChar w:fldCharType="begin"/>
                      </w:r>
                      <w:r w:rsidRPr="002D468F">
                        <w:rPr>
                          <w:i w:val="0"/>
                          <w:iCs w:val="0"/>
                          <w:color w:val="auto"/>
                        </w:rPr>
                        <w:instrText xml:space="preserve"> SEQ Figura \* ARABIC </w:instrText>
                      </w:r>
                      <w:r w:rsidRPr="002D468F">
                        <w:rPr>
                          <w:i w:val="0"/>
                          <w:iCs w:val="0"/>
                          <w:color w:val="auto"/>
                        </w:rPr>
                        <w:fldChar w:fldCharType="separate"/>
                      </w:r>
                      <w:r w:rsidR="002D468F" w:rsidRPr="002D468F">
                        <w:rPr>
                          <w:i w:val="0"/>
                          <w:iCs w:val="0"/>
                          <w:color w:val="auto"/>
                        </w:rPr>
                        <w:t>10</w:t>
                      </w:r>
                      <w:r w:rsidRPr="002D468F">
                        <w:rPr>
                          <w:i w:val="0"/>
                          <w:iCs w:val="0"/>
                          <w:color w:val="auto"/>
                        </w:rPr>
                        <w:fldChar w:fldCharType="end"/>
                      </w:r>
                      <w:r w:rsidRPr="002D468F">
                        <w:rPr>
                          <w:i w:val="0"/>
                          <w:iCs w:val="0"/>
                          <w:color w:val="auto"/>
                        </w:rPr>
                        <w:t>-</w:t>
                      </w:r>
                      <w:r>
                        <w:t xml:space="preserve"> </w:t>
                      </w:r>
                      <w:r w:rsidRPr="00F67A57">
                        <w:rPr>
                          <w:i w:val="0"/>
                          <w:iCs w:val="0"/>
                          <w:color w:val="auto"/>
                        </w:rPr>
                        <w:t xml:space="preserve">Gráfico </w:t>
                      </w:r>
                      <w:r w:rsidRPr="00F67A57">
                        <w:rPr>
                          <w:color w:val="auto"/>
                        </w:rPr>
                        <w:t>Boxplot</w:t>
                      </w:r>
                      <w:r w:rsidRPr="00F67A57">
                        <w:rPr>
                          <w:i w:val="0"/>
                          <w:iCs w:val="0"/>
                          <w:color w:val="auto"/>
                        </w:rPr>
                        <w:t xml:space="preserve"> da distribuição dos valores do ordenamento </w:t>
                      </w:r>
                      <w:r>
                        <w:rPr>
                          <w:i w:val="0"/>
                          <w:iCs w:val="0"/>
                          <w:color w:val="auto"/>
                        </w:rPr>
                        <w:t xml:space="preserve">do </w:t>
                      </w:r>
                      <w:r w:rsidR="002D468F">
                        <w:rPr>
                          <w:i w:val="0"/>
                          <w:iCs w:val="0"/>
                          <w:color w:val="auto"/>
                        </w:rPr>
                        <w:t>7</w:t>
                      </w:r>
                      <w:r>
                        <w:rPr>
                          <w:i w:val="0"/>
                          <w:iCs w:val="0"/>
                          <w:color w:val="auto"/>
                        </w:rPr>
                        <w:t xml:space="preserve">º ao </w:t>
                      </w:r>
                      <w:r w:rsidR="002D468F">
                        <w:rPr>
                          <w:i w:val="0"/>
                          <w:iCs w:val="0"/>
                          <w:color w:val="auto"/>
                        </w:rPr>
                        <w:t>12º</w:t>
                      </w:r>
                      <w:r>
                        <w:rPr>
                          <w:i w:val="0"/>
                          <w:iCs w:val="0"/>
                          <w:color w:val="auto"/>
                        </w:rPr>
                        <w:t xml:space="preserve"> colocado na classificação</w:t>
                      </w:r>
                      <w:r w:rsidRPr="00F67A57">
                        <w:rPr>
                          <w:i w:val="0"/>
                          <w:iCs w:val="0"/>
                          <w:color w:val="auto"/>
                        </w:rPr>
                        <w:t xml:space="preserve">, atribuindo peso </w:t>
                      </w:r>
                      <w:r>
                        <w:rPr>
                          <w:i w:val="0"/>
                          <w:iCs w:val="0"/>
                          <w:color w:val="auto"/>
                        </w:rPr>
                        <w:t>iguais para os critérios temporais (norm), atribuindo peso 1 para Média (med), atribuindo peso 1</w:t>
                      </w:r>
                      <w:r w:rsidRPr="00F67A57">
                        <w:rPr>
                          <w:i w:val="0"/>
                          <w:iCs w:val="0"/>
                          <w:color w:val="auto"/>
                        </w:rPr>
                        <w:t xml:space="preserve"> para Tendência</w:t>
                      </w:r>
                      <w:r>
                        <w:rPr>
                          <w:i w:val="0"/>
                          <w:iCs w:val="0"/>
                          <w:color w:val="auto"/>
                        </w:rPr>
                        <w:t xml:space="preserve"> (tend) e atribuindo peso 1 para </w:t>
                      </w:r>
                      <w:r w:rsidRPr="00942F86">
                        <w:rPr>
                          <w:i w:val="0"/>
                          <w:iCs w:val="0"/>
                          <w:color w:val="auto"/>
                        </w:rPr>
                        <w:t>Coeficiente de Variação</w:t>
                      </w:r>
                      <w:r>
                        <w:rPr>
                          <w:i w:val="0"/>
                          <w:iCs w:val="0"/>
                          <w:color w:val="auto"/>
                        </w:rPr>
                        <w:t>.</w:t>
                      </w:r>
                      <w:bookmarkEnd w:id="86"/>
                    </w:p>
                  </w:txbxContent>
                </v:textbox>
                <w10:wrap type="topAndBottom"/>
              </v:shape>
            </w:pict>
          </mc:Fallback>
        </mc:AlternateContent>
      </w:r>
      <w:r w:rsidR="001D4359" w:rsidRPr="00D5163E">
        <w:rPr>
          <w:rFonts w:ascii="Times New Roman" w:hAnsi="Times New Roman" w:cs="Times New Roman"/>
          <w:noProof/>
        </w:rPr>
        <w:drawing>
          <wp:anchor distT="0" distB="0" distL="114300" distR="114300" simplePos="0" relativeHeight="251702272" behindDoc="1" locked="0" layoutInCell="1" allowOverlap="1" wp14:anchorId="4E23306E" wp14:editId="6D192090">
            <wp:simplePos x="0" y="0"/>
            <wp:positionH relativeFrom="page">
              <wp:posOffset>1079500</wp:posOffset>
            </wp:positionH>
            <wp:positionV relativeFrom="paragraph">
              <wp:posOffset>259715</wp:posOffset>
            </wp:positionV>
            <wp:extent cx="6140450" cy="4319905"/>
            <wp:effectExtent l="0" t="0" r="0" b="4445"/>
            <wp:wrapTopAndBottom/>
            <wp:docPr id="14" name="Imagem 1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 Esquemático&#10;&#10;Descrição gerada automaticamente"/>
                    <pic:cNvPicPr/>
                  </pic:nvPicPr>
                  <pic:blipFill rotWithShape="1">
                    <a:blip r:embed="rId35">
                      <a:extLst>
                        <a:ext uri="{28A0092B-C50C-407E-A947-70E740481C1C}">
                          <a14:useLocalDpi xmlns:a14="http://schemas.microsoft.com/office/drawing/2010/main" val="0"/>
                        </a:ext>
                      </a:extLst>
                    </a:blip>
                    <a:srcRect l="5953" t="7615" r="7287" b="3808"/>
                    <a:stretch/>
                  </pic:blipFill>
                  <pic:spPr bwMode="auto">
                    <a:xfrm>
                      <a:off x="0" y="0"/>
                      <a:ext cx="6140450" cy="431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E4B847" w14:textId="77777777" w:rsidR="002D468F" w:rsidRPr="00D5163E" w:rsidRDefault="0069320B" w:rsidP="002D468F">
      <w:pPr>
        <w:keepNext/>
        <w:spacing w:before="240"/>
        <w:ind w:firstLine="1134"/>
        <w:rPr>
          <w:rFonts w:ascii="Times New Roman" w:hAnsi="Times New Roman" w:cs="Times New Roman"/>
        </w:rPr>
      </w:pPr>
      <w:r w:rsidRPr="00D5163E">
        <w:rPr>
          <w:rFonts w:ascii="Times New Roman" w:hAnsi="Times New Roman" w:cs="Times New Roman"/>
          <w:noProof/>
        </w:rPr>
        <w:drawing>
          <wp:inline distT="0" distB="0" distL="0" distR="0" wp14:anchorId="5A237D8F" wp14:editId="1E94B36A">
            <wp:extent cx="4044950" cy="2105487"/>
            <wp:effectExtent l="0" t="0" r="0" b="9525"/>
            <wp:docPr id="15" name="Imagem 15"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baixa"/>
                    <pic:cNvPicPr/>
                  </pic:nvPicPr>
                  <pic:blipFill rotWithShape="1">
                    <a:blip r:embed="rId36">
                      <a:extLst>
                        <a:ext uri="{28A0092B-C50C-407E-A947-70E740481C1C}">
                          <a14:useLocalDpi xmlns:a14="http://schemas.microsoft.com/office/drawing/2010/main" val="0"/>
                        </a:ext>
                      </a:extLst>
                    </a:blip>
                    <a:srcRect l="5291" t="7304" r="35620" b="49338"/>
                    <a:stretch/>
                  </pic:blipFill>
                  <pic:spPr bwMode="auto">
                    <a:xfrm>
                      <a:off x="0" y="0"/>
                      <a:ext cx="4060369" cy="2113513"/>
                    </a:xfrm>
                    <a:prstGeom prst="rect">
                      <a:avLst/>
                    </a:prstGeom>
                    <a:ln>
                      <a:noFill/>
                    </a:ln>
                    <a:extLst>
                      <a:ext uri="{53640926-AAD7-44D8-BBD7-CCE9431645EC}">
                        <a14:shadowObscured xmlns:a14="http://schemas.microsoft.com/office/drawing/2010/main"/>
                      </a:ext>
                    </a:extLst>
                  </pic:spPr>
                </pic:pic>
              </a:graphicData>
            </a:graphic>
          </wp:inline>
        </w:drawing>
      </w:r>
    </w:p>
    <w:p w14:paraId="78F354FC" w14:textId="67793447" w:rsidR="00260EF4" w:rsidRPr="00D5163E" w:rsidRDefault="002D468F" w:rsidP="002D468F">
      <w:pPr>
        <w:pStyle w:val="Legenda"/>
        <w:jc w:val="both"/>
        <w:rPr>
          <w:rFonts w:ascii="Times New Roman" w:hAnsi="Times New Roman" w:cs="Times New Roman"/>
        </w:rPr>
      </w:pPr>
      <w:bookmarkStart w:id="87" w:name="_Toc172630456"/>
      <w:r w:rsidRPr="00D5163E">
        <w:rPr>
          <w:rFonts w:ascii="Times New Roman" w:hAnsi="Times New Roman" w:cs="Times New Roman"/>
          <w:i w:val="0"/>
          <w:iCs w:val="0"/>
          <w:color w:val="auto"/>
        </w:rPr>
        <w:t xml:space="preserve">Figura </w:t>
      </w:r>
      <w:r w:rsidRPr="00D5163E">
        <w:rPr>
          <w:rFonts w:ascii="Times New Roman" w:hAnsi="Times New Roman" w:cs="Times New Roman"/>
          <w:i w:val="0"/>
          <w:iCs w:val="0"/>
          <w:color w:val="auto"/>
        </w:rPr>
        <w:fldChar w:fldCharType="begin"/>
      </w:r>
      <w:r w:rsidRPr="00D5163E">
        <w:rPr>
          <w:rFonts w:ascii="Times New Roman" w:hAnsi="Times New Roman" w:cs="Times New Roman"/>
          <w:i w:val="0"/>
          <w:iCs w:val="0"/>
          <w:color w:val="auto"/>
        </w:rPr>
        <w:instrText xml:space="preserve"> SEQ Figura \* ARABIC </w:instrText>
      </w:r>
      <w:r w:rsidRPr="00D5163E">
        <w:rPr>
          <w:rFonts w:ascii="Times New Roman" w:hAnsi="Times New Roman" w:cs="Times New Roman"/>
          <w:i w:val="0"/>
          <w:iCs w:val="0"/>
          <w:color w:val="auto"/>
        </w:rPr>
        <w:fldChar w:fldCharType="separate"/>
      </w:r>
      <w:r w:rsidRPr="00D5163E">
        <w:rPr>
          <w:rFonts w:ascii="Times New Roman" w:hAnsi="Times New Roman" w:cs="Times New Roman"/>
          <w:i w:val="0"/>
          <w:iCs w:val="0"/>
          <w:color w:val="auto"/>
        </w:rPr>
        <w:t>11</w:t>
      </w:r>
      <w:r w:rsidRPr="00D5163E">
        <w:rPr>
          <w:rFonts w:ascii="Times New Roman" w:hAnsi="Times New Roman" w:cs="Times New Roman"/>
          <w:i w:val="0"/>
          <w:iCs w:val="0"/>
          <w:color w:val="auto"/>
        </w:rPr>
        <w:fldChar w:fldCharType="end"/>
      </w:r>
      <w:r w:rsidRPr="00D5163E">
        <w:rPr>
          <w:rFonts w:ascii="Times New Roman" w:hAnsi="Times New Roman" w:cs="Times New Roman"/>
          <w:i w:val="0"/>
          <w:iCs w:val="0"/>
          <w:color w:val="auto"/>
        </w:rPr>
        <w:t>-</w:t>
      </w:r>
      <w:r w:rsidRPr="00D5163E">
        <w:rPr>
          <w:rFonts w:ascii="Times New Roman" w:hAnsi="Times New Roman" w:cs="Times New Roman"/>
        </w:rPr>
        <w:t xml:space="preserve"> </w:t>
      </w:r>
      <w:r w:rsidRPr="00D5163E">
        <w:rPr>
          <w:rFonts w:ascii="Times New Roman" w:hAnsi="Times New Roman" w:cs="Times New Roman"/>
          <w:i w:val="0"/>
          <w:iCs w:val="0"/>
          <w:color w:val="auto"/>
        </w:rPr>
        <w:t xml:space="preserve">Gráfico </w:t>
      </w:r>
      <w:proofErr w:type="spellStart"/>
      <w:r w:rsidRPr="00D5163E">
        <w:rPr>
          <w:rFonts w:ascii="Times New Roman" w:hAnsi="Times New Roman" w:cs="Times New Roman"/>
          <w:color w:val="auto"/>
        </w:rPr>
        <w:t>Boxplot</w:t>
      </w:r>
      <w:proofErr w:type="spellEnd"/>
      <w:r w:rsidRPr="00D5163E">
        <w:rPr>
          <w:rFonts w:ascii="Times New Roman" w:hAnsi="Times New Roman" w:cs="Times New Roman"/>
          <w:i w:val="0"/>
          <w:iCs w:val="0"/>
          <w:color w:val="auto"/>
        </w:rPr>
        <w:t xml:space="preserve"> da distribuição dos valores do ordenamento do 13º e 14º colocado na classificação, atribuindo peso iguais para os critérios temporais (</w:t>
      </w:r>
      <w:proofErr w:type="spellStart"/>
      <w:r w:rsidRPr="00D5163E">
        <w:rPr>
          <w:rFonts w:ascii="Times New Roman" w:hAnsi="Times New Roman" w:cs="Times New Roman"/>
          <w:i w:val="0"/>
          <w:iCs w:val="0"/>
          <w:color w:val="auto"/>
        </w:rPr>
        <w:t>norm</w:t>
      </w:r>
      <w:proofErr w:type="spellEnd"/>
      <w:r w:rsidRPr="00D5163E">
        <w:rPr>
          <w:rFonts w:ascii="Times New Roman" w:hAnsi="Times New Roman" w:cs="Times New Roman"/>
          <w:i w:val="0"/>
          <w:iCs w:val="0"/>
          <w:color w:val="auto"/>
        </w:rPr>
        <w:t>), atribuindo peso 1 para Média (</w:t>
      </w:r>
      <w:proofErr w:type="spellStart"/>
      <w:r w:rsidRPr="00D5163E">
        <w:rPr>
          <w:rFonts w:ascii="Times New Roman" w:hAnsi="Times New Roman" w:cs="Times New Roman"/>
          <w:i w:val="0"/>
          <w:iCs w:val="0"/>
          <w:color w:val="auto"/>
        </w:rPr>
        <w:t>med</w:t>
      </w:r>
      <w:proofErr w:type="spellEnd"/>
      <w:r w:rsidRPr="00D5163E">
        <w:rPr>
          <w:rFonts w:ascii="Times New Roman" w:hAnsi="Times New Roman" w:cs="Times New Roman"/>
          <w:i w:val="0"/>
          <w:iCs w:val="0"/>
          <w:color w:val="auto"/>
        </w:rPr>
        <w:t>), atribuindo peso 1 para Tendência (</w:t>
      </w:r>
      <w:proofErr w:type="spellStart"/>
      <w:r w:rsidRPr="00D5163E">
        <w:rPr>
          <w:rFonts w:ascii="Times New Roman" w:hAnsi="Times New Roman" w:cs="Times New Roman"/>
          <w:i w:val="0"/>
          <w:iCs w:val="0"/>
          <w:color w:val="auto"/>
        </w:rPr>
        <w:t>tend</w:t>
      </w:r>
      <w:proofErr w:type="spellEnd"/>
      <w:r w:rsidRPr="00D5163E">
        <w:rPr>
          <w:rFonts w:ascii="Times New Roman" w:hAnsi="Times New Roman" w:cs="Times New Roman"/>
          <w:i w:val="0"/>
          <w:iCs w:val="0"/>
          <w:color w:val="auto"/>
        </w:rPr>
        <w:t>) e atribuindo peso 1 para Coeficiente de Variação.</w:t>
      </w:r>
      <w:bookmarkEnd w:id="87"/>
    </w:p>
    <w:p w14:paraId="59CA7D7E" w14:textId="07FFA775" w:rsidR="00F55936" w:rsidRPr="00D5163E" w:rsidRDefault="00750D5A" w:rsidP="00E733BB">
      <w:pPr>
        <w:spacing w:before="240"/>
        <w:ind w:firstLine="1134"/>
        <w:rPr>
          <w:rFonts w:ascii="Times New Roman" w:hAnsi="Times New Roman" w:cs="Times New Roman"/>
        </w:rPr>
      </w:pPr>
      <w:r w:rsidRPr="00D5163E">
        <w:rPr>
          <w:rFonts w:ascii="Times New Roman" w:hAnsi="Times New Roman" w:cs="Times New Roman"/>
        </w:rPr>
        <w:t>A</w:t>
      </w:r>
      <w:r w:rsidR="00E12CE5" w:rsidRPr="00D5163E">
        <w:rPr>
          <w:rFonts w:ascii="Times New Roman" w:hAnsi="Times New Roman" w:cs="Times New Roman"/>
        </w:rPr>
        <w:t xml:space="preserve">o </w:t>
      </w:r>
      <w:r w:rsidR="00E36958" w:rsidRPr="00D5163E">
        <w:rPr>
          <w:rFonts w:ascii="Times New Roman" w:hAnsi="Times New Roman" w:cs="Times New Roman"/>
        </w:rPr>
        <w:t>atribui</w:t>
      </w:r>
      <w:r w:rsidR="00E12CE5" w:rsidRPr="00D5163E">
        <w:rPr>
          <w:rFonts w:ascii="Times New Roman" w:hAnsi="Times New Roman" w:cs="Times New Roman"/>
        </w:rPr>
        <w:t>r</w:t>
      </w:r>
      <w:r w:rsidR="00E36958" w:rsidRPr="00D5163E">
        <w:rPr>
          <w:rFonts w:ascii="Times New Roman" w:hAnsi="Times New Roman" w:cs="Times New Roman"/>
        </w:rPr>
        <w:t xml:space="preserve"> peso 1 para </w:t>
      </w:r>
      <w:r w:rsidRPr="00D5163E">
        <w:rPr>
          <w:rFonts w:ascii="Times New Roman" w:hAnsi="Times New Roman" w:cs="Times New Roman"/>
        </w:rPr>
        <w:t xml:space="preserve">à </w:t>
      </w:r>
      <w:r w:rsidR="00E36958" w:rsidRPr="00D5163E">
        <w:rPr>
          <w:rFonts w:ascii="Times New Roman" w:hAnsi="Times New Roman" w:cs="Times New Roman"/>
        </w:rPr>
        <w:t xml:space="preserve">mediana, </w:t>
      </w:r>
      <w:r w:rsidR="005366F5" w:rsidRPr="00D5163E">
        <w:rPr>
          <w:rFonts w:ascii="Times New Roman" w:hAnsi="Times New Roman" w:cs="Times New Roman"/>
        </w:rPr>
        <w:t xml:space="preserve">valorizamos o ordenamento dos quintetos </w:t>
      </w:r>
      <w:r w:rsidR="00131EB8" w:rsidRPr="00D5163E">
        <w:rPr>
          <w:rFonts w:ascii="Times New Roman" w:hAnsi="Times New Roman" w:cs="Times New Roman"/>
        </w:rPr>
        <w:t>em que seu</w:t>
      </w:r>
      <w:r w:rsidR="00325E17" w:rsidRPr="00D5163E">
        <w:rPr>
          <w:rFonts w:ascii="Times New Roman" w:hAnsi="Times New Roman" w:cs="Times New Roman"/>
        </w:rPr>
        <w:t xml:space="preserve"> desempenho </w:t>
      </w:r>
      <w:r w:rsidR="00131EB8" w:rsidRPr="00D5163E">
        <w:rPr>
          <w:rFonts w:ascii="Times New Roman" w:hAnsi="Times New Roman" w:cs="Times New Roman"/>
        </w:rPr>
        <w:t>tenha consistência</w:t>
      </w:r>
      <w:r w:rsidR="00325E17" w:rsidRPr="00D5163E">
        <w:rPr>
          <w:rFonts w:ascii="Times New Roman" w:hAnsi="Times New Roman" w:cs="Times New Roman"/>
        </w:rPr>
        <w:t xml:space="preserve"> ao longo do campeonato, tornando-o previsível. </w:t>
      </w:r>
      <w:r w:rsidR="00C45BFA" w:rsidRPr="00D5163E">
        <w:rPr>
          <w:rFonts w:ascii="Times New Roman" w:hAnsi="Times New Roman" w:cs="Times New Roman"/>
        </w:rPr>
        <w:t>O treinador</w:t>
      </w:r>
      <w:r w:rsidR="00F63FEF" w:rsidRPr="00D5163E">
        <w:rPr>
          <w:rFonts w:ascii="Times New Roman" w:hAnsi="Times New Roman" w:cs="Times New Roman"/>
        </w:rPr>
        <w:t>,</w:t>
      </w:r>
      <w:r w:rsidR="00C45BFA" w:rsidRPr="00D5163E">
        <w:rPr>
          <w:rFonts w:ascii="Times New Roman" w:hAnsi="Times New Roman" w:cs="Times New Roman"/>
        </w:rPr>
        <w:t xml:space="preserve"> ao ter o conhecimento de qual quinteto apresenta </w:t>
      </w:r>
      <w:r w:rsidR="0036161A" w:rsidRPr="00D5163E">
        <w:rPr>
          <w:rFonts w:ascii="Times New Roman" w:hAnsi="Times New Roman" w:cs="Times New Roman"/>
        </w:rPr>
        <w:t xml:space="preserve">melhor regularidade, pode </w:t>
      </w:r>
      <w:r w:rsidR="001B7B1B" w:rsidRPr="00D5163E">
        <w:rPr>
          <w:rFonts w:ascii="Times New Roman" w:hAnsi="Times New Roman" w:cs="Times New Roman"/>
        </w:rPr>
        <w:t>auxiliar</w:t>
      </w:r>
      <w:r w:rsidR="0036161A" w:rsidRPr="00D5163E">
        <w:rPr>
          <w:rFonts w:ascii="Times New Roman" w:hAnsi="Times New Roman" w:cs="Times New Roman"/>
        </w:rPr>
        <w:t xml:space="preserve"> </w:t>
      </w:r>
      <w:r w:rsidR="0036161A" w:rsidRPr="00D5163E">
        <w:rPr>
          <w:rFonts w:ascii="Times New Roman" w:hAnsi="Times New Roman" w:cs="Times New Roman"/>
        </w:rPr>
        <w:lastRenderedPageBreak/>
        <w:t xml:space="preserve">na </w:t>
      </w:r>
      <w:r w:rsidR="00EE44E4" w:rsidRPr="00D5163E">
        <w:rPr>
          <w:rFonts w:ascii="Times New Roman" w:hAnsi="Times New Roman" w:cs="Times New Roman"/>
        </w:rPr>
        <w:t>seleção</w:t>
      </w:r>
      <w:r w:rsidR="008E439C" w:rsidRPr="00D5163E">
        <w:rPr>
          <w:rFonts w:ascii="Times New Roman" w:hAnsi="Times New Roman" w:cs="Times New Roman"/>
        </w:rPr>
        <w:t xml:space="preserve"> dos jogadores em quadra</w:t>
      </w:r>
      <w:r w:rsidR="00EE44E4" w:rsidRPr="00D5163E">
        <w:rPr>
          <w:rFonts w:ascii="Times New Roman" w:hAnsi="Times New Roman" w:cs="Times New Roman"/>
        </w:rPr>
        <w:t>, atendendo</w:t>
      </w:r>
      <w:r w:rsidR="00F63FEF" w:rsidRPr="00D5163E">
        <w:rPr>
          <w:rFonts w:ascii="Times New Roman" w:hAnsi="Times New Roman" w:cs="Times New Roman"/>
        </w:rPr>
        <w:t>,</w:t>
      </w:r>
      <w:r w:rsidR="002575B8" w:rsidRPr="00D5163E">
        <w:rPr>
          <w:rFonts w:ascii="Times New Roman" w:hAnsi="Times New Roman" w:cs="Times New Roman"/>
        </w:rPr>
        <w:t xml:space="preserve"> a</w:t>
      </w:r>
      <w:r w:rsidR="00EE44E4" w:rsidRPr="00D5163E">
        <w:rPr>
          <w:rFonts w:ascii="Times New Roman" w:hAnsi="Times New Roman" w:cs="Times New Roman"/>
        </w:rPr>
        <w:t>ssim</w:t>
      </w:r>
      <w:r w:rsidR="00F63FEF" w:rsidRPr="00D5163E">
        <w:rPr>
          <w:rFonts w:ascii="Times New Roman" w:hAnsi="Times New Roman" w:cs="Times New Roman"/>
        </w:rPr>
        <w:t>,</w:t>
      </w:r>
      <w:r w:rsidR="00EE44E4" w:rsidRPr="00D5163E">
        <w:rPr>
          <w:rFonts w:ascii="Times New Roman" w:hAnsi="Times New Roman" w:cs="Times New Roman"/>
        </w:rPr>
        <w:t xml:space="preserve"> às suas necessidades</w:t>
      </w:r>
      <w:r w:rsidR="00E94385" w:rsidRPr="00D5163E">
        <w:rPr>
          <w:rFonts w:ascii="Times New Roman" w:hAnsi="Times New Roman" w:cs="Times New Roman"/>
        </w:rPr>
        <w:t xml:space="preserve">. </w:t>
      </w:r>
      <w:r w:rsidR="002A0528" w:rsidRPr="00D5163E">
        <w:rPr>
          <w:rFonts w:ascii="Times New Roman" w:hAnsi="Times New Roman" w:cs="Times New Roman"/>
        </w:rPr>
        <w:t xml:space="preserve">A regularidade </w:t>
      </w:r>
      <w:r w:rsidR="00F63FEF" w:rsidRPr="00D5163E">
        <w:rPr>
          <w:rFonts w:ascii="Times New Roman" w:hAnsi="Times New Roman" w:cs="Times New Roman"/>
        </w:rPr>
        <w:t>d</w:t>
      </w:r>
      <w:r w:rsidR="00BC745A" w:rsidRPr="00D5163E">
        <w:rPr>
          <w:rFonts w:ascii="Times New Roman" w:hAnsi="Times New Roman" w:cs="Times New Roman"/>
        </w:rPr>
        <w:t xml:space="preserve">a performance dos quintetos é importante para </w:t>
      </w:r>
      <w:r w:rsidR="00D7508F" w:rsidRPr="00D5163E">
        <w:rPr>
          <w:rFonts w:ascii="Times New Roman" w:hAnsi="Times New Roman" w:cs="Times New Roman"/>
        </w:rPr>
        <w:t xml:space="preserve">bom desempenho no campeonato, </w:t>
      </w:r>
      <w:r w:rsidR="009978D9" w:rsidRPr="00D5163E">
        <w:rPr>
          <w:rFonts w:ascii="Times New Roman" w:hAnsi="Times New Roman" w:cs="Times New Roman"/>
        </w:rPr>
        <w:t xml:space="preserve">pois </w:t>
      </w:r>
      <w:r w:rsidR="00695E67" w:rsidRPr="00D5163E">
        <w:rPr>
          <w:rFonts w:ascii="Times New Roman" w:hAnsi="Times New Roman" w:cs="Times New Roman"/>
        </w:rPr>
        <w:t>demonstrando</w:t>
      </w:r>
      <w:r w:rsidR="009077F2" w:rsidRPr="00D5163E">
        <w:rPr>
          <w:rFonts w:ascii="Times New Roman" w:hAnsi="Times New Roman" w:cs="Times New Roman"/>
        </w:rPr>
        <w:t xml:space="preserve"> confiança nas habilidades </w:t>
      </w:r>
      <w:r w:rsidR="00695E67" w:rsidRPr="00D5163E">
        <w:rPr>
          <w:rFonts w:ascii="Times New Roman" w:hAnsi="Times New Roman" w:cs="Times New Roman"/>
        </w:rPr>
        <w:t>em quadra.</w:t>
      </w:r>
      <w:r w:rsidR="00A859E1" w:rsidRPr="00D5163E">
        <w:rPr>
          <w:rFonts w:ascii="Times New Roman" w:hAnsi="Times New Roman" w:cs="Times New Roman"/>
        </w:rPr>
        <w:t xml:space="preserve"> </w:t>
      </w:r>
      <w:r w:rsidR="009978D9" w:rsidRPr="00D5163E">
        <w:rPr>
          <w:rFonts w:ascii="Times New Roman" w:hAnsi="Times New Roman" w:cs="Times New Roman"/>
        </w:rPr>
        <w:t xml:space="preserve">No entanto, </w:t>
      </w:r>
      <w:r w:rsidR="00D354D4" w:rsidRPr="00D5163E">
        <w:rPr>
          <w:rFonts w:ascii="Times New Roman" w:hAnsi="Times New Roman" w:cs="Times New Roman"/>
        </w:rPr>
        <w:t>q</w:t>
      </w:r>
      <w:r w:rsidR="00A859E1" w:rsidRPr="00D5163E">
        <w:rPr>
          <w:rFonts w:ascii="Times New Roman" w:hAnsi="Times New Roman" w:cs="Times New Roman"/>
        </w:rPr>
        <w:t xml:space="preserve">uando ordenamos os quintetos </w:t>
      </w:r>
      <w:r w:rsidR="00E87AE4" w:rsidRPr="00D5163E">
        <w:rPr>
          <w:rFonts w:ascii="Times New Roman" w:hAnsi="Times New Roman" w:cs="Times New Roman"/>
        </w:rPr>
        <w:t xml:space="preserve">com </w:t>
      </w:r>
      <w:r w:rsidR="00D354D4" w:rsidRPr="00D5163E">
        <w:rPr>
          <w:rFonts w:ascii="Times New Roman" w:hAnsi="Times New Roman" w:cs="Times New Roman"/>
        </w:rPr>
        <w:t xml:space="preserve">base no </w:t>
      </w:r>
      <w:r w:rsidR="00E87AE4" w:rsidRPr="00D5163E">
        <w:rPr>
          <w:rFonts w:ascii="Times New Roman" w:hAnsi="Times New Roman" w:cs="Times New Roman"/>
        </w:rPr>
        <w:t>Coeficiente de Variação</w:t>
      </w:r>
      <w:r w:rsidR="006E0011" w:rsidRPr="00D5163E">
        <w:rPr>
          <w:rFonts w:ascii="Times New Roman" w:hAnsi="Times New Roman" w:cs="Times New Roman"/>
        </w:rPr>
        <w:t>,</w:t>
      </w:r>
      <w:r w:rsidR="00197A56" w:rsidRPr="00D5163E">
        <w:rPr>
          <w:rFonts w:ascii="Times New Roman" w:hAnsi="Times New Roman" w:cs="Times New Roman"/>
        </w:rPr>
        <w:t xml:space="preserve"> </w:t>
      </w:r>
      <w:r w:rsidR="00E87AE4" w:rsidRPr="00D5163E">
        <w:rPr>
          <w:rFonts w:ascii="Times New Roman" w:hAnsi="Times New Roman" w:cs="Times New Roman"/>
        </w:rPr>
        <w:t>valorizamos</w:t>
      </w:r>
      <w:r w:rsidR="004F4ABD" w:rsidRPr="00D5163E">
        <w:rPr>
          <w:rFonts w:ascii="Times New Roman" w:hAnsi="Times New Roman" w:cs="Times New Roman"/>
        </w:rPr>
        <w:t xml:space="preserve"> quintetos </w:t>
      </w:r>
      <w:r w:rsidR="00280502" w:rsidRPr="00D5163E">
        <w:rPr>
          <w:rFonts w:ascii="Times New Roman" w:hAnsi="Times New Roman" w:cs="Times New Roman"/>
        </w:rPr>
        <w:t xml:space="preserve">que apresentam maior </w:t>
      </w:r>
      <w:r w:rsidR="003B43B0" w:rsidRPr="00D5163E">
        <w:rPr>
          <w:rFonts w:ascii="Times New Roman" w:hAnsi="Times New Roman" w:cs="Times New Roman"/>
        </w:rPr>
        <w:t xml:space="preserve">irregularidade em seu desempenho técnico. </w:t>
      </w:r>
    </w:p>
    <w:p w14:paraId="47B3B5D1" w14:textId="1FF0205A" w:rsidR="00E733BB" w:rsidRPr="00D5163E" w:rsidRDefault="00F55936" w:rsidP="00E733BB">
      <w:pPr>
        <w:spacing w:before="240"/>
        <w:ind w:firstLine="1134"/>
        <w:rPr>
          <w:rFonts w:ascii="Times New Roman" w:hAnsi="Times New Roman" w:cs="Times New Roman"/>
        </w:rPr>
      </w:pPr>
      <w:r w:rsidRPr="00D5163E">
        <w:rPr>
          <w:rFonts w:ascii="Times New Roman" w:hAnsi="Times New Roman" w:cs="Times New Roman"/>
        </w:rPr>
        <w:t>A</w:t>
      </w:r>
      <w:r w:rsidR="00985BAB" w:rsidRPr="00D5163E">
        <w:rPr>
          <w:rFonts w:ascii="Times New Roman" w:hAnsi="Times New Roman" w:cs="Times New Roman"/>
        </w:rPr>
        <w:t xml:space="preserve"> irregularidade </w:t>
      </w:r>
      <w:r w:rsidRPr="00D5163E">
        <w:rPr>
          <w:rFonts w:ascii="Times New Roman" w:hAnsi="Times New Roman" w:cs="Times New Roman"/>
        </w:rPr>
        <w:t xml:space="preserve">apresenta tanto aspectos </w:t>
      </w:r>
      <w:r w:rsidR="0000241C" w:rsidRPr="00D5163E">
        <w:rPr>
          <w:rFonts w:ascii="Times New Roman" w:hAnsi="Times New Roman" w:cs="Times New Roman"/>
        </w:rPr>
        <w:t>positivo como negativo</w:t>
      </w:r>
      <w:r w:rsidRPr="00D5163E">
        <w:rPr>
          <w:rFonts w:ascii="Times New Roman" w:hAnsi="Times New Roman" w:cs="Times New Roman"/>
        </w:rPr>
        <w:t>.</w:t>
      </w:r>
      <w:r w:rsidR="00CD6F6B" w:rsidRPr="00D5163E">
        <w:rPr>
          <w:rFonts w:ascii="Times New Roman" w:hAnsi="Times New Roman" w:cs="Times New Roman"/>
        </w:rPr>
        <w:t xml:space="preserve"> Por um lado, a i</w:t>
      </w:r>
      <w:r w:rsidR="0000241C" w:rsidRPr="00D5163E">
        <w:rPr>
          <w:rFonts w:ascii="Times New Roman" w:hAnsi="Times New Roman" w:cs="Times New Roman"/>
        </w:rPr>
        <w:t>rregular</w:t>
      </w:r>
      <w:r w:rsidR="00BF6162" w:rsidRPr="00D5163E">
        <w:rPr>
          <w:rFonts w:ascii="Times New Roman" w:hAnsi="Times New Roman" w:cs="Times New Roman"/>
        </w:rPr>
        <w:t xml:space="preserve">idade </w:t>
      </w:r>
      <w:r w:rsidR="0000241C" w:rsidRPr="00D5163E">
        <w:rPr>
          <w:rFonts w:ascii="Times New Roman" w:hAnsi="Times New Roman" w:cs="Times New Roman"/>
        </w:rPr>
        <w:t>permite o quinteto apresent</w:t>
      </w:r>
      <w:r w:rsidR="00BF6162" w:rsidRPr="00D5163E">
        <w:rPr>
          <w:rFonts w:ascii="Times New Roman" w:hAnsi="Times New Roman" w:cs="Times New Roman"/>
        </w:rPr>
        <w:t>e</w:t>
      </w:r>
      <w:r w:rsidR="0000241C" w:rsidRPr="00D5163E">
        <w:rPr>
          <w:rFonts w:ascii="Times New Roman" w:hAnsi="Times New Roman" w:cs="Times New Roman"/>
        </w:rPr>
        <w:t xml:space="preserve"> performance</w:t>
      </w:r>
      <w:r w:rsidR="00BF6162" w:rsidRPr="00D5163E">
        <w:rPr>
          <w:rFonts w:ascii="Times New Roman" w:hAnsi="Times New Roman" w:cs="Times New Roman"/>
        </w:rPr>
        <w:t>s</w:t>
      </w:r>
      <w:r w:rsidR="0000241C" w:rsidRPr="00D5163E">
        <w:rPr>
          <w:rFonts w:ascii="Times New Roman" w:hAnsi="Times New Roman" w:cs="Times New Roman"/>
        </w:rPr>
        <w:t xml:space="preserve"> </w:t>
      </w:r>
      <w:r w:rsidR="007C0C17" w:rsidRPr="00D5163E">
        <w:rPr>
          <w:rFonts w:ascii="Times New Roman" w:hAnsi="Times New Roman" w:cs="Times New Roman"/>
        </w:rPr>
        <w:t xml:space="preserve">espetaculares, proporcionar vantagens contra seus adversários </w:t>
      </w:r>
      <w:r w:rsidR="00913BBC" w:rsidRPr="00D5163E">
        <w:rPr>
          <w:rFonts w:ascii="Times New Roman" w:hAnsi="Times New Roman" w:cs="Times New Roman"/>
        </w:rPr>
        <w:t xml:space="preserve">e abrir diferença </w:t>
      </w:r>
      <w:r w:rsidR="004027C4" w:rsidRPr="00D5163E">
        <w:rPr>
          <w:rFonts w:ascii="Times New Roman" w:hAnsi="Times New Roman" w:cs="Times New Roman"/>
        </w:rPr>
        <w:t xml:space="preserve">positiva na </w:t>
      </w:r>
      <w:r w:rsidR="00913BBC" w:rsidRPr="00D5163E">
        <w:rPr>
          <w:rFonts w:ascii="Times New Roman" w:hAnsi="Times New Roman" w:cs="Times New Roman"/>
        </w:rPr>
        <w:t xml:space="preserve">pontuação no placar </w:t>
      </w:r>
      <w:r w:rsidR="005E435F" w:rsidRPr="00D5163E">
        <w:rPr>
          <w:rFonts w:ascii="Times New Roman" w:hAnsi="Times New Roman" w:cs="Times New Roman"/>
        </w:rPr>
        <w:t>possibilitando a vitória</w:t>
      </w:r>
      <w:r w:rsidR="00BF6162" w:rsidRPr="00D5163E">
        <w:rPr>
          <w:rFonts w:ascii="Times New Roman" w:hAnsi="Times New Roman" w:cs="Times New Roman"/>
        </w:rPr>
        <w:t>. Por outro lado,</w:t>
      </w:r>
      <w:r w:rsidR="0023178C" w:rsidRPr="00D5163E">
        <w:rPr>
          <w:rFonts w:ascii="Times New Roman" w:hAnsi="Times New Roman" w:cs="Times New Roman"/>
        </w:rPr>
        <w:t xml:space="preserve"> a irregularidade pode resultar em </w:t>
      </w:r>
      <w:r w:rsidR="005E435F" w:rsidRPr="00D5163E">
        <w:rPr>
          <w:rFonts w:ascii="Times New Roman" w:hAnsi="Times New Roman" w:cs="Times New Roman"/>
        </w:rPr>
        <w:t xml:space="preserve">desempenhos </w:t>
      </w:r>
      <w:r w:rsidR="0023178C" w:rsidRPr="00D5163E">
        <w:rPr>
          <w:rFonts w:ascii="Times New Roman" w:hAnsi="Times New Roman" w:cs="Times New Roman"/>
        </w:rPr>
        <w:t>abaixo do esperado</w:t>
      </w:r>
      <w:r w:rsidR="005E435F" w:rsidRPr="00D5163E">
        <w:rPr>
          <w:rFonts w:ascii="Times New Roman" w:hAnsi="Times New Roman" w:cs="Times New Roman"/>
        </w:rPr>
        <w:t xml:space="preserve">, </w:t>
      </w:r>
      <w:r w:rsidR="004027C4" w:rsidRPr="00D5163E">
        <w:rPr>
          <w:rFonts w:ascii="Times New Roman" w:hAnsi="Times New Roman" w:cs="Times New Roman"/>
        </w:rPr>
        <w:t xml:space="preserve">gerando desvantagens contra </w:t>
      </w:r>
      <w:r w:rsidR="00F56EC3" w:rsidRPr="00D5163E">
        <w:rPr>
          <w:rFonts w:ascii="Times New Roman" w:hAnsi="Times New Roman" w:cs="Times New Roman"/>
        </w:rPr>
        <w:t>os</w:t>
      </w:r>
      <w:r w:rsidR="004027C4" w:rsidRPr="00D5163E">
        <w:rPr>
          <w:rFonts w:ascii="Times New Roman" w:hAnsi="Times New Roman" w:cs="Times New Roman"/>
        </w:rPr>
        <w:t xml:space="preserve"> adversários</w:t>
      </w:r>
      <w:r w:rsidR="00F56EC3" w:rsidRPr="00D5163E">
        <w:rPr>
          <w:rFonts w:ascii="Times New Roman" w:hAnsi="Times New Roman" w:cs="Times New Roman"/>
        </w:rPr>
        <w:t>, uma</w:t>
      </w:r>
      <w:r w:rsidR="004027C4" w:rsidRPr="00D5163E">
        <w:rPr>
          <w:rFonts w:ascii="Times New Roman" w:hAnsi="Times New Roman" w:cs="Times New Roman"/>
        </w:rPr>
        <w:t xml:space="preserve"> diferença </w:t>
      </w:r>
      <w:r w:rsidR="00E733BB" w:rsidRPr="00D5163E">
        <w:rPr>
          <w:rFonts w:ascii="Times New Roman" w:hAnsi="Times New Roman" w:cs="Times New Roman"/>
        </w:rPr>
        <w:t>negativa</w:t>
      </w:r>
      <w:r w:rsidR="004027C4" w:rsidRPr="00D5163E">
        <w:rPr>
          <w:rFonts w:ascii="Times New Roman" w:hAnsi="Times New Roman" w:cs="Times New Roman"/>
        </w:rPr>
        <w:t xml:space="preserve"> na pontuação </w:t>
      </w:r>
      <w:r w:rsidR="00F56EC3" w:rsidRPr="00D5163E">
        <w:rPr>
          <w:rFonts w:ascii="Times New Roman" w:hAnsi="Times New Roman" w:cs="Times New Roman"/>
        </w:rPr>
        <w:t>e, consequentemente</w:t>
      </w:r>
      <w:r w:rsidR="009C7324" w:rsidRPr="00D5163E">
        <w:rPr>
          <w:rFonts w:ascii="Times New Roman" w:hAnsi="Times New Roman" w:cs="Times New Roman"/>
        </w:rPr>
        <w:t>, a</w:t>
      </w:r>
      <w:r w:rsidR="004027C4" w:rsidRPr="00D5163E">
        <w:rPr>
          <w:rFonts w:ascii="Times New Roman" w:hAnsi="Times New Roman" w:cs="Times New Roman"/>
        </w:rPr>
        <w:t xml:space="preserve"> possibilitando </w:t>
      </w:r>
      <w:r w:rsidR="009C7324" w:rsidRPr="00D5163E">
        <w:rPr>
          <w:rFonts w:ascii="Times New Roman" w:hAnsi="Times New Roman" w:cs="Times New Roman"/>
        </w:rPr>
        <w:t>d</w:t>
      </w:r>
      <w:r w:rsidR="004027C4" w:rsidRPr="00D5163E">
        <w:rPr>
          <w:rFonts w:ascii="Times New Roman" w:hAnsi="Times New Roman" w:cs="Times New Roman"/>
        </w:rPr>
        <w:t xml:space="preserve">a </w:t>
      </w:r>
      <w:r w:rsidR="00E733BB" w:rsidRPr="00D5163E">
        <w:rPr>
          <w:rFonts w:ascii="Times New Roman" w:hAnsi="Times New Roman" w:cs="Times New Roman"/>
        </w:rPr>
        <w:t>derrota.</w:t>
      </w:r>
      <w:r w:rsidR="009C7324" w:rsidRPr="00D5163E">
        <w:rPr>
          <w:rFonts w:ascii="Times New Roman" w:hAnsi="Times New Roman" w:cs="Times New Roman"/>
        </w:rPr>
        <w:t xml:space="preserve"> </w:t>
      </w:r>
      <w:r w:rsidR="00E733BB" w:rsidRPr="00D5163E">
        <w:rPr>
          <w:rFonts w:ascii="Times New Roman" w:hAnsi="Times New Roman" w:cs="Times New Roman"/>
        </w:rPr>
        <w:t xml:space="preserve">Quando a distribuição dos valores de ordenamento de cada time tende a mediana 0,9 da pontuação, e apenas alguns quintetos outliers apresentam posições </w:t>
      </w:r>
      <w:r w:rsidR="00B85BEC" w:rsidRPr="00D5163E">
        <w:rPr>
          <w:rFonts w:ascii="Times New Roman" w:hAnsi="Times New Roman" w:cs="Times New Roman"/>
        </w:rPr>
        <w:t>inferiores</w:t>
      </w:r>
      <w:r w:rsidR="00E733BB" w:rsidRPr="00D5163E">
        <w:rPr>
          <w:rFonts w:ascii="Times New Roman" w:hAnsi="Times New Roman" w:cs="Times New Roman"/>
        </w:rPr>
        <w:t xml:space="preserve">, entendemos que a performance dos quintetos indica uma boa classificação em termos de </w:t>
      </w:r>
      <w:r w:rsidR="00B85BEC" w:rsidRPr="00D5163E">
        <w:rPr>
          <w:rFonts w:ascii="Times New Roman" w:hAnsi="Times New Roman" w:cs="Times New Roman"/>
        </w:rPr>
        <w:t>ir</w:t>
      </w:r>
      <w:r w:rsidR="00E733BB" w:rsidRPr="00D5163E">
        <w:rPr>
          <w:rFonts w:ascii="Times New Roman" w:hAnsi="Times New Roman" w:cs="Times New Roman"/>
        </w:rPr>
        <w:t>regularidade</w:t>
      </w:r>
      <w:r w:rsidR="003E09BD" w:rsidRPr="00D5163E">
        <w:rPr>
          <w:rFonts w:ascii="Times New Roman" w:hAnsi="Times New Roman" w:cs="Times New Roman"/>
        </w:rPr>
        <w:t xml:space="preserve">. </w:t>
      </w:r>
    </w:p>
    <w:p w14:paraId="6CEBA125" w14:textId="0AB8D88D" w:rsidR="00E913DE" w:rsidRPr="00D5163E" w:rsidRDefault="00F435BE" w:rsidP="00E733BB">
      <w:pPr>
        <w:spacing w:before="240"/>
        <w:ind w:firstLine="1134"/>
        <w:rPr>
          <w:rFonts w:ascii="Times New Roman" w:hAnsi="Times New Roman" w:cs="Times New Roman"/>
        </w:rPr>
      </w:pPr>
      <w:r w:rsidRPr="00D5163E">
        <w:rPr>
          <w:rFonts w:ascii="Times New Roman" w:hAnsi="Times New Roman" w:cs="Times New Roman"/>
        </w:rPr>
        <w:t xml:space="preserve">Quando </w:t>
      </w:r>
      <w:r w:rsidR="00407A83" w:rsidRPr="00D5163E">
        <w:rPr>
          <w:rFonts w:ascii="Times New Roman" w:hAnsi="Times New Roman" w:cs="Times New Roman"/>
        </w:rPr>
        <w:t xml:space="preserve">atribuímos o ordenamento dos quintetos para </w:t>
      </w:r>
      <w:r w:rsidR="00A825BD" w:rsidRPr="00D5163E">
        <w:rPr>
          <w:rFonts w:ascii="Times New Roman" w:hAnsi="Times New Roman" w:cs="Times New Roman"/>
        </w:rPr>
        <w:t xml:space="preserve">peso 1 </w:t>
      </w:r>
      <w:r w:rsidR="000718BA" w:rsidRPr="00D5163E">
        <w:rPr>
          <w:rFonts w:ascii="Times New Roman" w:hAnsi="Times New Roman" w:cs="Times New Roman"/>
        </w:rPr>
        <w:t>na</w:t>
      </w:r>
      <w:r w:rsidR="00A825BD" w:rsidRPr="00D5163E">
        <w:rPr>
          <w:rFonts w:ascii="Times New Roman" w:hAnsi="Times New Roman" w:cs="Times New Roman"/>
        </w:rPr>
        <w:t xml:space="preserve"> Tendência</w:t>
      </w:r>
      <w:r w:rsidR="000718BA" w:rsidRPr="00D5163E">
        <w:rPr>
          <w:rFonts w:ascii="Times New Roman" w:hAnsi="Times New Roman" w:cs="Times New Roman"/>
        </w:rPr>
        <w:t xml:space="preserve">, </w:t>
      </w:r>
      <w:r w:rsidR="00E024A3" w:rsidRPr="00D5163E">
        <w:rPr>
          <w:rFonts w:ascii="Times New Roman" w:hAnsi="Times New Roman" w:cs="Times New Roman"/>
        </w:rPr>
        <w:t xml:space="preserve">verificamos similaridade da distribuição </w:t>
      </w:r>
      <w:r w:rsidR="009E5F81" w:rsidRPr="00D5163E">
        <w:rPr>
          <w:rFonts w:ascii="Times New Roman" w:hAnsi="Times New Roman" w:cs="Times New Roman"/>
        </w:rPr>
        <w:t xml:space="preserve">quando temos pesos iguais para os critérios temporais. A </w:t>
      </w:r>
      <w:r w:rsidR="00BD7A81" w:rsidRPr="00D5163E">
        <w:rPr>
          <w:rFonts w:ascii="Times New Roman" w:hAnsi="Times New Roman" w:cs="Times New Roman"/>
        </w:rPr>
        <w:t xml:space="preserve">presença de </w:t>
      </w:r>
      <w:r w:rsidR="009E5F81" w:rsidRPr="00D5163E">
        <w:rPr>
          <w:rFonts w:ascii="Times New Roman" w:hAnsi="Times New Roman" w:cs="Times New Roman"/>
        </w:rPr>
        <w:t>poucos outliers</w:t>
      </w:r>
      <w:r w:rsidR="00BD7A81" w:rsidRPr="00D5163E">
        <w:rPr>
          <w:rFonts w:ascii="Times New Roman" w:hAnsi="Times New Roman" w:cs="Times New Roman"/>
        </w:rPr>
        <w:t xml:space="preserve"> para os três primeiros colocados</w:t>
      </w:r>
      <w:r w:rsidR="009E5F81" w:rsidRPr="00D5163E">
        <w:rPr>
          <w:rFonts w:ascii="Times New Roman" w:hAnsi="Times New Roman" w:cs="Times New Roman"/>
        </w:rPr>
        <w:t>, os demais times do campeonato apresentam muitos outliers, caracterizando grande variabilidade no desempenho entre os quintetos</w:t>
      </w:r>
      <w:r w:rsidR="00554098" w:rsidRPr="00D5163E">
        <w:rPr>
          <w:rFonts w:ascii="Times New Roman" w:hAnsi="Times New Roman" w:cs="Times New Roman"/>
        </w:rPr>
        <w:t>, pode ser que o c</w:t>
      </w:r>
      <w:r w:rsidR="00E913DE" w:rsidRPr="00D5163E">
        <w:rPr>
          <w:rFonts w:ascii="Times New Roman" w:hAnsi="Times New Roman" w:cs="Times New Roman"/>
        </w:rPr>
        <w:t xml:space="preserve">ritério temporal </w:t>
      </w:r>
      <w:r w:rsidR="002F4116" w:rsidRPr="00D5163E">
        <w:rPr>
          <w:rFonts w:ascii="Times New Roman" w:hAnsi="Times New Roman" w:cs="Times New Roman"/>
        </w:rPr>
        <w:t xml:space="preserve">da Tendência tenha impacto no ordenamento </w:t>
      </w:r>
      <w:r w:rsidR="0012692F" w:rsidRPr="00D5163E">
        <w:rPr>
          <w:rFonts w:ascii="Times New Roman" w:hAnsi="Times New Roman" w:cs="Times New Roman"/>
        </w:rPr>
        <w:t xml:space="preserve">mais próximo da </w:t>
      </w:r>
      <w:r w:rsidR="004B12DE" w:rsidRPr="00D5163E">
        <w:rPr>
          <w:rFonts w:ascii="Times New Roman" w:hAnsi="Times New Roman" w:cs="Times New Roman"/>
        </w:rPr>
        <w:t xml:space="preserve">realidade. </w:t>
      </w:r>
    </w:p>
    <w:p w14:paraId="4080476F" w14:textId="7827C15C" w:rsidR="00981FAC" w:rsidRPr="00D5163E" w:rsidRDefault="00333B30" w:rsidP="0073492F">
      <w:pPr>
        <w:spacing w:before="240"/>
        <w:ind w:firstLine="1134"/>
        <w:rPr>
          <w:rFonts w:ascii="Times New Roman" w:hAnsi="Times New Roman" w:cs="Times New Roman"/>
        </w:rPr>
        <w:sectPr w:rsidR="00981FAC" w:rsidRPr="00D5163E" w:rsidSect="003E06D1">
          <w:headerReference w:type="default" r:id="rId37"/>
          <w:pgSz w:w="11906" w:h="16838"/>
          <w:pgMar w:top="1701" w:right="1134" w:bottom="1134" w:left="1701" w:header="709" w:footer="709" w:gutter="0"/>
          <w:cols w:space="708"/>
          <w:docGrid w:linePitch="360"/>
        </w:sectPr>
      </w:pPr>
      <w:r w:rsidRPr="00D5163E">
        <w:rPr>
          <w:rFonts w:ascii="Times New Roman" w:hAnsi="Times New Roman" w:cs="Times New Roman"/>
        </w:rPr>
        <w:t xml:space="preserve">Nas tabelas </w:t>
      </w:r>
      <w:r w:rsidR="006C75A8" w:rsidRPr="00D5163E">
        <w:rPr>
          <w:rFonts w:ascii="Times New Roman" w:hAnsi="Times New Roman" w:cs="Times New Roman"/>
        </w:rPr>
        <w:t xml:space="preserve">abaixo </w:t>
      </w:r>
      <w:r w:rsidRPr="00D5163E">
        <w:rPr>
          <w:rFonts w:ascii="Times New Roman" w:hAnsi="Times New Roman" w:cs="Times New Roman"/>
        </w:rPr>
        <w:t xml:space="preserve">apresentamos </w:t>
      </w:r>
      <w:r w:rsidR="003B145E" w:rsidRPr="00D5163E">
        <w:rPr>
          <w:rFonts w:ascii="Times New Roman" w:hAnsi="Times New Roman" w:cs="Times New Roman"/>
        </w:rPr>
        <w:t>os quintetos d</w:t>
      </w:r>
      <w:r w:rsidR="00F04969" w:rsidRPr="00D5163E">
        <w:rPr>
          <w:rFonts w:ascii="Times New Roman" w:hAnsi="Times New Roman" w:cs="Times New Roman"/>
        </w:rPr>
        <w:t>o time do Flamengo</w:t>
      </w:r>
      <w:r w:rsidR="00CC1E2E" w:rsidRPr="00D5163E">
        <w:rPr>
          <w:rFonts w:ascii="Times New Roman" w:hAnsi="Times New Roman" w:cs="Times New Roman"/>
        </w:rPr>
        <w:t xml:space="preserve">, primeiro colocado na classificação, e o time do </w:t>
      </w:r>
      <w:r w:rsidR="00E039ED" w:rsidRPr="00D5163E">
        <w:rPr>
          <w:rFonts w:ascii="Times New Roman" w:hAnsi="Times New Roman" w:cs="Times New Roman"/>
        </w:rPr>
        <w:t>Campo Mourão, último colocado na classificatória,</w:t>
      </w:r>
      <w:r w:rsidR="00F04969" w:rsidRPr="00D5163E">
        <w:rPr>
          <w:rFonts w:ascii="Times New Roman" w:hAnsi="Times New Roman" w:cs="Times New Roman"/>
        </w:rPr>
        <w:t xml:space="preserve"> conforme </w:t>
      </w:r>
      <w:r w:rsidR="00542B55" w:rsidRPr="00D5163E">
        <w:rPr>
          <w:rFonts w:ascii="Times New Roman" w:hAnsi="Times New Roman" w:cs="Times New Roman"/>
        </w:rPr>
        <w:t>as características temporais das equipes pela Média, Coeficiente de Variação e Tendência</w:t>
      </w:r>
      <w:r w:rsidR="003B145E" w:rsidRPr="00D5163E">
        <w:rPr>
          <w:rFonts w:ascii="Times New Roman" w:hAnsi="Times New Roman" w:cs="Times New Roman"/>
        </w:rPr>
        <w:t xml:space="preserve">. </w:t>
      </w:r>
      <w:r w:rsidR="00270F8B" w:rsidRPr="00D5163E">
        <w:rPr>
          <w:rFonts w:ascii="Times New Roman" w:hAnsi="Times New Roman" w:cs="Times New Roman"/>
        </w:rPr>
        <w:t xml:space="preserve"> podemos compreender </w:t>
      </w:r>
      <w:r w:rsidR="00C60470" w:rsidRPr="00D5163E">
        <w:rPr>
          <w:rFonts w:ascii="Times New Roman" w:hAnsi="Times New Roman" w:cs="Times New Roman"/>
        </w:rPr>
        <w:t xml:space="preserve">as diferenças </w:t>
      </w:r>
      <w:r w:rsidR="007808BE" w:rsidRPr="00D5163E">
        <w:rPr>
          <w:rFonts w:ascii="Times New Roman" w:hAnsi="Times New Roman" w:cs="Times New Roman"/>
        </w:rPr>
        <w:t>entre os quintetos</w:t>
      </w:r>
      <w:r w:rsidR="00270F8B" w:rsidRPr="00D5163E">
        <w:rPr>
          <w:rFonts w:ascii="Times New Roman" w:hAnsi="Times New Roman" w:cs="Times New Roman"/>
        </w:rPr>
        <w:t xml:space="preserve"> cada quinteto formado</w:t>
      </w:r>
      <w:r w:rsidR="00C57688" w:rsidRPr="00D5163E">
        <w:rPr>
          <w:rFonts w:ascii="Times New Roman" w:hAnsi="Times New Roman" w:cs="Times New Roman"/>
        </w:rPr>
        <w:t xml:space="preserve"> e sua classificação nos ordenamentos</w:t>
      </w:r>
      <w:r w:rsidR="00270F8B" w:rsidRPr="00D5163E">
        <w:rPr>
          <w:rFonts w:ascii="Times New Roman" w:hAnsi="Times New Roman" w:cs="Times New Roman"/>
        </w:rPr>
        <w:t xml:space="preserve">. </w:t>
      </w:r>
    </w:p>
    <w:p w14:paraId="5384CC94" w14:textId="27BEBDCF" w:rsidR="00BC2011" w:rsidRPr="00D5163E" w:rsidRDefault="00BC2011" w:rsidP="00BC2011">
      <w:pPr>
        <w:pStyle w:val="Legenda"/>
        <w:keepNext/>
        <w:rPr>
          <w:rFonts w:ascii="Times New Roman" w:hAnsi="Times New Roman" w:cs="Times New Roman"/>
        </w:rPr>
      </w:pPr>
      <w:bookmarkStart w:id="88" w:name="_Ref172183208"/>
      <w:bookmarkStart w:id="89" w:name="_Toc174427676"/>
      <w:r w:rsidRPr="00D5163E">
        <w:rPr>
          <w:rFonts w:ascii="Times New Roman" w:hAnsi="Times New Roman" w:cs="Times New Roman"/>
          <w:i w:val="0"/>
          <w:iCs w:val="0"/>
          <w:color w:val="000000"/>
          <w:sz w:val="22"/>
          <w:szCs w:val="22"/>
          <w:highlight w:val="white"/>
        </w:rPr>
        <w:lastRenderedPageBreak/>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801CF9" w:rsidRPr="00D5163E">
        <w:rPr>
          <w:rFonts w:ascii="Times New Roman" w:hAnsi="Times New Roman" w:cs="Times New Roman"/>
          <w:i w:val="0"/>
          <w:iCs w:val="0"/>
          <w:noProof/>
          <w:color w:val="000000"/>
          <w:sz w:val="22"/>
          <w:szCs w:val="22"/>
          <w:highlight w:val="white"/>
        </w:rPr>
        <w:t>5</w:t>
      </w:r>
      <w:r w:rsidRPr="00D5163E">
        <w:rPr>
          <w:rFonts w:ascii="Times New Roman" w:hAnsi="Times New Roman" w:cs="Times New Roman"/>
          <w:i w:val="0"/>
          <w:iCs w:val="0"/>
          <w:color w:val="000000"/>
          <w:sz w:val="22"/>
          <w:szCs w:val="22"/>
          <w:highlight w:val="white"/>
        </w:rPr>
        <w:fldChar w:fldCharType="end"/>
      </w:r>
      <w:bookmarkEnd w:id="88"/>
      <w:r w:rsidR="000600C9" w:rsidRPr="00D5163E">
        <w:rPr>
          <w:rFonts w:ascii="Times New Roman" w:hAnsi="Times New Roman" w:cs="Times New Roman"/>
          <w:i w:val="0"/>
          <w:iCs w:val="0"/>
          <w:color w:val="000000"/>
          <w:sz w:val="22"/>
          <w:szCs w:val="22"/>
          <w:highlight w:val="white"/>
        </w:rPr>
        <w:t xml:space="preserve"> - Tabela do ordenamento dos cinco melhores quintetos a partir dos valores do ordenamento</w:t>
      </w:r>
      <w:r w:rsidR="005624B1" w:rsidRPr="00D5163E">
        <w:rPr>
          <w:rFonts w:ascii="Times New Roman" w:hAnsi="Times New Roman" w:cs="Times New Roman"/>
          <w:i w:val="0"/>
          <w:iCs w:val="0"/>
          <w:color w:val="000000"/>
          <w:sz w:val="22"/>
          <w:szCs w:val="22"/>
          <w:highlight w:val="white"/>
        </w:rPr>
        <w:t xml:space="preserve"> de</w:t>
      </w:r>
      <w:r w:rsidR="000600C9" w:rsidRPr="00D5163E">
        <w:rPr>
          <w:rFonts w:ascii="Times New Roman" w:hAnsi="Times New Roman" w:cs="Times New Roman"/>
          <w:i w:val="0"/>
          <w:iCs w:val="0"/>
          <w:color w:val="000000"/>
          <w:sz w:val="22"/>
          <w:szCs w:val="22"/>
          <w:highlight w:val="white"/>
        </w:rPr>
        <w:t xml:space="preserve"> </w:t>
      </w:r>
      <w:r w:rsidR="005624B1" w:rsidRPr="00D5163E">
        <w:rPr>
          <w:rFonts w:ascii="Times New Roman" w:hAnsi="Times New Roman" w:cs="Times New Roman"/>
          <w:i w:val="0"/>
          <w:iCs w:val="0"/>
          <w:color w:val="000000"/>
          <w:sz w:val="22"/>
          <w:szCs w:val="22"/>
        </w:rPr>
        <w:t>peso iguais para os critérios temporais (</w:t>
      </w:r>
      <w:proofErr w:type="spellStart"/>
      <w:r w:rsidR="005624B1" w:rsidRPr="00D5163E">
        <w:rPr>
          <w:rFonts w:ascii="Times New Roman" w:hAnsi="Times New Roman" w:cs="Times New Roman"/>
          <w:i w:val="0"/>
          <w:iCs w:val="0"/>
          <w:color w:val="000000"/>
          <w:sz w:val="22"/>
          <w:szCs w:val="22"/>
        </w:rPr>
        <w:t>norm</w:t>
      </w:r>
      <w:proofErr w:type="spellEnd"/>
      <w:r w:rsidR="005624B1" w:rsidRPr="00D5163E">
        <w:rPr>
          <w:rFonts w:ascii="Times New Roman" w:hAnsi="Times New Roman" w:cs="Times New Roman"/>
          <w:i w:val="0"/>
          <w:iCs w:val="0"/>
          <w:color w:val="000000"/>
          <w:sz w:val="22"/>
          <w:szCs w:val="22"/>
        </w:rPr>
        <w:t xml:space="preserve">) </w:t>
      </w:r>
      <w:r w:rsidR="000600C9" w:rsidRPr="00D5163E">
        <w:rPr>
          <w:rFonts w:ascii="Times New Roman" w:hAnsi="Times New Roman" w:cs="Times New Roman"/>
          <w:i w:val="0"/>
          <w:iCs w:val="0"/>
          <w:color w:val="000000"/>
          <w:sz w:val="22"/>
          <w:szCs w:val="22"/>
        </w:rPr>
        <w:t>da equipe do Flamengo</w:t>
      </w:r>
      <w:r w:rsidR="0011379D" w:rsidRPr="00D5163E">
        <w:rPr>
          <w:rFonts w:ascii="Times New Roman" w:hAnsi="Times New Roman" w:cs="Times New Roman"/>
          <w:i w:val="0"/>
          <w:iCs w:val="0"/>
          <w:color w:val="000000"/>
          <w:sz w:val="22"/>
          <w:szCs w:val="22"/>
        </w:rPr>
        <w:t xml:space="preserve"> apresentando a classificação </w:t>
      </w:r>
      <w:r w:rsidR="00D86F39" w:rsidRPr="00D5163E">
        <w:rPr>
          <w:rFonts w:ascii="Times New Roman" w:hAnsi="Times New Roman" w:cs="Times New Roman"/>
          <w:i w:val="0"/>
          <w:iCs w:val="0"/>
          <w:color w:val="000000"/>
          <w:sz w:val="22"/>
          <w:szCs w:val="22"/>
        </w:rPr>
        <w:t xml:space="preserve">no ordenamento da </w:t>
      </w:r>
      <w:r w:rsidR="00ED7C5E" w:rsidRPr="00D5163E">
        <w:rPr>
          <w:rFonts w:ascii="Times New Roman" w:hAnsi="Times New Roman" w:cs="Times New Roman"/>
          <w:i w:val="0"/>
          <w:iCs w:val="0"/>
          <w:color w:val="000000"/>
          <w:sz w:val="22"/>
          <w:szCs w:val="22"/>
        </w:rPr>
        <w:t>Média (</w:t>
      </w:r>
      <w:proofErr w:type="spellStart"/>
      <w:r w:rsidR="00ED7C5E" w:rsidRPr="00D5163E">
        <w:rPr>
          <w:rFonts w:ascii="Times New Roman" w:hAnsi="Times New Roman" w:cs="Times New Roman"/>
          <w:i w:val="0"/>
          <w:iCs w:val="0"/>
          <w:color w:val="000000"/>
          <w:sz w:val="22"/>
          <w:szCs w:val="22"/>
        </w:rPr>
        <w:t>med</w:t>
      </w:r>
      <w:proofErr w:type="spellEnd"/>
      <w:r w:rsidR="00ED7C5E" w:rsidRPr="00D5163E">
        <w:rPr>
          <w:rFonts w:ascii="Times New Roman" w:hAnsi="Times New Roman" w:cs="Times New Roman"/>
          <w:i w:val="0"/>
          <w:iCs w:val="0"/>
          <w:color w:val="000000"/>
          <w:sz w:val="22"/>
          <w:szCs w:val="22"/>
        </w:rPr>
        <w:t xml:space="preserve">), </w:t>
      </w:r>
      <w:r w:rsidR="00D86F39" w:rsidRPr="00D5163E">
        <w:rPr>
          <w:rFonts w:ascii="Times New Roman" w:hAnsi="Times New Roman" w:cs="Times New Roman"/>
          <w:i w:val="0"/>
          <w:iCs w:val="0"/>
          <w:color w:val="000000"/>
          <w:sz w:val="22"/>
          <w:szCs w:val="22"/>
        </w:rPr>
        <w:t>T</w:t>
      </w:r>
      <w:r w:rsidR="00ED7C5E" w:rsidRPr="00D5163E">
        <w:rPr>
          <w:rFonts w:ascii="Times New Roman" w:hAnsi="Times New Roman" w:cs="Times New Roman"/>
          <w:i w:val="0"/>
          <w:iCs w:val="0"/>
          <w:color w:val="000000"/>
          <w:sz w:val="22"/>
          <w:szCs w:val="22"/>
        </w:rPr>
        <w:t>endência (</w:t>
      </w:r>
      <w:proofErr w:type="spellStart"/>
      <w:r w:rsidR="00ED7C5E" w:rsidRPr="00D5163E">
        <w:rPr>
          <w:rFonts w:ascii="Times New Roman" w:hAnsi="Times New Roman" w:cs="Times New Roman"/>
          <w:i w:val="0"/>
          <w:iCs w:val="0"/>
          <w:color w:val="000000"/>
          <w:sz w:val="22"/>
          <w:szCs w:val="22"/>
        </w:rPr>
        <w:t>tend</w:t>
      </w:r>
      <w:proofErr w:type="spellEnd"/>
      <w:r w:rsidR="00ED7C5E" w:rsidRPr="00D5163E">
        <w:rPr>
          <w:rFonts w:ascii="Times New Roman" w:hAnsi="Times New Roman" w:cs="Times New Roman"/>
          <w:i w:val="0"/>
          <w:iCs w:val="0"/>
          <w:color w:val="000000"/>
          <w:sz w:val="22"/>
          <w:szCs w:val="22"/>
        </w:rPr>
        <w:t>) e Coeficiente de Variação</w:t>
      </w:r>
      <w:bookmarkEnd w:id="89"/>
    </w:p>
    <w:tbl>
      <w:tblPr>
        <w:tblpPr w:leftFromText="141" w:rightFromText="141" w:vertAnchor="page" w:horzAnchor="margin" w:tblpXSpec="center" w:tblpY="2513"/>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8B1BCA" w:rsidRPr="00D5163E" w14:paraId="2673243C" w14:textId="77777777" w:rsidTr="007E0270">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69387BB2"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6EE5978"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70EB2975"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08A257AE"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570A7085"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468B950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73E01669"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76C8AC2F"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B82729A"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8B1BCA" w:rsidRPr="00D5163E" w14:paraId="12A1C2ED" w14:textId="77777777" w:rsidTr="007E0270">
        <w:trPr>
          <w:trHeight w:val="52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A41E4AB"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M. Vieira de Sousa, L. Demetrio,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3CEE49EA" w14:textId="359FE8D9" w:rsidR="00377DE3" w:rsidRPr="00D5163E" w:rsidRDefault="00607658"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w:t>
            </w:r>
            <w:r w:rsidR="00B20DA3" w:rsidRPr="00D5163E">
              <w:rPr>
                <w:rFonts w:ascii="Times New Roman" w:eastAsia="Times New Roman" w:hAnsi="Times New Roman" w:cs="Times New Roman"/>
                <w:color w:val="000000"/>
                <w:sz w:val="22"/>
                <w:szCs w:val="22"/>
                <w:lang w:eastAsia="ja-JP"/>
              </w:rPr>
              <w:t>º</w:t>
            </w:r>
          </w:p>
        </w:tc>
        <w:tc>
          <w:tcPr>
            <w:tcW w:w="1275" w:type="dxa"/>
            <w:tcBorders>
              <w:top w:val="nil"/>
              <w:left w:val="nil"/>
              <w:bottom w:val="single" w:sz="4" w:space="0" w:color="auto"/>
              <w:right w:val="single" w:sz="4" w:space="0" w:color="auto"/>
            </w:tcBorders>
            <w:shd w:val="clear" w:color="auto" w:fill="auto"/>
            <w:noWrap/>
            <w:vAlign w:val="center"/>
            <w:hideMark/>
          </w:tcPr>
          <w:p w14:paraId="1C966F06"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0,593</w:t>
            </w:r>
          </w:p>
        </w:tc>
        <w:tc>
          <w:tcPr>
            <w:tcW w:w="1560" w:type="dxa"/>
            <w:tcBorders>
              <w:top w:val="nil"/>
              <w:left w:val="nil"/>
              <w:bottom w:val="single" w:sz="4" w:space="0" w:color="auto"/>
              <w:right w:val="single" w:sz="4" w:space="0" w:color="auto"/>
            </w:tcBorders>
            <w:shd w:val="clear" w:color="auto" w:fill="auto"/>
            <w:noWrap/>
            <w:vAlign w:val="center"/>
            <w:hideMark/>
          </w:tcPr>
          <w:p w14:paraId="522E0AED" w14:textId="7760F904"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10º</w:t>
            </w:r>
          </w:p>
        </w:tc>
        <w:tc>
          <w:tcPr>
            <w:tcW w:w="1275" w:type="dxa"/>
            <w:tcBorders>
              <w:top w:val="nil"/>
              <w:left w:val="nil"/>
              <w:bottom w:val="single" w:sz="4" w:space="0" w:color="auto"/>
              <w:right w:val="single" w:sz="4" w:space="0" w:color="auto"/>
            </w:tcBorders>
            <w:shd w:val="clear" w:color="auto" w:fill="auto"/>
            <w:noWrap/>
            <w:vAlign w:val="center"/>
            <w:hideMark/>
          </w:tcPr>
          <w:p w14:paraId="4B660674"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0,324</w:t>
            </w:r>
          </w:p>
        </w:tc>
        <w:tc>
          <w:tcPr>
            <w:tcW w:w="1560" w:type="dxa"/>
            <w:tcBorders>
              <w:top w:val="nil"/>
              <w:left w:val="nil"/>
              <w:bottom w:val="single" w:sz="4" w:space="0" w:color="auto"/>
              <w:right w:val="single" w:sz="4" w:space="0" w:color="auto"/>
            </w:tcBorders>
            <w:shd w:val="clear" w:color="auto" w:fill="auto"/>
            <w:noWrap/>
            <w:vAlign w:val="center"/>
            <w:hideMark/>
          </w:tcPr>
          <w:p w14:paraId="2412809C" w14:textId="44EAE387"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1ª</w:t>
            </w:r>
          </w:p>
        </w:tc>
        <w:tc>
          <w:tcPr>
            <w:tcW w:w="1275" w:type="dxa"/>
            <w:tcBorders>
              <w:top w:val="nil"/>
              <w:left w:val="nil"/>
              <w:bottom w:val="single" w:sz="4" w:space="0" w:color="auto"/>
              <w:right w:val="single" w:sz="4" w:space="0" w:color="auto"/>
            </w:tcBorders>
            <w:shd w:val="clear" w:color="auto" w:fill="auto"/>
            <w:noWrap/>
            <w:vAlign w:val="center"/>
            <w:hideMark/>
          </w:tcPr>
          <w:p w14:paraId="74DCACCC"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0,679</w:t>
            </w:r>
          </w:p>
        </w:tc>
        <w:tc>
          <w:tcPr>
            <w:tcW w:w="1560" w:type="dxa"/>
            <w:tcBorders>
              <w:top w:val="nil"/>
              <w:left w:val="nil"/>
              <w:bottom w:val="single" w:sz="4" w:space="0" w:color="auto"/>
              <w:right w:val="single" w:sz="4" w:space="0" w:color="auto"/>
            </w:tcBorders>
            <w:shd w:val="clear" w:color="auto" w:fill="auto"/>
            <w:noWrap/>
            <w:vAlign w:val="center"/>
            <w:hideMark/>
          </w:tcPr>
          <w:p w14:paraId="50DDFCED" w14:textId="129D2140"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22</w:t>
            </w:r>
            <w:r w:rsidR="00B20DA3"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6F3D02CF"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0,726</w:t>
            </w:r>
          </w:p>
        </w:tc>
      </w:tr>
      <w:tr w:rsidR="008B1BCA" w:rsidRPr="00D5163E" w14:paraId="485791AE" w14:textId="77777777" w:rsidTr="007E0270">
        <w:trPr>
          <w:trHeight w:val="542"/>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2BFBE29"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M. Vieira de Sousa, R. Ferreira de Sousa,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70EF1058" w14:textId="1C5D2F47"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1E52FDED"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0,576</w:t>
            </w:r>
          </w:p>
        </w:tc>
        <w:tc>
          <w:tcPr>
            <w:tcW w:w="1560" w:type="dxa"/>
            <w:tcBorders>
              <w:top w:val="nil"/>
              <w:left w:val="nil"/>
              <w:bottom w:val="single" w:sz="4" w:space="0" w:color="auto"/>
              <w:right w:val="single" w:sz="4" w:space="0" w:color="auto"/>
            </w:tcBorders>
            <w:shd w:val="clear" w:color="auto" w:fill="auto"/>
            <w:noWrap/>
            <w:vAlign w:val="center"/>
            <w:hideMark/>
          </w:tcPr>
          <w:p w14:paraId="70E42D9C" w14:textId="4DA5D31E"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w:t>
            </w:r>
            <w:r w:rsidR="00B20DA3" w:rsidRPr="00D5163E">
              <w:rPr>
                <w:rFonts w:ascii="Times New Roman" w:eastAsia="Times New Roman" w:hAnsi="Times New Roman" w:cs="Times New Roman"/>
                <w:color w:val="000000"/>
                <w:sz w:val="22"/>
                <w:szCs w:val="22"/>
                <w:lang w:eastAsia="ja-JP"/>
              </w:rPr>
              <w:t>6º</w:t>
            </w:r>
          </w:p>
        </w:tc>
        <w:tc>
          <w:tcPr>
            <w:tcW w:w="1275" w:type="dxa"/>
            <w:tcBorders>
              <w:top w:val="nil"/>
              <w:left w:val="nil"/>
              <w:bottom w:val="single" w:sz="4" w:space="0" w:color="auto"/>
              <w:right w:val="single" w:sz="4" w:space="0" w:color="auto"/>
            </w:tcBorders>
            <w:shd w:val="clear" w:color="auto" w:fill="auto"/>
            <w:noWrap/>
            <w:vAlign w:val="center"/>
            <w:hideMark/>
          </w:tcPr>
          <w:p w14:paraId="7CB6A29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0,245</w:t>
            </w:r>
          </w:p>
        </w:tc>
        <w:tc>
          <w:tcPr>
            <w:tcW w:w="1560" w:type="dxa"/>
            <w:tcBorders>
              <w:top w:val="nil"/>
              <w:left w:val="nil"/>
              <w:bottom w:val="single" w:sz="4" w:space="0" w:color="auto"/>
              <w:right w:val="single" w:sz="4" w:space="0" w:color="auto"/>
            </w:tcBorders>
            <w:shd w:val="clear" w:color="auto" w:fill="auto"/>
            <w:noWrap/>
            <w:vAlign w:val="center"/>
            <w:hideMark/>
          </w:tcPr>
          <w:p w14:paraId="0587A045" w14:textId="66F3A087"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3F1C39D4"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0,634</w:t>
            </w:r>
          </w:p>
        </w:tc>
        <w:tc>
          <w:tcPr>
            <w:tcW w:w="1560" w:type="dxa"/>
            <w:tcBorders>
              <w:top w:val="nil"/>
              <w:left w:val="nil"/>
              <w:bottom w:val="single" w:sz="4" w:space="0" w:color="auto"/>
              <w:right w:val="single" w:sz="4" w:space="0" w:color="auto"/>
            </w:tcBorders>
            <w:shd w:val="clear" w:color="auto" w:fill="auto"/>
            <w:noWrap/>
            <w:vAlign w:val="center"/>
            <w:hideMark/>
          </w:tcPr>
          <w:p w14:paraId="38E34DC9" w14:textId="1505711A"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19</w:t>
            </w:r>
            <w:r w:rsidR="00B20DA3"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hideMark/>
          </w:tcPr>
          <w:p w14:paraId="032BF4B6"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0,810</w:t>
            </w:r>
          </w:p>
        </w:tc>
      </w:tr>
      <w:tr w:rsidR="008B1BCA" w:rsidRPr="00D5163E" w14:paraId="4BED8223" w14:textId="77777777" w:rsidTr="007E0270">
        <w:trPr>
          <w:trHeight w:val="55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27C9674"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['Y. Mateus dos Santos, M. Vieira de Sousa, L. Demetrio, R. Ferreira de Sousa,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60A4D39A" w14:textId="7F344FCC"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2E56B7A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0,571</w:t>
            </w:r>
          </w:p>
        </w:tc>
        <w:tc>
          <w:tcPr>
            <w:tcW w:w="1560" w:type="dxa"/>
            <w:tcBorders>
              <w:top w:val="nil"/>
              <w:left w:val="nil"/>
              <w:bottom w:val="single" w:sz="4" w:space="0" w:color="auto"/>
              <w:right w:val="single" w:sz="4" w:space="0" w:color="auto"/>
            </w:tcBorders>
            <w:shd w:val="clear" w:color="auto" w:fill="auto"/>
            <w:noWrap/>
            <w:vAlign w:val="center"/>
            <w:hideMark/>
          </w:tcPr>
          <w:p w14:paraId="4FCF588E" w14:textId="0602534E"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w:t>
            </w:r>
            <w:r w:rsidR="00B20DA3" w:rsidRPr="00D5163E">
              <w:rPr>
                <w:rFonts w:ascii="Times New Roman" w:eastAsia="Times New Roman" w:hAnsi="Times New Roman" w:cs="Times New Roman"/>
                <w:color w:val="000000"/>
                <w:sz w:val="22"/>
                <w:szCs w:val="22"/>
                <w:lang w:eastAsia="ja-JP"/>
              </w:rPr>
              <w:t>7º</w:t>
            </w:r>
          </w:p>
        </w:tc>
        <w:tc>
          <w:tcPr>
            <w:tcW w:w="1275" w:type="dxa"/>
            <w:tcBorders>
              <w:top w:val="nil"/>
              <w:left w:val="nil"/>
              <w:bottom w:val="single" w:sz="4" w:space="0" w:color="auto"/>
              <w:right w:val="single" w:sz="4" w:space="0" w:color="auto"/>
            </w:tcBorders>
            <w:shd w:val="clear" w:color="auto" w:fill="auto"/>
            <w:noWrap/>
            <w:vAlign w:val="center"/>
            <w:hideMark/>
          </w:tcPr>
          <w:p w14:paraId="60851AD9"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0,172</w:t>
            </w:r>
          </w:p>
        </w:tc>
        <w:tc>
          <w:tcPr>
            <w:tcW w:w="1560" w:type="dxa"/>
            <w:tcBorders>
              <w:top w:val="nil"/>
              <w:left w:val="nil"/>
              <w:bottom w:val="single" w:sz="4" w:space="0" w:color="auto"/>
              <w:right w:val="single" w:sz="4" w:space="0" w:color="auto"/>
            </w:tcBorders>
            <w:shd w:val="clear" w:color="auto" w:fill="auto"/>
            <w:noWrap/>
            <w:vAlign w:val="center"/>
            <w:hideMark/>
          </w:tcPr>
          <w:p w14:paraId="6D63D9CF" w14:textId="317BFDB8"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2AA7D86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0,635</w:t>
            </w:r>
          </w:p>
        </w:tc>
        <w:tc>
          <w:tcPr>
            <w:tcW w:w="1560" w:type="dxa"/>
            <w:tcBorders>
              <w:top w:val="nil"/>
              <w:left w:val="nil"/>
              <w:bottom w:val="single" w:sz="4" w:space="0" w:color="auto"/>
              <w:right w:val="single" w:sz="4" w:space="0" w:color="auto"/>
            </w:tcBorders>
            <w:shd w:val="clear" w:color="auto" w:fill="auto"/>
            <w:noWrap/>
            <w:vAlign w:val="center"/>
            <w:hideMark/>
          </w:tcPr>
          <w:p w14:paraId="0424D696" w14:textId="222C69F4"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18</w:t>
            </w:r>
            <w:r w:rsidR="00B20DA3"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1448E7B3"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0,832</w:t>
            </w:r>
          </w:p>
        </w:tc>
      </w:tr>
      <w:tr w:rsidR="008B1BCA" w:rsidRPr="00D5163E" w14:paraId="4F93FF8D" w14:textId="77777777" w:rsidTr="007E0270">
        <w:trPr>
          <w:trHeight w:val="557"/>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71A656D2"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L. Agustin Gonzalez, J. Luz dos Santos, L. Demetrio,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w:t>
            </w:r>
          </w:p>
        </w:tc>
        <w:tc>
          <w:tcPr>
            <w:tcW w:w="1560" w:type="dxa"/>
            <w:tcBorders>
              <w:top w:val="nil"/>
              <w:left w:val="nil"/>
              <w:bottom w:val="single" w:sz="4" w:space="0" w:color="auto"/>
              <w:right w:val="single" w:sz="4" w:space="0" w:color="auto"/>
            </w:tcBorders>
            <w:shd w:val="clear" w:color="auto" w:fill="auto"/>
            <w:noWrap/>
            <w:vAlign w:val="center"/>
            <w:hideMark/>
          </w:tcPr>
          <w:p w14:paraId="155DBBE4" w14:textId="4BD9D461"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hideMark/>
          </w:tcPr>
          <w:p w14:paraId="47FDC835"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0,548</w:t>
            </w:r>
          </w:p>
        </w:tc>
        <w:tc>
          <w:tcPr>
            <w:tcW w:w="1560" w:type="dxa"/>
            <w:tcBorders>
              <w:top w:val="nil"/>
              <w:left w:val="nil"/>
              <w:bottom w:val="single" w:sz="4" w:space="0" w:color="auto"/>
              <w:right w:val="single" w:sz="4" w:space="0" w:color="auto"/>
            </w:tcBorders>
            <w:shd w:val="clear" w:color="auto" w:fill="auto"/>
            <w:noWrap/>
            <w:vAlign w:val="center"/>
            <w:hideMark/>
          </w:tcPr>
          <w:p w14:paraId="6DF683CD" w14:textId="7DDE374A"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w:t>
            </w:r>
            <w:r w:rsidR="00B20DA3"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252B348E"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0,323</w:t>
            </w:r>
          </w:p>
        </w:tc>
        <w:tc>
          <w:tcPr>
            <w:tcW w:w="1560" w:type="dxa"/>
            <w:tcBorders>
              <w:top w:val="nil"/>
              <w:left w:val="nil"/>
              <w:bottom w:val="single" w:sz="4" w:space="0" w:color="auto"/>
              <w:right w:val="single" w:sz="4" w:space="0" w:color="auto"/>
            </w:tcBorders>
            <w:shd w:val="clear" w:color="auto" w:fill="auto"/>
            <w:noWrap/>
            <w:vAlign w:val="center"/>
            <w:hideMark/>
          </w:tcPr>
          <w:p w14:paraId="058BE06A" w14:textId="7826841C"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w:t>
            </w:r>
            <w:r w:rsidR="00B20DA3"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622CF828"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0,549</w:t>
            </w:r>
          </w:p>
        </w:tc>
        <w:tc>
          <w:tcPr>
            <w:tcW w:w="1560" w:type="dxa"/>
            <w:tcBorders>
              <w:top w:val="nil"/>
              <w:left w:val="nil"/>
              <w:bottom w:val="single" w:sz="4" w:space="0" w:color="auto"/>
              <w:right w:val="single" w:sz="4" w:space="0" w:color="auto"/>
            </w:tcBorders>
            <w:shd w:val="clear" w:color="auto" w:fill="auto"/>
            <w:noWrap/>
            <w:vAlign w:val="center"/>
            <w:hideMark/>
          </w:tcPr>
          <w:p w14:paraId="7238F277" w14:textId="1E02AC4B"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21</w:t>
            </w:r>
            <w:r w:rsidR="00B20DA3" w:rsidRPr="00D5163E">
              <w:rPr>
                <w:rFonts w:ascii="Times New Roman" w:eastAsia="Times New Roman" w:hAnsi="Times New Roman" w:cs="Times New Roman"/>
                <w:color w:val="000000"/>
                <w:sz w:val="22"/>
                <w:szCs w:val="22"/>
                <w:lang w:eastAsia="ja-JP"/>
              </w:rPr>
              <w:t>6º</w:t>
            </w:r>
          </w:p>
        </w:tc>
        <w:tc>
          <w:tcPr>
            <w:tcW w:w="1275" w:type="dxa"/>
            <w:tcBorders>
              <w:top w:val="nil"/>
              <w:left w:val="nil"/>
              <w:bottom w:val="single" w:sz="4" w:space="0" w:color="auto"/>
              <w:right w:val="single" w:sz="4" w:space="0" w:color="auto"/>
            </w:tcBorders>
            <w:shd w:val="clear" w:color="auto" w:fill="auto"/>
            <w:noWrap/>
            <w:vAlign w:val="center"/>
            <w:hideMark/>
          </w:tcPr>
          <w:p w14:paraId="0DBABA91"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0,769</w:t>
            </w:r>
          </w:p>
        </w:tc>
      </w:tr>
      <w:tr w:rsidR="008B1BCA" w:rsidRPr="00D5163E" w14:paraId="58BB80FC" w14:textId="77777777" w:rsidTr="007E0270">
        <w:trPr>
          <w:trHeight w:val="566"/>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7BBFAADF" w14:textId="77777777" w:rsidR="00377DE3" w:rsidRPr="00D5163E" w:rsidRDefault="00377DE3" w:rsidP="007E0270">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 xml:space="preserve">['Y. Mateus dos Santos, L. Agustin Gonzalez, M. Vieira de Sousa, R. Ferreira de Sousa, R. </w:t>
            </w:r>
            <w:proofErr w:type="spellStart"/>
            <w:r w:rsidRPr="00D5163E">
              <w:rPr>
                <w:rFonts w:ascii="Times New Roman" w:eastAsia="Times New Roman" w:hAnsi="Times New Roman" w:cs="Times New Roman"/>
                <w:color w:val="000000"/>
                <w:sz w:val="22"/>
                <w:szCs w:val="22"/>
                <w:lang w:eastAsia="ja-JP"/>
              </w:rPr>
              <w:t>Hettsheimeir</w:t>
            </w:r>
            <w:proofErr w:type="spellEnd"/>
            <w:r w:rsidRPr="00D5163E">
              <w:rPr>
                <w:rFonts w:ascii="Times New Roman" w:eastAsia="Times New Roman" w:hAnsi="Times New Roman" w:cs="Times New Roman"/>
                <w:color w:val="000000"/>
                <w:sz w:val="22"/>
                <w:szCs w:val="22"/>
                <w:lang w:eastAsia="ja-JP"/>
              </w:rPr>
              <w:t>']</w:t>
            </w:r>
          </w:p>
        </w:tc>
        <w:tc>
          <w:tcPr>
            <w:tcW w:w="1560" w:type="dxa"/>
            <w:tcBorders>
              <w:top w:val="nil"/>
              <w:left w:val="nil"/>
              <w:bottom w:val="single" w:sz="4" w:space="0" w:color="auto"/>
              <w:right w:val="single" w:sz="4" w:space="0" w:color="auto"/>
            </w:tcBorders>
            <w:shd w:val="clear" w:color="auto" w:fill="auto"/>
            <w:noWrap/>
            <w:vAlign w:val="center"/>
            <w:hideMark/>
          </w:tcPr>
          <w:p w14:paraId="030B2760" w14:textId="47F1750E"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5DF232D0"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0,544</w:t>
            </w:r>
          </w:p>
        </w:tc>
        <w:tc>
          <w:tcPr>
            <w:tcW w:w="1560" w:type="dxa"/>
            <w:tcBorders>
              <w:top w:val="nil"/>
              <w:left w:val="nil"/>
              <w:bottom w:val="single" w:sz="4" w:space="0" w:color="auto"/>
              <w:right w:val="single" w:sz="4" w:space="0" w:color="auto"/>
            </w:tcBorders>
            <w:shd w:val="clear" w:color="auto" w:fill="auto"/>
            <w:noWrap/>
            <w:vAlign w:val="center"/>
            <w:hideMark/>
          </w:tcPr>
          <w:p w14:paraId="2F944476" w14:textId="3A531A85" w:rsidR="00377DE3" w:rsidRPr="00D5163E" w:rsidRDefault="00B20DA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661326C0"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0,344</w:t>
            </w:r>
          </w:p>
        </w:tc>
        <w:tc>
          <w:tcPr>
            <w:tcW w:w="1560" w:type="dxa"/>
            <w:tcBorders>
              <w:top w:val="nil"/>
              <w:left w:val="nil"/>
              <w:bottom w:val="single" w:sz="4" w:space="0" w:color="auto"/>
              <w:right w:val="single" w:sz="4" w:space="0" w:color="auto"/>
            </w:tcBorders>
            <w:shd w:val="clear" w:color="auto" w:fill="auto"/>
            <w:noWrap/>
            <w:vAlign w:val="center"/>
            <w:hideMark/>
          </w:tcPr>
          <w:p w14:paraId="07C28352" w14:textId="550F951A"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w:t>
            </w:r>
            <w:r w:rsidR="00B20DA3"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4C34A606"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0,527</w:t>
            </w:r>
          </w:p>
        </w:tc>
        <w:tc>
          <w:tcPr>
            <w:tcW w:w="1560" w:type="dxa"/>
            <w:tcBorders>
              <w:top w:val="nil"/>
              <w:left w:val="nil"/>
              <w:bottom w:val="single" w:sz="4" w:space="0" w:color="auto"/>
              <w:right w:val="single" w:sz="4" w:space="0" w:color="auto"/>
            </w:tcBorders>
            <w:shd w:val="clear" w:color="auto" w:fill="auto"/>
            <w:noWrap/>
            <w:vAlign w:val="center"/>
            <w:hideMark/>
          </w:tcPr>
          <w:p w14:paraId="1AD207BA" w14:textId="65CE9661"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20</w:t>
            </w:r>
            <w:r w:rsidR="00B20DA3" w:rsidRPr="00D5163E">
              <w:rPr>
                <w:rFonts w:ascii="Times New Roman" w:eastAsia="Times New Roman" w:hAnsi="Times New Roman" w:cs="Times New Roman"/>
                <w:color w:val="000000"/>
                <w:sz w:val="22"/>
                <w:szCs w:val="22"/>
                <w:lang w:eastAsia="ja-JP"/>
              </w:rPr>
              <w:t>8º</w:t>
            </w:r>
          </w:p>
        </w:tc>
        <w:tc>
          <w:tcPr>
            <w:tcW w:w="1275" w:type="dxa"/>
            <w:tcBorders>
              <w:top w:val="nil"/>
              <w:left w:val="nil"/>
              <w:bottom w:val="single" w:sz="4" w:space="0" w:color="auto"/>
              <w:right w:val="single" w:sz="4" w:space="0" w:color="auto"/>
            </w:tcBorders>
            <w:shd w:val="clear" w:color="auto" w:fill="auto"/>
            <w:noWrap/>
            <w:vAlign w:val="center"/>
            <w:hideMark/>
          </w:tcPr>
          <w:p w14:paraId="067F325B" w14:textId="77777777" w:rsidR="00377DE3" w:rsidRPr="00D5163E" w:rsidRDefault="00377DE3" w:rsidP="007E0270">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0,780</w:t>
            </w:r>
          </w:p>
        </w:tc>
      </w:tr>
    </w:tbl>
    <w:p w14:paraId="6E762079" w14:textId="19A0BA37" w:rsidR="007E0270" w:rsidRPr="00D5163E" w:rsidRDefault="007E0270" w:rsidP="007E0270">
      <w:pPr>
        <w:pStyle w:val="Legenda"/>
        <w:keepNext/>
        <w:rPr>
          <w:rFonts w:ascii="Times New Roman" w:hAnsi="Times New Roman" w:cs="Times New Roman"/>
        </w:rPr>
      </w:pPr>
      <w:bookmarkStart w:id="90" w:name="_Ref172183220"/>
      <w:bookmarkStart w:id="91" w:name="_Toc174427677"/>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00801CF9" w:rsidRPr="00D5163E">
        <w:rPr>
          <w:rFonts w:ascii="Times New Roman" w:hAnsi="Times New Roman" w:cs="Times New Roman"/>
          <w:i w:val="0"/>
          <w:iCs w:val="0"/>
          <w:noProof/>
          <w:color w:val="000000"/>
          <w:sz w:val="22"/>
          <w:szCs w:val="22"/>
          <w:highlight w:val="white"/>
        </w:rPr>
        <w:t>6</w:t>
      </w:r>
      <w:r w:rsidRPr="00D5163E">
        <w:rPr>
          <w:rFonts w:ascii="Times New Roman" w:hAnsi="Times New Roman" w:cs="Times New Roman"/>
          <w:i w:val="0"/>
          <w:iCs w:val="0"/>
          <w:color w:val="000000"/>
          <w:sz w:val="22"/>
          <w:szCs w:val="22"/>
          <w:highlight w:val="white"/>
        </w:rPr>
        <w:fldChar w:fldCharType="end"/>
      </w:r>
      <w:bookmarkEnd w:id="90"/>
      <w:r w:rsidR="003E220C" w:rsidRPr="00D5163E">
        <w:rPr>
          <w:rFonts w:ascii="Times New Roman" w:hAnsi="Times New Roman" w:cs="Times New Roman"/>
          <w:i w:val="0"/>
          <w:iCs w:val="0"/>
          <w:color w:val="000000"/>
          <w:sz w:val="22"/>
          <w:szCs w:val="22"/>
          <w:highlight w:val="white"/>
        </w:rPr>
        <w:t xml:space="preserve"> -Tabela do ordenamento dos cinco melhores quintetos a partir dos valores do ordenamento de </w:t>
      </w:r>
      <w:r w:rsidR="003E220C" w:rsidRPr="00D5163E">
        <w:rPr>
          <w:rFonts w:ascii="Times New Roman" w:hAnsi="Times New Roman" w:cs="Times New Roman"/>
          <w:i w:val="0"/>
          <w:iCs w:val="0"/>
          <w:color w:val="000000"/>
          <w:sz w:val="22"/>
          <w:szCs w:val="22"/>
        </w:rPr>
        <w:t>peso 1 para Média (</w:t>
      </w:r>
      <w:proofErr w:type="spellStart"/>
      <w:r w:rsidR="003E220C" w:rsidRPr="00D5163E">
        <w:rPr>
          <w:rFonts w:ascii="Times New Roman" w:hAnsi="Times New Roman" w:cs="Times New Roman"/>
          <w:i w:val="0"/>
          <w:iCs w:val="0"/>
          <w:color w:val="000000"/>
          <w:sz w:val="22"/>
          <w:szCs w:val="22"/>
        </w:rPr>
        <w:t>med</w:t>
      </w:r>
      <w:proofErr w:type="spellEnd"/>
      <w:r w:rsidR="003E220C" w:rsidRPr="00D5163E">
        <w:rPr>
          <w:rFonts w:ascii="Times New Roman" w:hAnsi="Times New Roman" w:cs="Times New Roman"/>
          <w:i w:val="0"/>
          <w:iCs w:val="0"/>
          <w:color w:val="000000"/>
          <w:sz w:val="22"/>
          <w:szCs w:val="22"/>
        </w:rPr>
        <w:t xml:space="preserve">) da equipe do Flamengo </w:t>
      </w:r>
      <w:r w:rsidR="004657FE" w:rsidRPr="00D5163E">
        <w:rPr>
          <w:rFonts w:ascii="Times New Roman" w:hAnsi="Times New Roman" w:cs="Times New Roman"/>
          <w:i w:val="0"/>
          <w:iCs w:val="0"/>
          <w:color w:val="000000"/>
          <w:sz w:val="22"/>
          <w:szCs w:val="22"/>
        </w:rPr>
        <w:t>e apresentando a classificação no ordenamento d</w:t>
      </w:r>
      <w:r w:rsidR="0011379D" w:rsidRPr="00D5163E">
        <w:rPr>
          <w:rFonts w:ascii="Times New Roman" w:hAnsi="Times New Roman" w:cs="Times New Roman"/>
          <w:i w:val="0"/>
          <w:iCs w:val="0"/>
          <w:color w:val="000000"/>
          <w:sz w:val="22"/>
          <w:szCs w:val="22"/>
        </w:rPr>
        <w:t xml:space="preserve">os </w:t>
      </w:r>
      <w:r w:rsidR="001F2B79" w:rsidRPr="00D5163E">
        <w:rPr>
          <w:rFonts w:ascii="Times New Roman" w:hAnsi="Times New Roman" w:cs="Times New Roman"/>
          <w:i w:val="0"/>
          <w:iCs w:val="0"/>
          <w:color w:val="000000"/>
          <w:sz w:val="22"/>
          <w:szCs w:val="22"/>
        </w:rPr>
        <w:t>pesos iguais</w:t>
      </w:r>
      <w:r w:rsidR="004657FE" w:rsidRPr="00D5163E">
        <w:rPr>
          <w:rFonts w:ascii="Times New Roman" w:hAnsi="Times New Roman" w:cs="Times New Roman"/>
          <w:i w:val="0"/>
          <w:iCs w:val="0"/>
          <w:color w:val="000000"/>
          <w:sz w:val="22"/>
          <w:szCs w:val="22"/>
        </w:rPr>
        <w:t xml:space="preserve"> </w:t>
      </w:r>
      <w:r w:rsidR="001F2B79" w:rsidRPr="00D5163E">
        <w:rPr>
          <w:rFonts w:ascii="Times New Roman" w:hAnsi="Times New Roman" w:cs="Times New Roman"/>
          <w:i w:val="0"/>
          <w:iCs w:val="0"/>
          <w:color w:val="000000"/>
          <w:sz w:val="22"/>
          <w:szCs w:val="22"/>
        </w:rPr>
        <w:t>(</w:t>
      </w:r>
      <w:proofErr w:type="spellStart"/>
      <w:r w:rsidR="001F2B79" w:rsidRPr="00D5163E">
        <w:rPr>
          <w:rFonts w:ascii="Times New Roman" w:hAnsi="Times New Roman" w:cs="Times New Roman"/>
          <w:i w:val="0"/>
          <w:iCs w:val="0"/>
          <w:color w:val="000000"/>
          <w:sz w:val="22"/>
          <w:szCs w:val="22"/>
        </w:rPr>
        <w:t>norm</w:t>
      </w:r>
      <w:proofErr w:type="spellEnd"/>
      <w:r w:rsidR="001F2B79" w:rsidRPr="00D5163E">
        <w:rPr>
          <w:rFonts w:ascii="Times New Roman" w:hAnsi="Times New Roman" w:cs="Times New Roman"/>
          <w:i w:val="0"/>
          <w:iCs w:val="0"/>
          <w:color w:val="000000"/>
          <w:sz w:val="22"/>
          <w:szCs w:val="22"/>
        </w:rPr>
        <w:t xml:space="preserve">), </w:t>
      </w:r>
      <w:r w:rsidR="003E220C" w:rsidRPr="00D5163E">
        <w:rPr>
          <w:rFonts w:ascii="Times New Roman" w:hAnsi="Times New Roman" w:cs="Times New Roman"/>
          <w:i w:val="0"/>
          <w:iCs w:val="0"/>
          <w:color w:val="000000"/>
          <w:sz w:val="22"/>
          <w:szCs w:val="22"/>
        </w:rPr>
        <w:t>Tendência (</w:t>
      </w:r>
      <w:proofErr w:type="spellStart"/>
      <w:r w:rsidR="003E220C" w:rsidRPr="00D5163E">
        <w:rPr>
          <w:rFonts w:ascii="Times New Roman" w:hAnsi="Times New Roman" w:cs="Times New Roman"/>
          <w:i w:val="0"/>
          <w:iCs w:val="0"/>
          <w:color w:val="000000"/>
          <w:sz w:val="22"/>
          <w:szCs w:val="22"/>
        </w:rPr>
        <w:t>tend</w:t>
      </w:r>
      <w:proofErr w:type="spellEnd"/>
      <w:r w:rsidR="003E220C" w:rsidRPr="00D5163E">
        <w:rPr>
          <w:rFonts w:ascii="Times New Roman" w:hAnsi="Times New Roman" w:cs="Times New Roman"/>
          <w:i w:val="0"/>
          <w:iCs w:val="0"/>
          <w:color w:val="000000"/>
          <w:sz w:val="22"/>
          <w:szCs w:val="22"/>
        </w:rPr>
        <w:t>) e Coeficiente de Variação</w:t>
      </w:r>
      <w:bookmarkEnd w:id="91"/>
    </w:p>
    <w:tbl>
      <w:tblPr>
        <w:tblpPr w:leftFromText="141" w:rightFromText="141" w:vertAnchor="page" w:horzAnchor="margin" w:tblpXSpec="center" w:tblpY="6659"/>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6E1626" w:rsidRPr="00D5163E" w14:paraId="0D06B671" w14:textId="77777777" w:rsidTr="00D75194">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6B72D3C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2F33DC67"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739B242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21C79423"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08AC8C7"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6745276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63055B3B"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5F89D04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4509336D"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6E1626" w:rsidRPr="00D5163E" w14:paraId="21A45CD5" w14:textId="77777777" w:rsidTr="00D75194">
        <w:trPr>
          <w:trHeight w:val="520"/>
        </w:trPr>
        <w:tc>
          <w:tcPr>
            <w:tcW w:w="5098" w:type="dxa"/>
            <w:tcBorders>
              <w:top w:val="nil"/>
              <w:left w:val="single" w:sz="4" w:space="0" w:color="auto"/>
              <w:bottom w:val="single" w:sz="4" w:space="0" w:color="auto"/>
              <w:right w:val="single" w:sz="4" w:space="0" w:color="auto"/>
            </w:tcBorders>
            <w:shd w:val="clear" w:color="auto" w:fill="auto"/>
            <w:vAlign w:val="bottom"/>
          </w:tcPr>
          <w:p w14:paraId="5591B85C"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['Y. Mateus dos Santos, L. Agustin Gonzalez, J. Luz dos Santos, C. Rodrigues do Nascimento, R. Ferreira de Sousa']</w:t>
            </w:r>
          </w:p>
        </w:tc>
        <w:tc>
          <w:tcPr>
            <w:tcW w:w="1560" w:type="dxa"/>
            <w:tcBorders>
              <w:top w:val="nil"/>
              <w:left w:val="nil"/>
              <w:bottom w:val="single" w:sz="4" w:space="0" w:color="auto"/>
              <w:right w:val="single" w:sz="4" w:space="0" w:color="auto"/>
            </w:tcBorders>
            <w:shd w:val="clear" w:color="auto" w:fill="auto"/>
            <w:noWrap/>
            <w:vAlign w:val="center"/>
          </w:tcPr>
          <w:p w14:paraId="525A7AC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221º</w:t>
            </w:r>
          </w:p>
        </w:tc>
        <w:tc>
          <w:tcPr>
            <w:tcW w:w="1275" w:type="dxa"/>
            <w:tcBorders>
              <w:top w:val="nil"/>
              <w:left w:val="nil"/>
              <w:bottom w:val="single" w:sz="4" w:space="0" w:color="auto"/>
              <w:right w:val="single" w:sz="4" w:space="0" w:color="auto"/>
            </w:tcBorders>
            <w:shd w:val="clear" w:color="auto" w:fill="auto"/>
            <w:noWrap/>
            <w:vAlign w:val="center"/>
          </w:tcPr>
          <w:p w14:paraId="74264BC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0,427</w:t>
            </w:r>
          </w:p>
        </w:tc>
        <w:tc>
          <w:tcPr>
            <w:tcW w:w="1560" w:type="dxa"/>
            <w:tcBorders>
              <w:top w:val="nil"/>
              <w:left w:val="nil"/>
              <w:bottom w:val="single" w:sz="4" w:space="0" w:color="auto"/>
              <w:right w:val="single" w:sz="4" w:space="0" w:color="auto"/>
            </w:tcBorders>
            <w:shd w:val="clear" w:color="auto" w:fill="auto"/>
            <w:noWrap/>
            <w:vAlign w:val="center"/>
          </w:tcPr>
          <w:p w14:paraId="7C365022"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tcPr>
          <w:p w14:paraId="4AAD1AC4"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0,538</w:t>
            </w:r>
          </w:p>
        </w:tc>
        <w:tc>
          <w:tcPr>
            <w:tcW w:w="1560" w:type="dxa"/>
            <w:tcBorders>
              <w:top w:val="nil"/>
              <w:left w:val="nil"/>
              <w:bottom w:val="single" w:sz="4" w:space="0" w:color="auto"/>
              <w:right w:val="single" w:sz="4" w:space="0" w:color="auto"/>
            </w:tcBorders>
            <w:shd w:val="clear" w:color="auto" w:fill="auto"/>
            <w:noWrap/>
            <w:vAlign w:val="center"/>
          </w:tcPr>
          <w:p w14:paraId="6DE8B920"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203º</w:t>
            </w:r>
          </w:p>
        </w:tc>
        <w:tc>
          <w:tcPr>
            <w:tcW w:w="1275" w:type="dxa"/>
            <w:tcBorders>
              <w:top w:val="nil"/>
              <w:left w:val="nil"/>
              <w:bottom w:val="single" w:sz="4" w:space="0" w:color="auto"/>
              <w:right w:val="single" w:sz="4" w:space="0" w:color="auto"/>
            </w:tcBorders>
            <w:shd w:val="clear" w:color="auto" w:fill="auto"/>
            <w:noWrap/>
            <w:vAlign w:val="center"/>
          </w:tcPr>
          <w:p w14:paraId="1412FE5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0,350</w:t>
            </w:r>
          </w:p>
        </w:tc>
        <w:tc>
          <w:tcPr>
            <w:tcW w:w="1560" w:type="dxa"/>
            <w:tcBorders>
              <w:top w:val="nil"/>
              <w:left w:val="nil"/>
              <w:bottom w:val="single" w:sz="4" w:space="0" w:color="auto"/>
              <w:right w:val="single" w:sz="4" w:space="0" w:color="auto"/>
            </w:tcBorders>
            <w:shd w:val="clear" w:color="auto" w:fill="auto"/>
            <w:noWrap/>
            <w:vAlign w:val="center"/>
          </w:tcPr>
          <w:p w14:paraId="37B4BB1B"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229º</w:t>
            </w:r>
          </w:p>
        </w:tc>
        <w:tc>
          <w:tcPr>
            <w:tcW w:w="1275" w:type="dxa"/>
            <w:tcBorders>
              <w:top w:val="nil"/>
              <w:left w:val="nil"/>
              <w:bottom w:val="single" w:sz="4" w:space="0" w:color="auto"/>
              <w:right w:val="single" w:sz="4" w:space="0" w:color="auto"/>
            </w:tcBorders>
            <w:shd w:val="clear" w:color="auto" w:fill="auto"/>
            <w:noWrap/>
            <w:vAlign w:val="center"/>
          </w:tcPr>
          <w:p w14:paraId="2B7AD0A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0,428</w:t>
            </w:r>
          </w:p>
        </w:tc>
      </w:tr>
      <w:tr w:rsidR="006E1626" w:rsidRPr="00D5163E" w14:paraId="0192BBBC" w14:textId="77777777" w:rsidTr="00D75194">
        <w:trPr>
          <w:trHeight w:val="542"/>
        </w:trPr>
        <w:tc>
          <w:tcPr>
            <w:tcW w:w="5098" w:type="dxa"/>
            <w:tcBorders>
              <w:top w:val="nil"/>
              <w:left w:val="single" w:sz="4" w:space="0" w:color="auto"/>
              <w:bottom w:val="single" w:sz="4" w:space="0" w:color="auto"/>
              <w:right w:val="single" w:sz="4" w:space="0" w:color="auto"/>
            </w:tcBorders>
            <w:shd w:val="clear" w:color="auto" w:fill="auto"/>
            <w:vAlign w:val="bottom"/>
          </w:tcPr>
          <w:p w14:paraId="398A2501"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['F. Nicolas Balbi, L. Agustin Gonzalez, M. Vieira de Sousa, C. Rodrigues do Nascimento, R. Ferreira de Sousa']</w:t>
            </w:r>
          </w:p>
        </w:tc>
        <w:tc>
          <w:tcPr>
            <w:tcW w:w="1560" w:type="dxa"/>
            <w:tcBorders>
              <w:top w:val="nil"/>
              <w:left w:val="nil"/>
              <w:bottom w:val="single" w:sz="4" w:space="0" w:color="auto"/>
              <w:right w:val="single" w:sz="4" w:space="0" w:color="auto"/>
            </w:tcBorders>
            <w:shd w:val="clear" w:color="auto" w:fill="auto"/>
            <w:noWrap/>
            <w:vAlign w:val="center"/>
          </w:tcPr>
          <w:p w14:paraId="03BA781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211°</w:t>
            </w:r>
          </w:p>
        </w:tc>
        <w:tc>
          <w:tcPr>
            <w:tcW w:w="1275" w:type="dxa"/>
            <w:tcBorders>
              <w:top w:val="nil"/>
              <w:left w:val="nil"/>
              <w:bottom w:val="single" w:sz="4" w:space="0" w:color="auto"/>
              <w:right w:val="single" w:sz="4" w:space="0" w:color="auto"/>
            </w:tcBorders>
            <w:shd w:val="clear" w:color="auto" w:fill="auto"/>
            <w:noWrap/>
            <w:vAlign w:val="center"/>
          </w:tcPr>
          <w:p w14:paraId="239E1DAB"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0,442</w:t>
            </w:r>
          </w:p>
        </w:tc>
        <w:tc>
          <w:tcPr>
            <w:tcW w:w="1560" w:type="dxa"/>
            <w:tcBorders>
              <w:top w:val="nil"/>
              <w:left w:val="nil"/>
              <w:bottom w:val="single" w:sz="4" w:space="0" w:color="auto"/>
              <w:right w:val="single" w:sz="4" w:space="0" w:color="auto"/>
            </w:tcBorders>
            <w:shd w:val="clear" w:color="auto" w:fill="auto"/>
            <w:noWrap/>
            <w:vAlign w:val="center"/>
          </w:tcPr>
          <w:p w14:paraId="03E4E0A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tcPr>
          <w:p w14:paraId="7E8AE444"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0,406</w:t>
            </w:r>
          </w:p>
        </w:tc>
        <w:tc>
          <w:tcPr>
            <w:tcW w:w="1560" w:type="dxa"/>
            <w:tcBorders>
              <w:top w:val="nil"/>
              <w:left w:val="nil"/>
              <w:bottom w:val="single" w:sz="4" w:space="0" w:color="auto"/>
              <w:right w:val="single" w:sz="4" w:space="0" w:color="auto"/>
            </w:tcBorders>
            <w:shd w:val="clear" w:color="auto" w:fill="auto"/>
            <w:noWrap/>
            <w:vAlign w:val="center"/>
          </w:tcPr>
          <w:p w14:paraId="31640C1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226º</w:t>
            </w:r>
          </w:p>
        </w:tc>
        <w:tc>
          <w:tcPr>
            <w:tcW w:w="1275" w:type="dxa"/>
            <w:tcBorders>
              <w:top w:val="nil"/>
              <w:left w:val="nil"/>
              <w:bottom w:val="single" w:sz="4" w:space="0" w:color="auto"/>
              <w:right w:val="single" w:sz="4" w:space="0" w:color="auto"/>
            </w:tcBorders>
            <w:shd w:val="clear" w:color="auto" w:fill="auto"/>
            <w:noWrap/>
            <w:vAlign w:val="center"/>
          </w:tcPr>
          <w:p w14:paraId="6630FD9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0,272</w:t>
            </w:r>
          </w:p>
        </w:tc>
        <w:tc>
          <w:tcPr>
            <w:tcW w:w="1560" w:type="dxa"/>
            <w:tcBorders>
              <w:top w:val="nil"/>
              <w:left w:val="nil"/>
              <w:bottom w:val="single" w:sz="4" w:space="0" w:color="auto"/>
              <w:right w:val="single" w:sz="4" w:space="0" w:color="auto"/>
            </w:tcBorders>
            <w:shd w:val="clear" w:color="auto" w:fill="auto"/>
            <w:noWrap/>
            <w:vAlign w:val="center"/>
          </w:tcPr>
          <w:p w14:paraId="007E446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212º</w:t>
            </w:r>
          </w:p>
        </w:tc>
        <w:tc>
          <w:tcPr>
            <w:tcW w:w="1275" w:type="dxa"/>
            <w:tcBorders>
              <w:top w:val="nil"/>
              <w:left w:val="nil"/>
              <w:bottom w:val="single" w:sz="4" w:space="0" w:color="auto"/>
              <w:right w:val="single" w:sz="4" w:space="0" w:color="auto"/>
            </w:tcBorders>
            <w:shd w:val="clear" w:color="auto" w:fill="auto"/>
            <w:noWrap/>
            <w:vAlign w:val="center"/>
          </w:tcPr>
          <w:p w14:paraId="0713117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0,773</w:t>
            </w:r>
          </w:p>
        </w:tc>
      </w:tr>
      <w:tr w:rsidR="006E1626" w:rsidRPr="00D5163E" w14:paraId="61056F25" w14:textId="77777777" w:rsidTr="00D75194">
        <w:trPr>
          <w:trHeight w:val="550"/>
        </w:trPr>
        <w:tc>
          <w:tcPr>
            <w:tcW w:w="5098" w:type="dxa"/>
            <w:tcBorders>
              <w:top w:val="nil"/>
              <w:left w:val="single" w:sz="4" w:space="0" w:color="auto"/>
              <w:bottom w:val="single" w:sz="4" w:space="0" w:color="auto"/>
              <w:right w:val="single" w:sz="4" w:space="0" w:color="auto"/>
            </w:tcBorders>
            <w:shd w:val="clear" w:color="auto" w:fill="auto"/>
            <w:vAlign w:val="bottom"/>
          </w:tcPr>
          <w:p w14:paraId="7538D9AC"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['F. Nicolas Balbi, L. Agustin Gonzalez, M. Vieira de Sousa, C. Rodrigues do Nascimento,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210390C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208º</w:t>
            </w:r>
          </w:p>
        </w:tc>
        <w:tc>
          <w:tcPr>
            <w:tcW w:w="1275" w:type="dxa"/>
            <w:tcBorders>
              <w:top w:val="nil"/>
              <w:left w:val="nil"/>
              <w:bottom w:val="single" w:sz="4" w:space="0" w:color="auto"/>
              <w:right w:val="single" w:sz="4" w:space="0" w:color="auto"/>
            </w:tcBorders>
            <w:shd w:val="clear" w:color="auto" w:fill="auto"/>
            <w:noWrap/>
            <w:vAlign w:val="center"/>
          </w:tcPr>
          <w:p w14:paraId="20D64F01"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0,445</w:t>
            </w:r>
          </w:p>
        </w:tc>
        <w:tc>
          <w:tcPr>
            <w:tcW w:w="1560" w:type="dxa"/>
            <w:tcBorders>
              <w:top w:val="nil"/>
              <w:left w:val="nil"/>
              <w:bottom w:val="single" w:sz="4" w:space="0" w:color="auto"/>
              <w:right w:val="single" w:sz="4" w:space="0" w:color="auto"/>
            </w:tcBorders>
            <w:shd w:val="clear" w:color="auto" w:fill="auto"/>
            <w:noWrap/>
            <w:vAlign w:val="center"/>
          </w:tcPr>
          <w:p w14:paraId="58A1A6FD"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tcPr>
          <w:p w14:paraId="4C9018A4"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0,398</w:t>
            </w:r>
          </w:p>
        </w:tc>
        <w:tc>
          <w:tcPr>
            <w:tcW w:w="1560" w:type="dxa"/>
            <w:tcBorders>
              <w:top w:val="nil"/>
              <w:left w:val="nil"/>
              <w:bottom w:val="single" w:sz="4" w:space="0" w:color="auto"/>
              <w:right w:val="single" w:sz="4" w:space="0" w:color="auto"/>
            </w:tcBorders>
            <w:shd w:val="clear" w:color="auto" w:fill="auto"/>
            <w:noWrap/>
            <w:vAlign w:val="center"/>
          </w:tcPr>
          <w:p w14:paraId="4F0E388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221º</w:t>
            </w:r>
          </w:p>
        </w:tc>
        <w:tc>
          <w:tcPr>
            <w:tcW w:w="1275" w:type="dxa"/>
            <w:tcBorders>
              <w:top w:val="nil"/>
              <w:left w:val="nil"/>
              <w:bottom w:val="single" w:sz="4" w:space="0" w:color="auto"/>
              <w:right w:val="single" w:sz="4" w:space="0" w:color="auto"/>
            </w:tcBorders>
            <w:shd w:val="clear" w:color="auto" w:fill="auto"/>
            <w:noWrap/>
            <w:vAlign w:val="center"/>
          </w:tcPr>
          <w:p w14:paraId="6F9B4A90"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0,287</w:t>
            </w:r>
          </w:p>
        </w:tc>
        <w:tc>
          <w:tcPr>
            <w:tcW w:w="1560" w:type="dxa"/>
            <w:tcBorders>
              <w:top w:val="nil"/>
              <w:left w:val="nil"/>
              <w:bottom w:val="single" w:sz="4" w:space="0" w:color="auto"/>
              <w:right w:val="single" w:sz="4" w:space="0" w:color="auto"/>
            </w:tcBorders>
            <w:shd w:val="clear" w:color="auto" w:fill="auto"/>
            <w:noWrap/>
            <w:vAlign w:val="center"/>
          </w:tcPr>
          <w:p w14:paraId="33886701"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221º</w:t>
            </w:r>
          </w:p>
        </w:tc>
        <w:tc>
          <w:tcPr>
            <w:tcW w:w="1275" w:type="dxa"/>
            <w:tcBorders>
              <w:top w:val="nil"/>
              <w:left w:val="nil"/>
              <w:bottom w:val="single" w:sz="4" w:space="0" w:color="auto"/>
              <w:right w:val="single" w:sz="4" w:space="0" w:color="auto"/>
            </w:tcBorders>
            <w:shd w:val="clear" w:color="auto" w:fill="auto"/>
            <w:noWrap/>
            <w:vAlign w:val="center"/>
          </w:tcPr>
          <w:p w14:paraId="12E4726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0,749</w:t>
            </w:r>
          </w:p>
        </w:tc>
      </w:tr>
      <w:tr w:rsidR="006E1626" w:rsidRPr="00D5163E" w14:paraId="6B44D636" w14:textId="77777777" w:rsidTr="00D75194">
        <w:trPr>
          <w:trHeight w:val="557"/>
        </w:trPr>
        <w:tc>
          <w:tcPr>
            <w:tcW w:w="5098" w:type="dxa"/>
            <w:tcBorders>
              <w:top w:val="nil"/>
              <w:left w:val="single" w:sz="4" w:space="0" w:color="auto"/>
              <w:bottom w:val="single" w:sz="4" w:space="0" w:color="auto"/>
              <w:right w:val="single" w:sz="4" w:space="0" w:color="auto"/>
            </w:tcBorders>
            <w:shd w:val="clear" w:color="auto" w:fill="auto"/>
            <w:vAlign w:val="bottom"/>
          </w:tcPr>
          <w:p w14:paraId="2885D235"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L. Agustin Gonzalez, J. Luz dos Santos,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30DE0715"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10º</w:t>
            </w:r>
          </w:p>
        </w:tc>
        <w:tc>
          <w:tcPr>
            <w:tcW w:w="1275" w:type="dxa"/>
            <w:tcBorders>
              <w:top w:val="nil"/>
              <w:left w:val="nil"/>
              <w:bottom w:val="single" w:sz="4" w:space="0" w:color="auto"/>
              <w:right w:val="single" w:sz="4" w:space="0" w:color="auto"/>
            </w:tcBorders>
            <w:shd w:val="clear" w:color="auto" w:fill="auto"/>
            <w:noWrap/>
            <w:vAlign w:val="center"/>
          </w:tcPr>
          <w:p w14:paraId="50C28393"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0,537</w:t>
            </w:r>
          </w:p>
        </w:tc>
        <w:tc>
          <w:tcPr>
            <w:tcW w:w="1560" w:type="dxa"/>
            <w:tcBorders>
              <w:top w:val="nil"/>
              <w:left w:val="nil"/>
              <w:bottom w:val="single" w:sz="4" w:space="0" w:color="auto"/>
              <w:right w:val="single" w:sz="4" w:space="0" w:color="auto"/>
            </w:tcBorders>
            <w:shd w:val="clear" w:color="auto" w:fill="auto"/>
            <w:noWrap/>
            <w:vAlign w:val="center"/>
          </w:tcPr>
          <w:p w14:paraId="513E7B2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tcPr>
          <w:p w14:paraId="6507CF26"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0,373</w:t>
            </w:r>
          </w:p>
        </w:tc>
        <w:tc>
          <w:tcPr>
            <w:tcW w:w="1560" w:type="dxa"/>
            <w:tcBorders>
              <w:top w:val="nil"/>
              <w:left w:val="nil"/>
              <w:bottom w:val="single" w:sz="4" w:space="0" w:color="auto"/>
              <w:right w:val="single" w:sz="4" w:space="0" w:color="auto"/>
            </w:tcBorders>
            <w:shd w:val="clear" w:color="auto" w:fill="auto"/>
            <w:noWrap/>
            <w:vAlign w:val="center"/>
          </w:tcPr>
          <w:p w14:paraId="77A2DD4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47º</w:t>
            </w:r>
          </w:p>
        </w:tc>
        <w:tc>
          <w:tcPr>
            <w:tcW w:w="1275" w:type="dxa"/>
            <w:tcBorders>
              <w:top w:val="nil"/>
              <w:left w:val="nil"/>
              <w:bottom w:val="single" w:sz="4" w:space="0" w:color="auto"/>
              <w:right w:val="single" w:sz="4" w:space="0" w:color="auto"/>
            </w:tcBorders>
            <w:shd w:val="clear" w:color="auto" w:fill="auto"/>
            <w:noWrap/>
            <w:vAlign w:val="center"/>
          </w:tcPr>
          <w:p w14:paraId="3E103CB8"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0,498</w:t>
            </w:r>
          </w:p>
        </w:tc>
        <w:tc>
          <w:tcPr>
            <w:tcW w:w="1560" w:type="dxa"/>
            <w:tcBorders>
              <w:top w:val="nil"/>
              <w:left w:val="nil"/>
              <w:bottom w:val="single" w:sz="4" w:space="0" w:color="auto"/>
              <w:right w:val="single" w:sz="4" w:space="0" w:color="auto"/>
            </w:tcBorders>
            <w:shd w:val="clear" w:color="auto" w:fill="auto"/>
            <w:noWrap/>
            <w:vAlign w:val="center"/>
          </w:tcPr>
          <w:p w14:paraId="0FF63AC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209º</w:t>
            </w:r>
          </w:p>
        </w:tc>
        <w:tc>
          <w:tcPr>
            <w:tcW w:w="1275" w:type="dxa"/>
            <w:tcBorders>
              <w:top w:val="nil"/>
              <w:left w:val="nil"/>
              <w:bottom w:val="single" w:sz="4" w:space="0" w:color="auto"/>
              <w:right w:val="single" w:sz="4" w:space="0" w:color="auto"/>
            </w:tcBorders>
            <w:shd w:val="clear" w:color="auto" w:fill="auto"/>
            <w:noWrap/>
            <w:vAlign w:val="center"/>
          </w:tcPr>
          <w:p w14:paraId="7439DF9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0,779</w:t>
            </w:r>
          </w:p>
        </w:tc>
      </w:tr>
      <w:tr w:rsidR="006E1626" w:rsidRPr="00D5163E" w14:paraId="1BCB2382" w14:textId="77777777" w:rsidTr="00D75194">
        <w:trPr>
          <w:trHeight w:val="598"/>
        </w:trPr>
        <w:tc>
          <w:tcPr>
            <w:tcW w:w="5098" w:type="dxa"/>
            <w:tcBorders>
              <w:top w:val="nil"/>
              <w:left w:val="single" w:sz="4" w:space="0" w:color="auto"/>
              <w:bottom w:val="single" w:sz="4" w:space="0" w:color="auto"/>
              <w:right w:val="single" w:sz="4" w:space="0" w:color="auto"/>
            </w:tcBorders>
            <w:shd w:val="clear" w:color="auto" w:fill="auto"/>
            <w:vAlign w:val="bottom"/>
          </w:tcPr>
          <w:p w14:paraId="4ADAD4C5" w14:textId="77777777" w:rsidR="006E1626" w:rsidRPr="00D5163E" w:rsidRDefault="006E1626" w:rsidP="00D75194">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L. Agustin Gonzalez,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w:t>
            </w:r>
          </w:p>
        </w:tc>
        <w:tc>
          <w:tcPr>
            <w:tcW w:w="1560" w:type="dxa"/>
            <w:tcBorders>
              <w:top w:val="nil"/>
              <w:left w:val="nil"/>
              <w:bottom w:val="single" w:sz="4" w:space="0" w:color="auto"/>
              <w:right w:val="single" w:sz="4" w:space="0" w:color="auto"/>
            </w:tcBorders>
            <w:shd w:val="clear" w:color="auto" w:fill="auto"/>
            <w:noWrap/>
            <w:vAlign w:val="center"/>
          </w:tcPr>
          <w:p w14:paraId="48216CD9"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5º</w:t>
            </w:r>
          </w:p>
        </w:tc>
        <w:tc>
          <w:tcPr>
            <w:tcW w:w="1275" w:type="dxa"/>
            <w:tcBorders>
              <w:top w:val="nil"/>
              <w:left w:val="nil"/>
              <w:bottom w:val="single" w:sz="4" w:space="0" w:color="auto"/>
              <w:right w:val="single" w:sz="4" w:space="0" w:color="auto"/>
            </w:tcBorders>
            <w:shd w:val="clear" w:color="auto" w:fill="auto"/>
            <w:noWrap/>
            <w:vAlign w:val="center"/>
          </w:tcPr>
          <w:p w14:paraId="45598E28"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0,544</w:t>
            </w:r>
          </w:p>
        </w:tc>
        <w:tc>
          <w:tcPr>
            <w:tcW w:w="1560" w:type="dxa"/>
            <w:tcBorders>
              <w:top w:val="nil"/>
              <w:left w:val="nil"/>
              <w:bottom w:val="single" w:sz="4" w:space="0" w:color="auto"/>
              <w:right w:val="single" w:sz="4" w:space="0" w:color="auto"/>
            </w:tcBorders>
            <w:shd w:val="clear" w:color="auto" w:fill="auto"/>
            <w:noWrap/>
            <w:vAlign w:val="center"/>
          </w:tcPr>
          <w:p w14:paraId="17AF7FC2"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tcPr>
          <w:p w14:paraId="42C4E62E"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0,344</w:t>
            </w:r>
          </w:p>
        </w:tc>
        <w:tc>
          <w:tcPr>
            <w:tcW w:w="1560" w:type="dxa"/>
            <w:tcBorders>
              <w:top w:val="nil"/>
              <w:left w:val="nil"/>
              <w:bottom w:val="single" w:sz="4" w:space="0" w:color="auto"/>
              <w:right w:val="single" w:sz="4" w:space="0" w:color="auto"/>
            </w:tcBorders>
            <w:shd w:val="clear" w:color="auto" w:fill="auto"/>
            <w:noWrap/>
            <w:vAlign w:val="center"/>
          </w:tcPr>
          <w:p w14:paraId="16BF4F1A"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25º</w:t>
            </w:r>
          </w:p>
        </w:tc>
        <w:tc>
          <w:tcPr>
            <w:tcW w:w="1275" w:type="dxa"/>
            <w:tcBorders>
              <w:top w:val="nil"/>
              <w:left w:val="nil"/>
              <w:bottom w:val="single" w:sz="4" w:space="0" w:color="auto"/>
              <w:right w:val="single" w:sz="4" w:space="0" w:color="auto"/>
            </w:tcBorders>
            <w:shd w:val="clear" w:color="auto" w:fill="auto"/>
            <w:noWrap/>
            <w:vAlign w:val="center"/>
          </w:tcPr>
          <w:p w14:paraId="444A4A7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0,527</w:t>
            </w:r>
          </w:p>
        </w:tc>
        <w:tc>
          <w:tcPr>
            <w:tcW w:w="1560" w:type="dxa"/>
            <w:tcBorders>
              <w:top w:val="nil"/>
              <w:left w:val="nil"/>
              <w:bottom w:val="single" w:sz="4" w:space="0" w:color="auto"/>
              <w:right w:val="single" w:sz="4" w:space="0" w:color="auto"/>
            </w:tcBorders>
            <w:shd w:val="clear" w:color="auto" w:fill="auto"/>
            <w:noWrap/>
            <w:vAlign w:val="center"/>
          </w:tcPr>
          <w:p w14:paraId="7118D0DC"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208º</w:t>
            </w:r>
          </w:p>
        </w:tc>
        <w:tc>
          <w:tcPr>
            <w:tcW w:w="1275" w:type="dxa"/>
            <w:tcBorders>
              <w:top w:val="nil"/>
              <w:left w:val="nil"/>
              <w:bottom w:val="single" w:sz="4" w:space="0" w:color="auto"/>
              <w:right w:val="single" w:sz="4" w:space="0" w:color="auto"/>
            </w:tcBorders>
            <w:shd w:val="clear" w:color="auto" w:fill="auto"/>
            <w:noWrap/>
            <w:vAlign w:val="center"/>
          </w:tcPr>
          <w:p w14:paraId="6011893F" w14:textId="77777777" w:rsidR="006E1626" w:rsidRPr="00D5163E" w:rsidRDefault="006E1626" w:rsidP="00D75194">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0,780</w:t>
            </w:r>
          </w:p>
        </w:tc>
      </w:tr>
    </w:tbl>
    <w:p w14:paraId="08A33922" w14:textId="08B7D821" w:rsidR="00801CF9" w:rsidRPr="00D5163E" w:rsidRDefault="00801CF9" w:rsidP="00801CF9">
      <w:pPr>
        <w:pStyle w:val="Legenda"/>
        <w:keepNext/>
        <w:rPr>
          <w:rFonts w:ascii="Times New Roman" w:hAnsi="Times New Roman" w:cs="Times New Roman"/>
        </w:rPr>
      </w:pPr>
      <w:bookmarkStart w:id="92" w:name="_Ref172183272"/>
      <w:bookmarkStart w:id="93" w:name="_Toc174427678"/>
      <w:r w:rsidRPr="00D5163E">
        <w:rPr>
          <w:rFonts w:ascii="Times New Roman" w:hAnsi="Times New Roman" w:cs="Times New Roman"/>
          <w:i w:val="0"/>
          <w:iCs w:val="0"/>
          <w:color w:val="000000"/>
          <w:sz w:val="22"/>
          <w:szCs w:val="22"/>
          <w:highlight w:val="white"/>
        </w:rPr>
        <w:lastRenderedPageBreak/>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Pr="00D5163E">
        <w:rPr>
          <w:rFonts w:ascii="Times New Roman" w:hAnsi="Times New Roman" w:cs="Times New Roman"/>
          <w:i w:val="0"/>
          <w:iCs w:val="0"/>
          <w:color w:val="000000"/>
          <w:sz w:val="22"/>
          <w:szCs w:val="22"/>
          <w:highlight w:val="white"/>
        </w:rPr>
        <w:t>7</w:t>
      </w:r>
      <w:r w:rsidRPr="00D5163E">
        <w:rPr>
          <w:rFonts w:ascii="Times New Roman" w:hAnsi="Times New Roman" w:cs="Times New Roman"/>
          <w:i w:val="0"/>
          <w:iCs w:val="0"/>
          <w:color w:val="000000"/>
          <w:sz w:val="22"/>
          <w:szCs w:val="22"/>
          <w:highlight w:val="white"/>
        </w:rPr>
        <w:fldChar w:fldCharType="end"/>
      </w:r>
      <w:bookmarkEnd w:id="92"/>
      <w:r w:rsidRPr="00D5163E">
        <w:rPr>
          <w:rFonts w:ascii="Times New Roman" w:hAnsi="Times New Roman" w:cs="Times New Roman"/>
          <w:i w:val="0"/>
          <w:iCs w:val="0"/>
          <w:color w:val="000000"/>
          <w:sz w:val="22"/>
          <w:szCs w:val="22"/>
          <w:highlight w:val="white"/>
        </w:rPr>
        <w:t xml:space="preserve"> -Tabela do ordenamento dos cinco melhores quintetos a partir dos valores do ordenamento de </w:t>
      </w:r>
      <w:r w:rsidRPr="00D5163E">
        <w:rPr>
          <w:rFonts w:ascii="Times New Roman" w:hAnsi="Times New Roman" w:cs="Times New Roman"/>
          <w:i w:val="0"/>
          <w:iCs w:val="0"/>
          <w:color w:val="000000"/>
          <w:sz w:val="22"/>
          <w:szCs w:val="22"/>
        </w:rPr>
        <w:t xml:space="preserve">peso 1 para </w:t>
      </w:r>
      <w:r w:rsidR="00DB06F3" w:rsidRPr="00D5163E">
        <w:rPr>
          <w:rFonts w:ascii="Times New Roman" w:hAnsi="Times New Roman" w:cs="Times New Roman"/>
          <w:i w:val="0"/>
          <w:iCs w:val="0"/>
          <w:color w:val="000000"/>
          <w:sz w:val="22"/>
          <w:szCs w:val="22"/>
        </w:rPr>
        <w:t>Tendência (</w:t>
      </w:r>
      <w:proofErr w:type="spellStart"/>
      <w:r w:rsidR="00DB06F3" w:rsidRPr="00D5163E">
        <w:rPr>
          <w:rFonts w:ascii="Times New Roman" w:hAnsi="Times New Roman" w:cs="Times New Roman"/>
          <w:i w:val="0"/>
          <w:iCs w:val="0"/>
          <w:color w:val="000000"/>
          <w:sz w:val="22"/>
          <w:szCs w:val="22"/>
        </w:rPr>
        <w:t>tend</w:t>
      </w:r>
      <w:proofErr w:type="spellEnd"/>
      <w:r w:rsidR="00DB06F3"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da equipe do Flamengo e apresentando a classificação no ordenamento dos pesos iguais (</w:t>
      </w:r>
      <w:proofErr w:type="spellStart"/>
      <w:r w:rsidRPr="00D5163E">
        <w:rPr>
          <w:rFonts w:ascii="Times New Roman" w:hAnsi="Times New Roman" w:cs="Times New Roman"/>
          <w:i w:val="0"/>
          <w:iCs w:val="0"/>
          <w:color w:val="000000"/>
          <w:sz w:val="22"/>
          <w:szCs w:val="22"/>
        </w:rPr>
        <w:t>norm</w:t>
      </w:r>
      <w:proofErr w:type="spellEnd"/>
      <w:r w:rsidRPr="00D5163E">
        <w:rPr>
          <w:rFonts w:ascii="Times New Roman" w:hAnsi="Times New Roman" w:cs="Times New Roman"/>
          <w:i w:val="0"/>
          <w:iCs w:val="0"/>
          <w:color w:val="000000"/>
          <w:sz w:val="22"/>
          <w:szCs w:val="22"/>
        </w:rPr>
        <w:t xml:space="preserve">), </w:t>
      </w:r>
      <w:r w:rsidR="00DB06F3" w:rsidRPr="00D5163E">
        <w:rPr>
          <w:rFonts w:ascii="Times New Roman" w:hAnsi="Times New Roman" w:cs="Times New Roman"/>
          <w:i w:val="0"/>
          <w:iCs w:val="0"/>
          <w:color w:val="000000"/>
          <w:sz w:val="22"/>
          <w:szCs w:val="22"/>
        </w:rPr>
        <w:t>Média (</w:t>
      </w:r>
      <w:proofErr w:type="spellStart"/>
      <w:r w:rsidR="00DB06F3" w:rsidRPr="00D5163E">
        <w:rPr>
          <w:rFonts w:ascii="Times New Roman" w:hAnsi="Times New Roman" w:cs="Times New Roman"/>
          <w:i w:val="0"/>
          <w:iCs w:val="0"/>
          <w:color w:val="000000"/>
          <w:sz w:val="22"/>
          <w:szCs w:val="22"/>
        </w:rPr>
        <w:t>med</w:t>
      </w:r>
      <w:proofErr w:type="spellEnd"/>
      <w:r w:rsidR="00DB06F3"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e Coeficiente de Variação</w:t>
      </w:r>
      <w:r w:rsidR="00DB06F3" w:rsidRPr="00D5163E">
        <w:rPr>
          <w:rFonts w:ascii="Times New Roman" w:hAnsi="Times New Roman" w:cs="Times New Roman"/>
          <w:i w:val="0"/>
          <w:iCs w:val="0"/>
          <w:color w:val="000000"/>
          <w:sz w:val="22"/>
          <w:szCs w:val="22"/>
        </w:rPr>
        <w:t>.</w:t>
      </w:r>
      <w:bookmarkEnd w:id="93"/>
    </w:p>
    <w:tbl>
      <w:tblPr>
        <w:tblpPr w:leftFromText="141" w:rightFromText="141" w:vertAnchor="page" w:horzAnchor="margin" w:tblpXSpec="center" w:tblpY="2271"/>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287740" w:rsidRPr="00D5163E" w14:paraId="1B5F3A4D" w14:textId="77777777" w:rsidTr="002575B8">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738DA61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1C2A056B"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131EA8E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1A43316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1ECB7485"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7E41D0F4"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3DFA1B2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EF05A0B"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25BB3EA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287740" w:rsidRPr="00D5163E" w14:paraId="17EA9A89" w14:textId="77777777" w:rsidTr="002575B8">
        <w:trPr>
          <w:trHeight w:val="52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2F4C6734"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M. Vieira de Sousa, L. Demetrio,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211FF775"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1º</w:t>
            </w:r>
          </w:p>
        </w:tc>
        <w:tc>
          <w:tcPr>
            <w:tcW w:w="1275" w:type="dxa"/>
            <w:tcBorders>
              <w:top w:val="nil"/>
              <w:left w:val="nil"/>
              <w:bottom w:val="single" w:sz="4" w:space="0" w:color="auto"/>
              <w:right w:val="single" w:sz="4" w:space="0" w:color="auto"/>
            </w:tcBorders>
            <w:shd w:val="clear" w:color="auto" w:fill="auto"/>
            <w:noWrap/>
            <w:vAlign w:val="center"/>
            <w:hideMark/>
          </w:tcPr>
          <w:p w14:paraId="6264F48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0,593</w:t>
            </w:r>
          </w:p>
        </w:tc>
        <w:tc>
          <w:tcPr>
            <w:tcW w:w="1560" w:type="dxa"/>
            <w:tcBorders>
              <w:top w:val="nil"/>
              <w:left w:val="nil"/>
              <w:bottom w:val="single" w:sz="4" w:space="0" w:color="auto"/>
              <w:right w:val="single" w:sz="4" w:space="0" w:color="auto"/>
            </w:tcBorders>
            <w:shd w:val="clear" w:color="auto" w:fill="auto"/>
            <w:noWrap/>
            <w:vAlign w:val="center"/>
            <w:hideMark/>
          </w:tcPr>
          <w:p w14:paraId="5604F11F"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10º</w:t>
            </w:r>
          </w:p>
        </w:tc>
        <w:tc>
          <w:tcPr>
            <w:tcW w:w="1275" w:type="dxa"/>
            <w:tcBorders>
              <w:top w:val="nil"/>
              <w:left w:val="nil"/>
              <w:bottom w:val="single" w:sz="4" w:space="0" w:color="auto"/>
              <w:right w:val="single" w:sz="4" w:space="0" w:color="auto"/>
            </w:tcBorders>
            <w:shd w:val="clear" w:color="auto" w:fill="auto"/>
            <w:noWrap/>
            <w:vAlign w:val="center"/>
            <w:hideMark/>
          </w:tcPr>
          <w:p w14:paraId="16A3208F"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0,324</w:t>
            </w:r>
          </w:p>
        </w:tc>
        <w:tc>
          <w:tcPr>
            <w:tcW w:w="1560" w:type="dxa"/>
            <w:tcBorders>
              <w:top w:val="nil"/>
              <w:left w:val="nil"/>
              <w:bottom w:val="single" w:sz="4" w:space="0" w:color="auto"/>
              <w:right w:val="single" w:sz="4" w:space="0" w:color="auto"/>
            </w:tcBorders>
            <w:shd w:val="clear" w:color="auto" w:fill="auto"/>
            <w:noWrap/>
            <w:vAlign w:val="center"/>
            <w:hideMark/>
          </w:tcPr>
          <w:p w14:paraId="0B24CFD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hideMark/>
          </w:tcPr>
          <w:p w14:paraId="1E452B7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0,679</w:t>
            </w:r>
          </w:p>
        </w:tc>
        <w:tc>
          <w:tcPr>
            <w:tcW w:w="1560" w:type="dxa"/>
            <w:tcBorders>
              <w:top w:val="nil"/>
              <w:left w:val="nil"/>
              <w:bottom w:val="single" w:sz="4" w:space="0" w:color="auto"/>
              <w:right w:val="single" w:sz="4" w:space="0" w:color="auto"/>
            </w:tcBorders>
            <w:shd w:val="clear" w:color="auto" w:fill="auto"/>
            <w:noWrap/>
            <w:vAlign w:val="center"/>
            <w:hideMark/>
          </w:tcPr>
          <w:p w14:paraId="5EA04F7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225º</w:t>
            </w:r>
          </w:p>
        </w:tc>
        <w:tc>
          <w:tcPr>
            <w:tcW w:w="1275" w:type="dxa"/>
            <w:tcBorders>
              <w:top w:val="nil"/>
              <w:left w:val="nil"/>
              <w:bottom w:val="single" w:sz="4" w:space="0" w:color="auto"/>
              <w:right w:val="single" w:sz="4" w:space="0" w:color="auto"/>
            </w:tcBorders>
            <w:shd w:val="clear" w:color="auto" w:fill="auto"/>
            <w:noWrap/>
            <w:vAlign w:val="center"/>
            <w:hideMark/>
          </w:tcPr>
          <w:p w14:paraId="471551A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0,726</w:t>
            </w:r>
          </w:p>
        </w:tc>
      </w:tr>
      <w:tr w:rsidR="00287740" w:rsidRPr="00D5163E" w14:paraId="62439F90" w14:textId="77777777" w:rsidTr="002575B8">
        <w:trPr>
          <w:trHeight w:val="542"/>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1E3740F4"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['Y. Mateus dos Santos, M. Vieira de Sousa, L. Demetrio, R. Ferreira de Sousa,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48C3998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12E65F9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0,571</w:t>
            </w:r>
          </w:p>
        </w:tc>
        <w:tc>
          <w:tcPr>
            <w:tcW w:w="1560" w:type="dxa"/>
            <w:tcBorders>
              <w:top w:val="nil"/>
              <w:left w:val="nil"/>
              <w:bottom w:val="single" w:sz="4" w:space="0" w:color="auto"/>
              <w:right w:val="single" w:sz="4" w:space="0" w:color="auto"/>
            </w:tcBorders>
            <w:shd w:val="clear" w:color="auto" w:fill="auto"/>
            <w:noWrap/>
            <w:vAlign w:val="center"/>
            <w:hideMark/>
          </w:tcPr>
          <w:p w14:paraId="2AEDBB2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47º</w:t>
            </w:r>
          </w:p>
        </w:tc>
        <w:tc>
          <w:tcPr>
            <w:tcW w:w="1275" w:type="dxa"/>
            <w:tcBorders>
              <w:top w:val="nil"/>
              <w:left w:val="nil"/>
              <w:bottom w:val="single" w:sz="4" w:space="0" w:color="auto"/>
              <w:right w:val="single" w:sz="4" w:space="0" w:color="auto"/>
            </w:tcBorders>
            <w:shd w:val="clear" w:color="auto" w:fill="auto"/>
            <w:noWrap/>
            <w:vAlign w:val="center"/>
            <w:hideMark/>
          </w:tcPr>
          <w:p w14:paraId="7D31DA2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0,172</w:t>
            </w:r>
          </w:p>
        </w:tc>
        <w:tc>
          <w:tcPr>
            <w:tcW w:w="1560" w:type="dxa"/>
            <w:tcBorders>
              <w:top w:val="nil"/>
              <w:left w:val="nil"/>
              <w:bottom w:val="single" w:sz="4" w:space="0" w:color="auto"/>
              <w:right w:val="single" w:sz="4" w:space="0" w:color="auto"/>
            </w:tcBorders>
            <w:shd w:val="clear" w:color="auto" w:fill="auto"/>
            <w:noWrap/>
            <w:vAlign w:val="center"/>
            <w:hideMark/>
          </w:tcPr>
          <w:p w14:paraId="7C8BD8B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1C060C1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0,635</w:t>
            </w:r>
          </w:p>
        </w:tc>
        <w:tc>
          <w:tcPr>
            <w:tcW w:w="1560" w:type="dxa"/>
            <w:tcBorders>
              <w:top w:val="nil"/>
              <w:left w:val="nil"/>
              <w:bottom w:val="single" w:sz="4" w:space="0" w:color="auto"/>
              <w:right w:val="single" w:sz="4" w:space="0" w:color="auto"/>
            </w:tcBorders>
            <w:shd w:val="clear" w:color="auto" w:fill="auto"/>
            <w:noWrap/>
            <w:vAlign w:val="center"/>
            <w:hideMark/>
          </w:tcPr>
          <w:p w14:paraId="2F0ADB4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183º</w:t>
            </w:r>
          </w:p>
        </w:tc>
        <w:tc>
          <w:tcPr>
            <w:tcW w:w="1275" w:type="dxa"/>
            <w:tcBorders>
              <w:top w:val="nil"/>
              <w:left w:val="nil"/>
              <w:bottom w:val="single" w:sz="4" w:space="0" w:color="auto"/>
              <w:right w:val="single" w:sz="4" w:space="0" w:color="auto"/>
            </w:tcBorders>
            <w:shd w:val="clear" w:color="auto" w:fill="auto"/>
            <w:noWrap/>
            <w:vAlign w:val="center"/>
            <w:hideMark/>
          </w:tcPr>
          <w:p w14:paraId="4E8BBFA3"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0,832</w:t>
            </w:r>
          </w:p>
        </w:tc>
      </w:tr>
      <w:tr w:rsidR="00287740" w:rsidRPr="00D5163E" w14:paraId="6F0AA7B7" w14:textId="77777777" w:rsidTr="002575B8">
        <w:trPr>
          <w:trHeight w:val="550"/>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574D3EDD"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['Y. Mateus dos Santos, M. Vieira de Sousa, R. Ferreira de Sousa,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49717F2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2º</w:t>
            </w:r>
          </w:p>
        </w:tc>
        <w:tc>
          <w:tcPr>
            <w:tcW w:w="1275" w:type="dxa"/>
            <w:tcBorders>
              <w:top w:val="nil"/>
              <w:left w:val="nil"/>
              <w:bottom w:val="single" w:sz="4" w:space="0" w:color="auto"/>
              <w:right w:val="single" w:sz="4" w:space="0" w:color="auto"/>
            </w:tcBorders>
            <w:shd w:val="clear" w:color="auto" w:fill="auto"/>
            <w:noWrap/>
            <w:vAlign w:val="center"/>
            <w:hideMark/>
          </w:tcPr>
          <w:p w14:paraId="2228A17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0,576</w:t>
            </w:r>
          </w:p>
        </w:tc>
        <w:tc>
          <w:tcPr>
            <w:tcW w:w="1560" w:type="dxa"/>
            <w:tcBorders>
              <w:top w:val="nil"/>
              <w:left w:val="nil"/>
              <w:bottom w:val="single" w:sz="4" w:space="0" w:color="auto"/>
              <w:right w:val="single" w:sz="4" w:space="0" w:color="auto"/>
            </w:tcBorders>
            <w:shd w:val="clear" w:color="auto" w:fill="auto"/>
            <w:noWrap/>
            <w:vAlign w:val="center"/>
            <w:hideMark/>
          </w:tcPr>
          <w:p w14:paraId="0BC7FE79"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26º</w:t>
            </w:r>
          </w:p>
        </w:tc>
        <w:tc>
          <w:tcPr>
            <w:tcW w:w="1275" w:type="dxa"/>
            <w:tcBorders>
              <w:top w:val="nil"/>
              <w:left w:val="nil"/>
              <w:bottom w:val="single" w:sz="4" w:space="0" w:color="auto"/>
              <w:right w:val="single" w:sz="4" w:space="0" w:color="auto"/>
            </w:tcBorders>
            <w:shd w:val="clear" w:color="auto" w:fill="auto"/>
            <w:noWrap/>
            <w:vAlign w:val="center"/>
            <w:hideMark/>
          </w:tcPr>
          <w:p w14:paraId="127A1511"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0,245</w:t>
            </w:r>
          </w:p>
        </w:tc>
        <w:tc>
          <w:tcPr>
            <w:tcW w:w="1560" w:type="dxa"/>
            <w:tcBorders>
              <w:top w:val="nil"/>
              <w:left w:val="nil"/>
              <w:bottom w:val="single" w:sz="4" w:space="0" w:color="auto"/>
              <w:right w:val="single" w:sz="4" w:space="0" w:color="auto"/>
            </w:tcBorders>
            <w:shd w:val="clear" w:color="auto" w:fill="auto"/>
            <w:noWrap/>
            <w:vAlign w:val="center"/>
            <w:hideMark/>
          </w:tcPr>
          <w:p w14:paraId="7086EDFC"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hideMark/>
          </w:tcPr>
          <w:p w14:paraId="0364E153"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0,634</w:t>
            </w:r>
          </w:p>
        </w:tc>
        <w:tc>
          <w:tcPr>
            <w:tcW w:w="1560" w:type="dxa"/>
            <w:tcBorders>
              <w:top w:val="nil"/>
              <w:left w:val="nil"/>
              <w:bottom w:val="single" w:sz="4" w:space="0" w:color="auto"/>
              <w:right w:val="single" w:sz="4" w:space="0" w:color="auto"/>
            </w:tcBorders>
            <w:shd w:val="clear" w:color="auto" w:fill="auto"/>
            <w:noWrap/>
            <w:vAlign w:val="center"/>
            <w:hideMark/>
          </w:tcPr>
          <w:p w14:paraId="5024DB8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191º</w:t>
            </w:r>
          </w:p>
        </w:tc>
        <w:tc>
          <w:tcPr>
            <w:tcW w:w="1275" w:type="dxa"/>
            <w:tcBorders>
              <w:top w:val="nil"/>
              <w:left w:val="nil"/>
              <w:bottom w:val="single" w:sz="4" w:space="0" w:color="auto"/>
              <w:right w:val="single" w:sz="4" w:space="0" w:color="auto"/>
            </w:tcBorders>
            <w:shd w:val="clear" w:color="auto" w:fill="auto"/>
            <w:noWrap/>
            <w:vAlign w:val="center"/>
            <w:hideMark/>
          </w:tcPr>
          <w:p w14:paraId="3106DAF5"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0,810</w:t>
            </w:r>
          </w:p>
        </w:tc>
      </w:tr>
      <w:tr w:rsidR="00287740" w:rsidRPr="00D5163E" w14:paraId="110AA41E" w14:textId="77777777" w:rsidTr="002575B8">
        <w:trPr>
          <w:trHeight w:val="557"/>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06D118F6"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 xml:space="preserve">['L. Agustin Gonzalez, M. Vieira de Sousa, L. Demetrio, R. </w:t>
            </w:r>
            <w:proofErr w:type="spellStart"/>
            <w:r w:rsidRPr="00D5163E">
              <w:rPr>
                <w:rFonts w:ascii="Times New Roman" w:hAnsi="Times New Roman" w:cs="Times New Roman"/>
                <w:color w:val="000000"/>
                <w:sz w:val="22"/>
                <w:szCs w:val="22"/>
              </w:rPr>
              <w:t>Hettsheimeir</w:t>
            </w:r>
            <w:proofErr w:type="spellEnd"/>
            <w:r w:rsidRPr="00D5163E">
              <w:rPr>
                <w:rFonts w:ascii="Times New Roman" w:hAnsi="Times New Roman" w:cs="Times New Roman"/>
                <w:color w:val="000000"/>
                <w:sz w:val="22"/>
                <w:szCs w:val="22"/>
              </w:rPr>
              <w:t>,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1EB7440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11º</w:t>
            </w:r>
          </w:p>
        </w:tc>
        <w:tc>
          <w:tcPr>
            <w:tcW w:w="1275" w:type="dxa"/>
            <w:tcBorders>
              <w:top w:val="nil"/>
              <w:left w:val="nil"/>
              <w:bottom w:val="single" w:sz="4" w:space="0" w:color="auto"/>
              <w:right w:val="single" w:sz="4" w:space="0" w:color="auto"/>
            </w:tcBorders>
            <w:shd w:val="clear" w:color="auto" w:fill="auto"/>
            <w:noWrap/>
            <w:vAlign w:val="center"/>
            <w:hideMark/>
          </w:tcPr>
          <w:p w14:paraId="77BA606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0,537</w:t>
            </w:r>
          </w:p>
        </w:tc>
        <w:tc>
          <w:tcPr>
            <w:tcW w:w="1560" w:type="dxa"/>
            <w:tcBorders>
              <w:top w:val="nil"/>
              <w:left w:val="nil"/>
              <w:bottom w:val="single" w:sz="4" w:space="0" w:color="auto"/>
              <w:right w:val="single" w:sz="4" w:space="0" w:color="auto"/>
            </w:tcBorders>
            <w:shd w:val="clear" w:color="auto" w:fill="auto"/>
            <w:noWrap/>
            <w:vAlign w:val="center"/>
            <w:hideMark/>
          </w:tcPr>
          <w:p w14:paraId="4411BD77"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82º</w:t>
            </w:r>
          </w:p>
        </w:tc>
        <w:tc>
          <w:tcPr>
            <w:tcW w:w="1275" w:type="dxa"/>
            <w:tcBorders>
              <w:top w:val="nil"/>
              <w:left w:val="nil"/>
              <w:bottom w:val="single" w:sz="4" w:space="0" w:color="auto"/>
              <w:right w:val="single" w:sz="4" w:space="0" w:color="auto"/>
            </w:tcBorders>
            <w:shd w:val="clear" w:color="auto" w:fill="auto"/>
            <w:noWrap/>
            <w:vAlign w:val="center"/>
            <w:hideMark/>
          </w:tcPr>
          <w:p w14:paraId="779E5AE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0,124</w:t>
            </w:r>
          </w:p>
        </w:tc>
        <w:tc>
          <w:tcPr>
            <w:tcW w:w="1560" w:type="dxa"/>
            <w:tcBorders>
              <w:top w:val="nil"/>
              <w:left w:val="nil"/>
              <w:bottom w:val="single" w:sz="4" w:space="0" w:color="auto"/>
              <w:right w:val="single" w:sz="4" w:space="0" w:color="auto"/>
            </w:tcBorders>
            <w:shd w:val="clear" w:color="auto" w:fill="auto"/>
            <w:noWrap/>
            <w:vAlign w:val="center"/>
            <w:hideMark/>
          </w:tcPr>
          <w:p w14:paraId="1112B74D"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hideMark/>
          </w:tcPr>
          <w:p w14:paraId="160EB4DB"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0,580</w:t>
            </w:r>
          </w:p>
        </w:tc>
        <w:tc>
          <w:tcPr>
            <w:tcW w:w="1560" w:type="dxa"/>
            <w:tcBorders>
              <w:top w:val="nil"/>
              <w:left w:val="nil"/>
              <w:bottom w:val="single" w:sz="4" w:space="0" w:color="auto"/>
              <w:right w:val="single" w:sz="4" w:space="0" w:color="auto"/>
            </w:tcBorders>
            <w:shd w:val="clear" w:color="auto" w:fill="auto"/>
            <w:noWrap/>
            <w:vAlign w:val="center"/>
            <w:hideMark/>
          </w:tcPr>
          <w:p w14:paraId="4D3CEBA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173º</w:t>
            </w:r>
          </w:p>
        </w:tc>
        <w:tc>
          <w:tcPr>
            <w:tcW w:w="1275" w:type="dxa"/>
            <w:tcBorders>
              <w:top w:val="nil"/>
              <w:left w:val="nil"/>
              <w:bottom w:val="single" w:sz="4" w:space="0" w:color="auto"/>
              <w:right w:val="single" w:sz="4" w:space="0" w:color="auto"/>
            </w:tcBorders>
            <w:shd w:val="clear" w:color="auto" w:fill="auto"/>
            <w:noWrap/>
            <w:vAlign w:val="center"/>
            <w:hideMark/>
          </w:tcPr>
          <w:p w14:paraId="35296B6A"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0,840</w:t>
            </w:r>
          </w:p>
        </w:tc>
      </w:tr>
      <w:tr w:rsidR="00287740" w:rsidRPr="00D5163E" w14:paraId="31C22B0F" w14:textId="77777777" w:rsidTr="002575B8">
        <w:trPr>
          <w:trHeight w:val="566"/>
        </w:trPr>
        <w:tc>
          <w:tcPr>
            <w:tcW w:w="5098" w:type="dxa"/>
            <w:tcBorders>
              <w:top w:val="nil"/>
              <w:left w:val="single" w:sz="4" w:space="0" w:color="auto"/>
              <w:bottom w:val="single" w:sz="4" w:space="0" w:color="auto"/>
              <w:right w:val="single" w:sz="4" w:space="0" w:color="auto"/>
            </w:tcBorders>
            <w:shd w:val="clear" w:color="auto" w:fill="auto"/>
            <w:vAlign w:val="bottom"/>
            <w:hideMark/>
          </w:tcPr>
          <w:p w14:paraId="6046C7DF" w14:textId="77777777" w:rsidR="00287740" w:rsidRPr="00D5163E" w:rsidRDefault="00287740"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['L. Agustin Gonzalez, J. Luz dos Santos, L. Demetrio, R. Ferreira de Sousa, L. Martinez']</w:t>
            </w:r>
          </w:p>
        </w:tc>
        <w:tc>
          <w:tcPr>
            <w:tcW w:w="1560" w:type="dxa"/>
            <w:tcBorders>
              <w:top w:val="nil"/>
              <w:left w:val="nil"/>
              <w:bottom w:val="single" w:sz="4" w:space="0" w:color="auto"/>
              <w:right w:val="single" w:sz="4" w:space="0" w:color="auto"/>
            </w:tcBorders>
            <w:shd w:val="clear" w:color="auto" w:fill="auto"/>
            <w:noWrap/>
            <w:vAlign w:val="center"/>
            <w:hideMark/>
          </w:tcPr>
          <w:p w14:paraId="166E9FF7"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9º</w:t>
            </w:r>
          </w:p>
        </w:tc>
        <w:tc>
          <w:tcPr>
            <w:tcW w:w="1275" w:type="dxa"/>
            <w:tcBorders>
              <w:top w:val="nil"/>
              <w:left w:val="nil"/>
              <w:bottom w:val="single" w:sz="4" w:space="0" w:color="auto"/>
              <w:right w:val="single" w:sz="4" w:space="0" w:color="auto"/>
            </w:tcBorders>
            <w:shd w:val="clear" w:color="auto" w:fill="auto"/>
            <w:noWrap/>
            <w:vAlign w:val="center"/>
            <w:hideMark/>
          </w:tcPr>
          <w:p w14:paraId="2CFB7410"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0,538</w:t>
            </w:r>
          </w:p>
        </w:tc>
        <w:tc>
          <w:tcPr>
            <w:tcW w:w="1560" w:type="dxa"/>
            <w:tcBorders>
              <w:top w:val="nil"/>
              <w:left w:val="nil"/>
              <w:bottom w:val="single" w:sz="4" w:space="0" w:color="auto"/>
              <w:right w:val="single" w:sz="4" w:space="0" w:color="auto"/>
            </w:tcBorders>
            <w:shd w:val="clear" w:color="auto" w:fill="auto"/>
            <w:noWrap/>
            <w:vAlign w:val="center"/>
            <w:hideMark/>
          </w:tcPr>
          <w:p w14:paraId="45A05F88"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73º</w:t>
            </w:r>
          </w:p>
        </w:tc>
        <w:tc>
          <w:tcPr>
            <w:tcW w:w="1275" w:type="dxa"/>
            <w:tcBorders>
              <w:top w:val="nil"/>
              <w:left w:val="nil"/>
              <w:bottom w:val="single" w:sz="4" w:space="0" w:color="auto"/>
              <w:right w:val="single" w:sz="4" w:space="0" w:color="auto"/>
            </w:tcBorders>
            <w:shd w:val="clear" w:color="auto" w:fill="auto"/>
            <w:noWrap/>
            <w:vAlign w:val="center"/>
            <w:hideMark/>
          </w:tcPr>
          <w:p w14:paraId="347DB674"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0,134</w:t>
            </w:r>
          </w:p>
        </w:tc>
        <w:tc>
          <w:tcPr>
            <w:tcW w:w="1560" w:type="dxa"/>
            <w:tcBorders>
              <w:top w:val="nil"/>
              <w:left w:val="nil"/>
              <w:bottom w:val="single" w:sz="4" w:space="0" w:color="auto"/>
              <w:right w:val="single" w:sz="4" w:space="0" w:color="auto"/>
            </w:tcBorders>
            <w:shd w:val="clear" w:color="auto" w:fill="auto"/>
            <w:noWrap/>
            <w:vAlign w:val="center"/>
            <w:hideMark/>
          </w:tcPr>
          <w:p w14:paraId="55CD5602"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hideMark/>
          </w:tcPr>
          <w:p w14:paraId="41696AB6"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0,574</w:t>
            </w:r>
          </w:p>
        </w:tc>
        <w:tc>
          <w:tcPr>
            <w:tcW w:w="1560" w:type="dxa"/>
            <w:tcBorders>
              <w:top w:val="nil"/>
              <w:left w:val="nil"/>
              <w:bottom w:val="single" w:sz="4" w:space="0" w:color="auto"/>
              <w:right w:val="single" w:sz="4" w:space="0" w:color="auto"/>
            </w:tcBorders>
            <w:shd w:val="clear" w:color="auto" w:fill="auto"/>
            <w:noWrap/>
            <w:vAlign w:val="center"/>
            <w:hideMark/>
          </w:tcPr>
          <w:p w14:paraId="042F95BF"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157º</w:t>
            </w:r>
          </w:p>
        </w:tc>
        <w:tc>
          <w:tcPr>
            <w:tcW w:w="1275" w:type="dxa"/>
            <w:tcBorders>
              <w:top w:val="nil"/>
              <w:left w:val="nil"/>
              <w:bottom w:val="single" w:sz="4" w:space="0" w:color="auto"/>
              <w:right w:val="single" w:sz="4" w:space="0" w:color="auto"/>
            </w:tcBorders>
            <w:shd w:val="clear" w:color="auto" w:fill="auto"/>
            <w:noWrap/>
            <w:vAlign w:val="center"/>
            <w:hideMark/>
          </w:tcPr>
          <w:p w14:paraId="30907AC2" w14:textId="77777777" w:rsidR="00287740" w:rsidRPr="00D5163E" w:rsidRDefault="00287740"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0,858</w:t>
            </w:r>
          </w:p>
        </w:tc>
      </w:tr>
    </w:tbl>
    <w:p w14:paraId="5BC59B2D" w14:textId="366A1D99" w:rsidR="00801CF9" w:rsidRPr="00D5163E" w:rsidRDefault="00801CF9" w:rsidP="00801CF9">
      <w:pPr>
        <w:pStyle w:val="Legenda"/>
        <w:keepNext/>
        <w:rPr>
          <w:rFonts w:ascii="Times New Roman" w:hAnsi="Times New Roman" w:cs="Times New Roman"/>
        </w:rPr>
      </w:pPr>
      <w:bookmarkStart w:id="94" w:name="_Ref172183263"/>
      <w:bookmarkStart w:id="95" w:name="_Toc174427679"/>
      <w:r w:rsidRPr="00D5163E">
        <w:rPr>
          <w:rFonts w:ascii="Times New Roman" w:hAnsi="Times New Roman" w:cs="Times New Roman"/>
          <w:i w:val="0"/>
          <w:iCs w:val="0"/>
          <w:color w:val="000000"/>
          <w:sz w:val="22"/>
          <w:szCs w:val="22"/>
          <w:highlight w:val="white"/>
        </w:rPr>
        <w:t xml:space="preserve">Tabela </w:t>
      </w:r>
      <w:r w:rsidRPr="00D5163E">
        <w:rPr>
          <w:rFonts w:ascii="Times New Roman" w:hAnsi="Times New Roman" w:cs="Times New Roman"/>
          <w:i w:val="0"/>
          <w:iCs w:val="0"/>
          <w:color w:val="000000"/>
          <w:sz w:val="22"/>
          <w:szCs w:val="22"/>
          <w:highlight w:val="white"/>
        </w:rPr>
        <w:fldChar w:fldCharType="begin"/>
      </w:r>
      <w:r w:rsidRPr="00D5163E">
        <w:rPr>
          <w:rFonts w:ascii="Times New Roman" w:hAnsi="Times New Roman" w:cs="Times New Roman"/>
          <w:i w:val="0"/>
          <w:iCs w:val="0"/>
          <w:color w:val="000000"/>
          <w:sz w:val="22"/>
          <w:szCs w:val="22"/>
          <w:highlight w:val="white"/>
        </w:rPr>
        <w:instrText xml:space="preserve"> SEQ Tabela \* ARABIC </w:instrText>
      </w:r>
      <w:r w:rsidRPr="00D5163E">
        <w:rPr>
          <w:rFonts w:ascii="Times New Roman" w:hAnsi="Times New Roman" w:cs="Times New Roman"/>
          <w:i w:val="0"/>
          <w:iCs w:val="0"/>
          <w:color w:val="000000"/>
          <w:sz w:val="22"/>
          <w:szCs w:val="22"/>
          <w:highlight w:val="white"/>
        </w:rPr>
        <w:fldChar w:fldCharType="separate"/>
      </w:r>
      <w:r w:rsidRPr="00D5163E">
        <w:rPr>
          <w:rFonts w:ascii="Times New Roman" w:hAnsi="Times New Roman" w:cs="Times New Roman"/>
          <w:i w:val="0"/>
          <w:iCs w:val="0"/>
          <w:color w:val="000000"/>
          <w:sz w:val="22"/>
          <w:szCs w:val="22"/>
          <w:highlight w:val="white"/>
        </w:rPr>
        <w:t>8</w:t>
      </w:r>
      <w:r w:rsidRPr="00D5163E">
        <w:rPr>
          <w:rFonts w:ascii="Times New Roman" w:hAnsi="Times New Roman" w:cs="Times New Roman"/>
          <w:i w:val="0"/>
          <w:iCs w:val="0"/>
          <w:color w:val="000000"/>
          <w:sz w:val="22"/>
          <w:szCs w:val="22"/>
          <w:highlight w:val="white"/>
        </w:rPr>
        <w:fldChar w:fldCharType="end"/>
      </w:r>
      <w:bookmarkEnd w:id="94"/>
      <w:r w:rsidRPr="00D5163E">
        <w:rPr>
          <w:rFonts w:ascii="Times New Roman" w:hAnsi="Times New Roman" w:cs="Times New Roman"/>
          <w:i w:val="0"/>
          <w:iCs w:val="0"/>
          <w:color w:val="000000"/>
          <w:sz w:val="22"/>
          <w:szCs w:val="22"/>
          <w:highlight w:val="white"/>
        </w:rPr>
        <w:t xml:space="preserve">- Tabela do ordenamento dos cinco melhores quintetos a partir dos valores do ordenamento de </w:t>
      </w:r>
      <w:r w:rsidRPr="00D5163E">
        <w:rPr>
          <w:rFonts w:ascii="Times New Roman" w:hAnsi="Times New Roman" w:cs="Times New Roman"/>
          <w:i w:val="0"/>
          <w:iCs w:val="0"/>
          <w:color w:val="000000"/>
          <w:sz w:val="22"/>
          <w:szCs w:val="22"/>
        </w:rPr>
        <w:t>peso 1 para Coeficiente de Variação (var) da equipe do Flamengo e apresentando a classificação no ordenamento dos pesos iguais (</w:t>
      </w:r>
      <w:proofErr w:type="spellStart"/>
      <w:r w:rsidRPr="00D5163E">
        <w:rPr>
          <w:rFonts w:ascii="Times New Roman" w:hAnsi="Times New Roman" w:cs="Times New Roman"/>
          <w:i w:val="0"/>
          <w:iCs w:val="0"/>
          <w:color w:val="000000"/>
          <w:sz w:val="22"/>
          <w:szCs w:val="22"/>
        </w:rPr>
        <w:t>norm</w:t>
      </w:r>
      <w:proofErr w:type="spellEnd"/>
      <w:r w:rsidRPr="00D5163E">
        <w:rPr>
          <w:rFonts w:ascii="Times New Roman" w:hAnsi="Times New Roman" w:cs="Times New Roman"/>
          <w:i w:val="0"/>
          <w:iCs w:val="0"/>
          <w:color w:val="000000"/>
          <w:sz w:val="22"/>
          <w:szCs w:val="22"/>
        </w:rPr>
        <w:t xml:space="preserve">), </w:t>
      </w:r>
      <w:r w:rsidR="00DB06F3" w:rsidRPr="00D5163E">
        <w:rPr>
          <w:rFonts w:ascii="Times New Roman" w:hAnsi="Times New Roman" w:cs="Times New Roman"/>
          <w:i w:val="0"/>
          <w:iCs w:val="0"/>
          <w:color w:val="000000"/>
          <w:sz w:val="22"/>
          <w:szCs w:val="22"/>
        </w:rPr>
        <w:t>Média (</w:t>
      </w:r>
      <w:proofErr w:type="spellStart"/>
      <w:r w:rsidR="00DB06F3" w:rsidRPr="00D5163E">
        <w:rPr>
          <w:rFonts w:ascii="Times New Roman" w:hAnsi="Times New Roman" w:cs="Times New Roman"/>
          <w:i w:val="0"/>
          <w:iCs w:val="0"/>
          <w:color w:val="000000"/>
          <w:sz w:val="22"/>
          <w:szCs w:val="22"/>
        </w:rPr>
        <w:t>med</w:t>
      </w:r>
      <w:proofErr w:type="spellEnd"/>
      <w:r w:rsidR="00DB06F3" w:rsidRPr="00D5163E">
        <w:rPr>
          <w:rFonts w:ascii="Times New Roman" w:hAnsi="Times New Roman" w:cs="Times New Roman"/>
          <w:i w:val="0"/>
          <w:iCs w:val="0"/>
          <w:color w:val="000000"/>
          <w:sz w:val="22"/>
          <w:szCs w:val="22"/>
        </w:rPr>
        <w:t xml:space="preserve">), </w:t>
      </w:r>
      <w:r w:rsidRPr="00D5163E">
        <w:rPr>
          <w:rFonts w:ascii="Times New Roman" w:hAnsi="Times New Roman" w:cs="Times New Roman"/>
          <w:i w:val="0"/>
          <w:iCs w:val="0"/>
          <w:color w:val="000000"/>
          <w:sz w:val="22"/>
          <w:szCs w:val="22"/>
        </w:rPr>
        <w:t>Tendência (</w:t>
      </w:r>
      <w:proofErr w:type="spellStart"/>
      <w:r w:rsidRPr="00D5163E">
        <w:rPr>
          <w:rFonts w:ascii="Times New Roman" w:hAnsi="Times New Roman" w:cs="Times New Roman"/>
          <w:i w:val="0"/>
          <w:iCs w:val="0"/>
          <w:color w:val="000000"/>
          <w:sz w:val="22"/>
          <w:szCs w:val="22"/>
        </w:rPr>
        <w:t>tend</w:t>
      </w:r>
      <w:proofErr w:type="spellEnd"/>
      <w:r w:rsidRPr="00D5163E">
        <w:rPr>
          <w:rFonts w:ascii="Times New Roman" w:hAnsi="Times New Roman" w:cs="Times New Roman"/>
          <w:i w:val="0"/>
          <w:iCs w:val="0"/>
          <w:color w:val="000000"/>
          <w:sz w:val="22"/>
          <w:szCs w:val="22"/>
        </w:rPr>
        <w:t>)</w:t>
      </w:r>
      <w:r w:rsidR="00DB06F3" w:rsidRPr="00D5163E">
        <w:rPr>
          <w:rFonts w:ascii="Times New Roman" w:hAnsi="Times New Roman" w:cs="Times New Roman"/>
          <w:i w:val="0"/>
          <w:iCs w:val="0"/>
          <w:color w:val="000000"/>
          <w:sz w:val="22"/>
          <w:szCs w:val="22"/>
        </w:rPr>
        <w:t>.</w:t>
      </w:r>
      <w:bookmarkEnd w:id="95"/>
    </w:p>
    <w:tbl>
      <w:tblPr>
        <w:tblpPr w:leftFromText="141" w:rightFromText="141" w:vertAnchor="page" w:horzAnchor="margin" w:tblpXSpec="center" w:tblpY="6336"/>
        <w:tblW w:w="16438" w:type="dxa"/>
        <w:tblLayout w:type="fixed"/>
        <w:tblCellMar>
          <w:left w:w="70" w:type="dxa"/>
          <w:right w:w="70" w:type="dxa"/>
        </w:tblCellMar>
        <w:tblLook w:val="04A0" w:firstRow="1" w:lastRow="0" w:firstColumn="1" w:lastColumn="0" w:noHBand="0" w:noVBand="1"/>
      </w:tblPr>
      <w:tblGrid>
        <w:gridCol w:w="5098"/>
        <w:gridCol w:w="1560"/>
        <w:gridCol w:w="1275"/>
        <w:gridCol w:w="1560"/>
        <w:gridCol w:w="1275"/>
        <w:gridCol w:w="1560"/>
        <w:gridCol w:w="1275"/>
        <w:gridCol w:w="1560"/>
        <w:gridCol w:w="1275"/>
      </w:tblGrid>
      <w:tr w:rsidR="00801CF9" w:rsidRPr="00D5163E" w14:paraId="289A320D" w14:textId="77777777" w:rsidTr="002575B8">
        <w:trPr>
          <w:trHeight w:val="595"/>
        </w:trPr>
        <w:tc>
          <w:tcPr>
            <w:tcW w:w="5098" w:type="dxa"/>
            <w:tcBorders>
              <w:top w:val="single" w:sz="4" w:space="0" w:color="auto"/>
              <w:left w:val="single" w:sz="4" w:space="0" w:color="auto"/>
              <w:bottom w:val="single" w:sz="4" w:space="0" w:color="auto"/>
              <w:right w:val="single" w:sz="4" w:space="0" w:color="auto"/>
            </w:tcBorders>
            <w:shd w:val="clear" w:color="auto" w:fill="auto"/>
            <w:hideMark/>
          </w:tcPr>
          <w:p w14:paraId="1AC2969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Quinteto_Flamengo</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618341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Ordenamento_norm</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59940FC7"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Pontuação_norm</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202E3DEE"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Ordenamento_med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290A97DF"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Pontuação_med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167119A2"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Ordenamento_tend</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BF12A9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Pontuação_tend</w:t>
            </w:r>
            <w:proofErr w:type="spellEnd"/>
          </w:p>
        </w:tc>
        <w:tc>
          <w:tcPr>
            <w:tcW w:w="1560" w:type="dxa"/>
            <w:tcBorders>
              <w:top w:val="single" w:sz="4" w:space="0" w:color="auto"/>
              <w:left w:val="nil"/>
              <w:bottom w:val="single" w:sz="4" w:space="0" w:color="auto"/>
              <w:right w:val="single" w:sz="4" w:space="0" w:color="auto"/>
            </w:tcBorders>
            <w:shd w:val="clear" w:color="auto" w:fill="auto"/>
            <w:hideMark/>
          </w:tcPr>
          <w:p w14:paraId="3DFC2C1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Ordenamento_var</w:t>
            </w:r>
            <w:proofErr w:type="spellEnd"/>
          </w:p>
        </w:tc>
        <w:tc>
          <w:tcPr>
            <w:tcW w:w="1275" w:type="dxa"/>
            <w:tcBorders>
              <w:top w:val="single" w:sz="4" w:space="0" w:color="auto"/>
              <w:left w:val="nil"/>
              <w:bottom w:val="single" w:sz="4" w:space="0" w:color="auto"/>
              <w:right w:val="single" w:sz="4" w:space="0" w:color="auto"/>
            </w:tcBorders>
            <w:shd w:val="clear" w:color="auto" w:fill="auto"/>
            <w:hideMark/>
          </w:tcPr>
          <w:p w14:paraId="0E352A08"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b/>
                <w:bCs/>
                <w:sz w:val="22"/>
                <w:szCs w:val="22"/>
                <w:lang w:eastAsia="ja-JP"/>
              </w:rPr>
            </w:pPr>
            <w:proofErr w:type="spellStart"/>
            <w:r w:rsidRPr="00D5163E">
              <w:rPr>
                <w:rFonts w:ascii="Times New Roman" w:eastAsia="Times New Roman" w:hAnsi="Times New Roman" w:cs="Times New Roman"/>
                <w:b/>
                <w:bCs/>
                <w:sz w:val="22"/>
                <w:szCs w:val="22"/>
                <w:lang w:eastAsia="ja-JP"/>
              </w:rPr>
              <w:t>Pontuação_var</w:t>
            </w:r>
            <w:proofErr w:type="spellEnd"/>
          </w:p>
        </w:tc>
      </w:tr>
      <w:tr w:rsidR="00801CF9" w:rsidRPr="00D5163E" w14:paraId="1624A4FE" w14:textId="77777777" w:rsidTr="002575B8">
        <w:trPr>
          <w:trHeight w:val="516"/>
        </w:trPr>
        <w:tc>
          <w:tcPr>
            <w:tcW w:w="5098" w:type="dxa"/>
            <w:tcBorders>
              <w:top w:val="nil"/>
              <w:left w:val="single" w:sz="4" w:space="0" w:color="auto"/>
              <w:bottom w:val="single" w:sz="4" w:space="0" w:color="auto"/>
              <w:right w:val="single" w:sz="4" w:space="0" w:color="auto"/>
            </w:tcBorders>
            <w:shd w:val="clear" w:color="auto" w:fill="auto"/>
            <w:vAlign w:val="bottom"/>
          </w:tcPr>
          <w:p w14:paraId="3E7ED897"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['J. Luz dos Santos, M. Vieira de Sousa, L. Demetrio, R. Ferreira de Sousa, L. Martinez']</w:t>
            </w:r>
          </w:p>
        </w:tc>
        <w:tc>
          <w:tcPr>
            <w:tcW w:w="1560" w:type="dxa"/>
            <w:tcBorders>
              <w:top w:val="nil"/>
              <w:left w:val="nil"/>
              <w:bottom w:val="single" w:sz="4" w:space="0" w:color="auto"/>
              <w:right w:val="single" w:sz="4" w:space="0" w:color="auto"/>
            </w:tcBorders>
            <w:shd w:val="clear" w:color="auto" w:fill="auto"/>
            <w:noWrap/>
            <w:vAlign w:val="center"/>
          </w:tcPr>
          <w:p w14:paraId="2347F7B7"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93º</w:t>
            </w:r>
          </w:p>
        </w:tc>
        <w:tc>
          <w:tcPr>
            <w:tcW w:w="1275" w:type="dxa"/>
            <w:tcBorders>
              <w:top w:val="nil"/>
              <w:left w:val="nil"/>
              <w:bottom w:val="single" w:sz="4" w:space="0" w:color="auto"/>
              <w:right w:val="single" w:sz="4" w:space="0" w:color="auto"/>
            </w:tcBorders>
            <w:shd w:val="clear" w:color="auto" w:fill="auto"/>
            <w:noWrap/>
            <w:vAlign w:val="center"/>
          </w:tcPr>
          <w:p w14:paraId="1AF6FFAC"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0,487</w:t>
            </w:r>
          </w:p>
        </w:tc>
        <w:tc>
          <w:tcPr>
            <w:tcW w:w="1560" w:type="dxa"/>
            <w:tcBorders>
              <w:top w:val="nil"/>
              <w:left w:val="nil"/>
              <w:bottom w:val="single" w:sz="4" w:space="0" w:color="auto"/>
              <w:right w:val="single" w:sz="4" w:space="0" w:color="auto"/>
            </w:tcBorders>
            <w:shd w:val="clear" w:color="auto" w:fill="auto"/>
            <w:noWrap/>
            <w:vAlign w:val="center"/>
          </w:tcPr>
          <w:p w14:paraId="10BB3B4F"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218º</w:t>
            </w:r>
          </w:p>
        </w:tc>
        <w:tc>
          <w:tcPr>
            <w:tcW w:w="1275" w:type="dxa"/>
            <w:tcBorders>
              <w:top w:val="nil"/>
              <w:left w:val="nil"/>
              <w:bottom w:val="single" w:sz="4" w:space="0" w:color="auto"/>
              <w:right w:val="single" w:sz="4" w:space="0" w:color="auto"/>
            </w:tcBorders>
            <w:shd w:val="clear" w:color="auto" w:fill="auto"/>
            <w:noWrap/>
            <w:vAlign w:val="center"/>
          </w:tcPr>
          <w:p w14:paraId="79DF06A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0,009</w:t>
            </w:r>
          </w:p>
        </w:tc>
        <w:tc>
          <w:tcPr>
            <w:tcW w:w="1560" w:type="dxa"/>
            <w:tcBorders>
              <w:top w:val="nil"/>
              <w:left w:val="nil"/>
              <w:bottom w:val="single" w:sz="4" w:space="0" w:color="auto"/>
              <w:right w:val="single" w:sz="4" w:space="0" w:color="auto"/>
            </w:tcBorders>
            <w:shd w:val="clear" w:color="auto" w:fill="auto"/>
            <w:noWrap/>
            <w:vAlign w:val="center"/>
          </w:tcPr>
          <w:p w14:paraId="7C0F6DB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100º</w:t>
            </w:r>
          </w:p>
        </w:tc>
        <w:tc>
          <w:tcPr>
            <w:tcW w:w="1275" w:type="dxa"/>
            <w:tcBorders>
              <w:top w:val="nil"/>
              <w:left w:val="nil"/>
              <w:bottom w:val="single" w:sz="4" w:space="0" w:color="auto"/>
              <w:right w:val="single" w:sz="4" w:space="0" w:color="auto"/>
            </w:tcBorders>
            <w:shd w:val="clear" w:color="auto" w:fill="auto"/>
            <w:noWrap/>
            <w:vAlign w:val="center"/>
          </w:tcPr>
          <w:p w14:paraId="76F1DEAC"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0,445</w:t>
            </w:r>
          </w:p>
        </w:tc>
        <w:tc>
          <w:tcPr>
            <w:tcW w:w="1560" w:type="dxa"/>
            <w:tcBorders>
              <w:top w:val="nil"/>
              <w:left w:val="nil"/>
              <w:bottom w:val="single" w:sz="4" w:space="0" w:color="auto"/>
              <w:right w:val="single" w:sz="4" w:space="0" w:color="auto"/>
            </w:tcBorders>
            <w:shd w:val="clear" w:color="auto" w:fill="auto"/>
            <w:noWrap/>
            <w:vAlign w:val="center"/>
          </w:tcPr>
          <w:p w14:paraId="37F865C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1º</w:t>
            </w:r>
          </w:p>
        </w:tc>
        <w:tc>
          <w:tcPr>
            <w:tcW w:w="1275" w:type="dxa"/>
            <w:tcBorders>
              <w:top w:val="nil"/>
              <w:left w:val="nil"/>
              <w:bottom w:val="single" w:sz="4" w:space="0" w:color="auto"/>
              <w:right w:val="single" w:sz="4" w:space="0" w:color="auto"/>
            </w:tcBorders>
            <w:shd w:val="clear" w:color="auto" w:fill="auto"/>
            <w:noWrap/>
            <w:vAlign w:val="center"/>
          </w:tcPr>
          <w:p w14:paraId="4F65F99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0,992</w:t>
            </w:r>
          </w:p>
        </w:tc>
      </w:tr>
      <w:tr w:rsidR="00801CF9" w:rsidRPr="00D5163E" w14:paraId="6605EDB8" w14:textId="77777777" w:rsidTr="002575B8">
        <w:trPr>
          <w:trHeight w:val="540"/>
        </w:trPr>
        <w:tc>
          <w:tcPr>
            <w:tcW w:w="5098" w:type="dxa"/>
            <w:tcBorders>
              <w:top w:val="nil"/>
              <w:left w:val="single" w:sz="4" w:space="0" w:color="auto"/>
              <w:bottom w:val="single" w:sz="4" w:space="0" w:color="auto"/>
              <w:right w:val="single" w:sz="4" w:space="0" w:color="auto"/>
            </w:tcBorders>
            <w:shd w:val="clear" w:color="auto" w:fill="auto"/>
            <w:vAlign w:val="bottom"/>
          </w:tcPr>
          <w:p w14:paraId="16DA7247"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['F. Nicolas Balbi, J. Luz dos Santos, C. Rodrigues do Nascimento, L. Demetrio, L. Martinez']</w:t>
            </w:r>
          </w:p>
        </w:tc>
        <w:tc>
          <w:tcPr>
            <w:tcW w:w="1560" w:type="dxa"/>
            <w:tcBorders>
              <w:top w:val="nil"/>
              <w:left w:val="nil"/>
              <w:bottom w:val="single" w:sz="4" w:space="0" w:color="auto"/>
              <w:right w:val="single" w:sz="4" w:space="0" w:color="auto"/>
            </w:tcBorders>
            <w:shd w:val="clear" w:color="auto" w:fill="auto"/>
            <w:noWrap/>
            <w:vAlign w:val="center"/>
          </w:tcPr>
          <w:p w14:paraId="555EC4A4"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92º</w:t>
            </w:r>
          </w:p>
        </w:tc>
        <w:tc>
          <w:tcPr>
            <w:tcW w:w="1275" w:type="dxa"/>
            <w:tcBorders>
              <w:top w:val="nil"/>
              <w:left w:val="nil"/>
              <w:bottom w:val="single" w:sz="4" w:space="0" w:color="auto"/>
              <w:right w:val="single" w:sz="4" w:space="0" w:color="auto"/>
            </w:tcBorders>
            <w:shd w:val="clear" w:color="auto" w:fill="auto"/>
            <w:noWrap/>
            <w:vAlign w:val="center"/>
          </w:tcPr>
          <w:p w14:paraId="2FAA9FE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0,487</w:t>
            </w:r>
          </w:p>
        </w:tc>
        <w:tc>
          <w:tcPr>
            <w:tcW w:w="1560" w:type="dxa"/>
            <w:tcBorders>
              <w:top w:val="nil"/>
              <w:left w:val="nil"/>
              <w:bottom w:val="single" w:sz="4" w:space="0" w:color="auto"/>
              <w:right w:val="single" w:sz="4" w:space="0" w:color="auto"/>
            </w:tcBorders>
            <w:shd w:val="clear" w:color="auto" w:fill="auto"/>
            <w:noWrap/>
            <w:vAlign w:val="center"/>
          </w:tcPr>
          <w:p w14:paraId="3FC5DA21"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219º</w:t>
            </w:r>
          </w:p>
        </w:tc>
        <w:tc>
          <w:tcPr>
            <w:tcW w:w="1275" w:type="dxa"/>
            <w:tcBorders>
              <w:top w:val="nil"/>
              <w:left w:val="nil"/>
              <w:bottom w:val="single" w:sz="4" w:space="0" w:color="auto"/>
              <w:right w:val="single" w:sz="4" w:space="0" w:color="auto"/>
            </w:tcBorders>
            <w:shd w:val="clear" w:color="auto" w:fill="auto"/>
            <w:noWrap/>
            <w:vAlign w:val="center"/>
          </w:tcPr>
          <w:p w14:paraId="244E0313"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0,009</w:t>
            </w:r>
          </w:p>
        </w:tc>
        <w:tc>
          <w:tcPr>
            <w:tcW w:w="1560" w:type="dxa"/>
            <w:tcBorders>
              <w:top w:val="nil"/>
              <w:left w:val="nil"/>
              <w:bottom w:val="single" w:sz="4" w:space="0" w:color="auto"/>
              <w:right w:val="single" w:sz="4" w:space="0" w:color="auto"/>
            </w:tcBorders>
            <w:shd w:val="clear" w:color="auto" w:fill="auto"/>
            <w:noWrap/>
            <w:vAlign w:val="center"/>
          </w:tcPr>
          <w:p w14:paraId="5FD8B6A2"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101º</w:t>
            </w:r>
          </w:p>
        </w:tc>
        <w:tc>
          <w:tcPr>
            <w:tcW w:w="1275" w:type="dxa"/>
            <w:tcBorders>
              <w:top w:val="nil"/>
              <w:left w:val="nil"/>
              <w:bottom w:val="single" w:sz="4" w:space="0" w:color="auto"/>
              <w:right w:val="single" w:sz="4" w:space="0" w:color="auto"/>
            </w:tcBorders>
            <w:shd w:val="clear" w:color="auto" w:fill="auto"/>
            <w:noWrap/>
            <w:vAlign w:val="center"/>
          </w:tcPr>
          <w:p w14:paraId="17E350A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0,445</w:t>
            </w:r>
          </w:p>
        </w:tc>
        <w:tc>
          <w:tcPr>
            <w:tcW w:w="1560" w:type="dxa"/>
            <w:tcBorders>
              <w:top w:val="nil"/>
              <w:left w:val="nil"/>
              <w:bottom w:val="single" w:sz="4" w:space="0" w:color="auto"/>
              <w:right w:val="single" w:sz="4" w:space="0" w:color="auto"/>
            </w:tcBorders>
            <w:shd w:val="clear" w:color="auto" w:fill="auto"/>
            <w:noWrap/>
            <w:vAlign w:val="center"/>
          </w:tcPr>
          <w:p w14:paraId="069ABEF0"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2º</w:t>
            </w:r>
          </w:p>
        </w:tc>
        <w:tc>
          <w:tcPr>
            <w:tcW w:w="1275" w:type="dxa"/>
            <w:tcBorders>
              <w:top w:val="nil"/>
              <w:left w:val="nil"/>
              <w:bottom w:val="single" w:sz="4" w:space="0" w:color="auto"/>
              <w:right w:val="single" w:sz="4" w:space="0" w:color="auto"/>
            </w:tcBorders>
            <w:shd w:val="clear" w:color="auto" w:fill="auto"/>
            <w:noWrap/>
            <w:vAlign w:val="center"/>
          </w:tcPr>
          <w:p w14:paraId="799BB89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0,992</w:t>
            </w:r>
          </w:p>
        </w:tc>
      </w:tr>
      <w:tr w:rsidR="00801CF9" w:rsidRPr="00D5163E" w14:paraId="68AE24C7" w14:textId="77777777" w:rsidTr="002575B8">
        <w:trPr>
          <w:trHeight w:val="565"/>
        </w:trPr>
        <w:tc>
          <w:tcPr>
            <w:tcW w:w="5098" w:type="dxa"/>
            <w:tcBorders>
              <w:top w:val="nil"/>
              <w:left w:val="single" w:sz="4" w:space="0" w:color="auto"/>
              <w:bottom w:val="single" w:sz="4" w:space="0" w:color="auto"/>
              <w:right w:val="single" w:sz="4" w:space="0" w:color="auto"/>
            </w:tcBorders>
            <w:shd w:val="clear" w:color="auto" w:fill="auto"/>
            <w:vAlign w:val="bottom"/>
          </w:tcPr>
          <w:p w14:paraId="0C7D9CC4"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['F. Nicolas Balbi, P. Barros, C. Rodrigues do Nascimento, L. Demetrio, R. Ferreira de Sousa']</w:t>
            </w:r>
          </w:p>
        </w:tc>
        <w:tc>
          <w:tcPr>
            <w:tcW w:w="1560" w:type="dxa"/>
            <w:tcBorders>
              <w:top w:val="nil"/>
              <w:left w:val="nil"/>
              <w:bottom w:val="single" w:sz="4" w:space="0" w:color="auto"/>
              <w:right w:val="single" w:sz="4" w:space="0" w:color="auto"/>
            </w:tcBorders>
            <w:shd w:val="clear" w:color="auto" w:fill="auto"/>
            <w:noWrap/>
            <w:vAlign w:val="center"/>
          </w:tcPr>
          <w:p w14:paraId="49F3B46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118º</w:t>
            </w:r>
          </w:p>
        </w:tc>
        <w:tc>
          <w:tcPr>
            <w:tcW w:w="1275" w:type="dxa"/>
            <w:tcBorders>
              <w:top w:val="nil"/>
              <w:left w:val="nil"/>
              <w:bottom w:val="single" w:sz="4" w:space="0" w:color="auto"/>
              <w:right w:val="single" w:sz="4" w:space="0" w:color="auto"/>
            </w:tcBorders>
            <w:shd w:val="clear" w:color="auto" w:fill="auto"/>
            <w:noWrap/>
            <w:vAlign w:val="center"/>
          </w:tcPr>
          <w:p w14:paraId="255D1C9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0,481</w:t>
            </w:r>
          </w:p>
        </w:tc>
        <w:tc>
          <w:tcPr>
            <w:tcW w:w="1560" w:type="dxa"/>
            <w:tcBorders>
              <w:top w:val="nil"/>
              <w:left w:val="nil"/>
              <w:bottom w:val="single" w:sz="4" w:space="0" w:color="auto"/>
              <w:right w:val="single" w:sz="4" w:space="0" w:color="auto"/>
            </w:tcBorders>
            <w:shd w:val="clear" w:color="auto" w:fill="auto"/>
            <w:noWrap/>
            <w:vAlign w:val="center"/>
          </w:tcPr>
          <w:p w14:paraId="001F0E7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222º</w:t>
            </w:r>
          </w:p>
        </w:tc>
        <w:tc>
          <w:tcPr>
            <w:tcW w:w="1275" w:type="dxa"/>
            <w:tcBorders>
              <w:top w:val="nil"/>
              <w:left w:val="nil"/>
              <w:bottom w:val="single" w:sz="4" w:space="0" w:color="auto"/>
              <w:right w:val="single" w:sz="4" w:space="0" w:color="auto"/>
            </w:tcBorders>
            <w:shd w:val="clear" w:color="auto" w:fill="auto"/>
            <w:noWrap/>
            <w:vAlign w:val="center"/>
          </w:tcPr>
          <w:p w14:paraId="427AF938"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0,004</w:t>
            </w:r>
          </w:p>
        </w:tc>
        <w:tc>
          <w:tcPr>
            <w:tcW w:w="1560" w:type="dxa"/>
            <w:tcBorders>
              <w:top w:val="nil"/>
              <w:left w:val="nil"/>
              <w:bottom w:val="single" w:sz="4" w:space="0" w:color="auto"/>
              <w:right w:val="single" w:sz="4" w:space="0" w:color="auto"/>
            </w:tcBorders>
            <w:shd w:val="clear" w:color="auto" w:fill="auto"/>
            <w:noWrap/>
            <w:vAlign w:val="center"/>
          </w:tcPr>
          <w:p w14:paraId="02B7BB3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119º</w:t>
            </w:r>
          </w:p>
        </w:tc>
        <w:tc>
          <w:tcPr>
            <w:tcW w:w="1275" w:type="dxa"/>
            <w:tcBorders>
              <w:top w:val="nil"/>
              <w:left w:val="nil"/>
              <w:bottom w:val="single" w:sz="4" w:space="0" w:color="auto"/>
              <w:right w:val="single" w:sz="4" w:space="0" w:color="auto"/>
            </w:tcBorders>
            <w:shd w:val="clear" w:color="auto" w:fill="auto"/>
            <w:noWrap/>
            <w:vAlign w:val="center"/>
          </w:tcPr>
          <w:p w14:paraId="5D95844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0,428</w:t>
            </w:r>
          </w:p>
        </w:tc>
        <w:tc>
          <w:tcPr>
            <w:tcW w:w="1560" w:type="dxa"/>
            <w:tcBorders>
              <w:top w:val="nil"/>
              <w:left w:val="nil"/>
              <w:bottom w:val="single" w:sz="4" w:space="0" w:color="auto"/>
              <w:right w:val="single" w:sz="4" w:space="0" w:color="auto"/>
            </w:tcBorders>
            <w:shd w:val="clear" w:color="auto" w:fill="auto"/>
            <w:noWrap/>
            <w:vAlign w:val="center"/>
          </w:tcPr>
          <w:p w14:paraId="4C011940"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3º</w:t>
            </w:r>
          </w:p>
        </w:tc>
        <w:tc>
          <w:tcPr>
            <w:tcW w:w="1275" w:type="dxa"/>
            <w:tcBorders>
              <w:top w:val="nil"/>
              <w:left w:val="nil"/>
              <w:bottom w:val="single" w:sz="4" w:space="0" w:color="auto"/>
              <w:right w:val="single" w:sz="4" w:space="0" w:color="auto"/>
            </w:tcBorders>
            <w:shd w:val="clear" w:color="auto" w:fill="auto"/>
            <w:noWrap/>
            <w:vAlign w:val="center"/>
          </w:tcPr>
          <w:p w14:paraId="61327B3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0,988</w:t>
            </w:r>
          </w:p>
        </w:tc>
      </w:tr>
      <w:tr w:rsidR="00801CF9" w:rsidRPr="00D5163E" w14:paraId="468B96C4" w14:textId="77777777" w:rsidTr="002575B8">
        <w:trPr>
          <w:trHeight w:val="540"/>
        </w:trPr>
        <w:tc>
          <w:tcPr>
            <w:tcW w:w="5098" w:type="dxa"/>
            <w:tcBorders>
              <w:top w:val="nil"/>
              <w:left w:val="single" w:sz="4" w:space="0" w:color="auto"/>
              <w:bottom w:val="single" w:sz="4" w:space="0" w:color="auto"/>
              <w:right w:val="single" w:sz="4" w:space="0" w:color="auto"/>
            </w:tcBorders>
            <w:shd w:val="clear" w:color="auto" w:fill="auto"/>
            <w:vAlign w:val="bottom"/>
          </w:tcPr>
          <w:p w14:paraId="7BC5D5C8"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['F. Nicolas Balbi, Y. Mateus dos Santos, R. de Souza Silva, L. Demetrio, R. Ferreira de Sousa']</w:t>
            </w:r>
          </w:p>
        </w:tc>
        <w:tc>
          <w:tcPr>
            <w:tcW w:w="1560" w:type="dxa"/>
            <w:tcBorders>
              <w:top w:val="nil"/>
              <w:left w:val="nil"/>
              <w:bottom w:val="single" w:sz="4" w:space="0" w:color="auto"/>
              <w:right w:val="single" w:sz="4" w:space="0" w:color="auto"/>
            </w:tcBorders>
            <w:shd w:val="clear" w:color="auto" w:fill="auto"/>
            <w:noWrap/>
            <w:vAlign w:val="center"/>
          </w:tcPr>
          <w:p w14:paraId="6FA764A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124º</w:t>
            </w:r>
          </w:p>
        </w:tc>
        <w:tc>
          <w:tcPr>
            <w:tcW w:w="1275" w:type="dxa"/>
            <w:tcBorders>
              <w:top w:val="nil"/>
              <w:left w:val="nil"/>
              <w:bottom w:val="single" w:sz="4" w:space="0" w:color="auto"/>
              <w:right w:val="single" w:sz="4" w:space="0" w:color="auto"/>
            </w:tcBorders>
            <w:shd w:val="clear" w:color="auto" w:fill="auto"/>
            <w:noWrap/>
            <w:vAlign w:val="center"/>
          </w:tcPr>
          <w:p w14:paraId="03CD0C0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0,479</w:t>
            </w:r>
          </w:p>
        </w:tc>
        <w:tc>
          <w:tcPr>
            <w:tcW w:w="1560" w:type="dxa"/>
            <w:tcBorders>
              <w:top w:val="nil"/>
              <w:left w:val="nil"/>
              <w:bottom w:val="single" w:sz="4" w:space="0" w:color="auto"/>
              <w:right w:val="single" w:sz="4" w:space="0" w:color="auto"/>
            </w:tcBorders>
            <w:shd w:val="clear" w:color="auto" w:fill="auto"/>
            <w:noWrap/>
            <w:vAlign w:val="center"/>
          </w:tcPr>
          <w:p w14:paraId="6C53F6CF"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225º</w:t>
            </w:r>
          </w:p>
        </w:tc>
        <w:tc>
          <w:tcPr>
            <w:tcW w:w="1275" w:type="dxa"/>
            <w:tcBorders>
              <w:top w:val="nil"/>
              <w:left w:val="nil"/>
              <w:bottom w:val="single" w:sz="4" w:space="0" w:color="auto"/>
              <w:right w:val="single" w:sz="4" w:space="0" w:color="auto"/>
            </w:tcBorders>
            <w:shd w:val="clear" w:color="auto" w:fill="auto"/>
            <w:noWrap/>
            <w:vAlign w:val="center"/>
          </w:tcPr>
          <w:p w14:paraId="6C3043DB"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0,003</w:t>
            </w:r>
          </w:p>
        </w:tc>
        <w:tc>
          <w:tcPr>
            <w:tcW w:w="1560" w:type="dxa"/>
            <w:tcBorders>
              <w:top w:val="nil"/>
              <w:left w:val="nil"/>
              <w:bottom w:val="single" w:sz="4" w:space="0" w:color="auto"/>
              <w:right w:val="single" w:sz="4" w:space="0" w:color="auto"/>
            </w:tcBorders>
            <w:shd w:val="clear" w:color="auto" w:fill="auto"/>
            <w:noWrap/>
            <w:vAlign w:val="center"/>
          </w:tcPr>
          <w:p w14:paraId="12A80EB0"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129º</w:t>
            </w:r>
          </w:p>
        </w:tc>
        <w:tc>
          <w:tcPr>
            <w:tcW w:w="1275" w:type="dxa"/>
            <w:tcBorders>
              <w:top w:val="nil"/>
              <w:left w:val="nil"/>
              <w:bottom w:val="single" w:sz="4" w:space="0" w:color="auto"/>
              <w:right w:val="single" w:sz="4" w:space="0" w:color="auto"/>
            </w:tcBorders>
            <w:shd w:val="clear" w:color="auto" w:fill="auto"/>
            <w:noWrap/>
            <w:vAlign w:val="center"/>
          </w:tcPr>
          <w:p w14:paraId="54483F97"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0,422</w:t>
            </w:r>
          </w:p>
        </w:tc>
        <w:tc>
          <w:tcPr>
            <w:tcW w:w="1560" w:type="dxa"/>
            <w:tcBorders>
              <w:top w:val="nil"/>
              <w:left w:val="nil"/>
              <w:bottom w:val="single" w:sz="4" w:space="0" w:color="auto"/>
              <w:right w:val="single" w:sz="4" w:space="0" w:color="auto"/>
            </w:tcBorders>
            <w:shd w:val="clear" w:color="auto" w:fill="auto"/>
            <w:noWrap/>
            <w:vAlign w:val="center"/>
          </w:tcPr>
          <w:p w14:paraId="72BC72E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4º</w:t>
            </w:r>
          </w:p>
        </w:tc>
        <w:tc>
          <w:tcPr>
            <w:tcW w:w="1275" w:type="dxa"/>
            <w:tcBorders>
              <w:top w:val="nil"/>
              <w:left w:val="nil"/>
              <w:bottom w:val="single" w:sz="4" w:space="0" w:color="auto"/>
              <w:right w:val="single" w:sz="4" w:space="0" w:color="auto"/>
            </w:tcBorders>
            <w:shd w:val="clear" w:color="auto" w:fill="auto"/>
            <w:noWrap/>
            <w:vAlign w:val="center"/>
          </w:tcPr>
          <w:p w14:paraId="4290C2BD"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0,988</w:t>
            </w:r>
          </w:p>
        </w:tc>
      </w:tr>
      <w:tr w:rsidR="00801CF9" w:rsidRPr="00D5163E" w14:paraId="59EC7EB6" w14:textId="77777777" w:rsidTr="002575B8">
        <w:trPr>
          <w:trHeight w:val="408"/>
        </w:trPr>
        <w:tc>
          <w:tcPr>
            <w:tcW w:w="5098" w:type="dxa"/>
            <w:tcBorders>
              <w:top w:val="nil"/>
              <w:left w:val="single" w:sz="4" w:space="0" w:color="auto"/>
              <w:bottom w:val="single" w:sz="4" w:space="0" w:color="auto"/>
              <w:right w:val="single" w:sz="4" w:space="0" w:color="auto"/>
            </w:tcBorders>
            <w:shd w:val="clear" w:color="auto" w:fill="auto"/>
            <w:vAlign w:val="bottom"/>
          </w:tcPr>
          <w:p w14:paraId="7423A954" w14:textId="77777777" w:rsidR="00801CF9" w:rsidRPr="00D5163E" w:rsidRDefault="00801CF9" w:rsidP="00801CF9">
            <w:pPr>
              <w:suppressAutoHyphens w:val="0"/>
              <w:spacing w:line="240" w:lineRule="auto"/>
              <w:ind w:firstLine="0"/>
              <w:jc w:val="left"/>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['F. Nicolas Balbi, Y. Mateus dos Santos, P. Barros, C. Rodrigues do Nascimento, L. Demetrio']</w:t>
            </w:r>
          </w:p>
        </w:tc>
        <w:tc>
          <w:tcPr>
            <w:tcW w:w="1560" w:type="dxa"/>
            <w:tcBorders>
              <w:top w:val="nil"/>
              <w:left w:val="nil"/>
              <w:bottom w:val="single" w:sz="4" w:space="0" w:color="auto"/>
              <w:right w:val="single" w:sz="4" w:space="0" w:color="auto"/>
            </w:tcBorders>
            <w:shd w:val="clear" w:color="auto" w:fill="auto"/>
            <w:noWrap/>
            <w:vAlign w:val="center"/>
          </w:tcPr>
          <w:p w14:paraId="1723EA56"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116º</w:t>
            </w:r>
          </w:p>
        </w:tc>
        <w:tc>
          <w:tcPr>
            <w:tcW w:w="1275" w:type="dxa"/>
            <w:tcBorders>
              <w:top w:val="nil"/>
              <w:left w:val="nil"/>
              <w:bottom w:val="single" w:sz="4" w:space="0" w:color="auto"/>
              <w:right w:val="single" w:sz="4" w:space="0" w:color="auto"/>
            </w:tcBorders>
            <w:shd w:val="clear" w:color="auto" w:fill="auto"/>
            <w:noWrap/>
            <w:vAlign w:val="center"/>
          </w:tcPr>
          <w:p w14:paraId="57E1B198"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0,482</w:t>
            </w:r>
          </w:p>
        </w:tc>
        <w:tc>
          <w:tcPr>
            <w:tcW w:w="1560" w:type="dxa"/>
            <w:tcBorders>
              <w:top w:val="nil"/>
              <w:left w:val="nil"/>
              <w:bottom w:val="single" w:sz="4" w:space="0" w:color="auto"/>
              <w:right w:val="single" w:sz="4" w:space="0" w:color="auto"/>
            </w:tcBorders>
            <w:shd w:val="clear" w:color="auto" w:fill="auto"/>
            <w:noWrap/>
            <w:vAlign w:val="center"/>
          </w:tcPr>
          <w:p w14:paraId="0866F19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229º</w:t>
            </w:r>
          </w:p>
        </w:tc>
        <w:tc>
          <w:tcPr>
            <w:tcW w:w="1275" w:type="dxa"/>
            <w:tcBorders>
              <w:top w:val="nil"/>
              <w:left w:val="nil"/>
              <w:bottom w:val="single" w:sz="4" w:space="0" w:color="auto"/>
              <w:right w:val="single" w:sz="4" w:space="0" w:color="auto"/>
            </w:tcBorders>
            <w:shd w:val="clear" w:color="auto" w:fill="auto"/>
            <w:noWrap/>
            <w:vAlign w:val="center"/>
          </w:tcPr>
          <w:p w14:paraId="704EA10A"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0,002</w:t>
            </w:r>
          </w:p>
        </w:tc>
        <w:tc>
          <w:tcPr>
            <w:tcW w:w="1560" w:type="dxa"/>
            <w:tcBorders>
              <w:top w:val="nil"/>
              <w:left w:val="nil"/>
              <w:bottom w:val="single" w:sz="4" w:space="0" w:color="auto"/>
              <w:right w:val="single" w:sz="4" w:space="0" w:color="auto"/>
            </w:tcBorders>
            <w:shd w:val="clear" w:color="auto" w:fill="auto"/>
            <w:noWrap/>
            <w:vAlign w:val="center"/>
          </w:tcPr>
          <w:p w14:paraId="1384FA84"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117º</w:t>
            </w:r>
          </w:p>
        </w:tc>
        <w:tc>
          <w:tcPr>
            <w:tcW w:w="1275" w:type="dxa"/>
            <w:tcBorders>
              <w:top w:val="nil"/>
              <w:left w:val="nil"/>
              <w:bottom w:val="single" w:sz="4" w:space="0" w:color="auto"/>
              <w:right w:val="single" w:sz="4" w:space="0" w:color="auto"/>
            </w:tcBorders>
            <w:shd w:val="clear" w:color="auto" w:fill="auto"/>
            <w:noWrap/>
            <w:vAlign w:val="center"/>
          </w:tcPr>
          <w:p w14:paraId="6F8B536C"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0,431</w:t>
            </w:r>
          </w:p>
        </w:tc>
        <w:tc>
          <w:tcPr>
            <w:tcW w:w="1560" w:type="dxa"/>
            <w:tcBorders>
              <w:top w:val="nil"/>
              <w:left w:val="nil"/>
              <w:bottom w:val="single" w:sz="4" w:space="0" w:color="auto"/>
              <w:right w:val="single" w:sz="4" w:space="0" w:color="auto"/>
            </w:tcBorders>
            <w:shd w:val="clear" w:color="auto" w:fill="auto"/>
            <w:noWrap/>
            <w:vAlign w:val="center"/>
          </w:tcPr>
          <w:p w14:paraId="4F0C3C49"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eastAsia="Times New Roman" w:hAnsi="Times New Roman" w:cs="Times New Roman"/>
                <w:color w:val="000000"/>
                <w:sz w:val="22"/>
                <w:szCs w:val="22"/>
                <w:lang w:eastAsia="ja-JP"/>
              </w:rPr>
              <w:t>5º</w:t>
            </w:r>
          </w:p>
        </w:tc>
        <w:tc>
          <w:tcPr>
            <w:tcW w:w="1275" w:type="dxa"/>
            <w:tcBorders>
              <w:top w:val="nil"/>
              <w:left w:val="nil"/>
              <w:bottom w:val="single" w:sz="4" w:space="0" w:color="auto"/>
              <w:right w:val="single" w:sz="4" w:space="0" w:color="auto"/>
            </w:tcBorders>
            <w:shd w:val="clear" w:color="auto" w:fill="auto"/>
            <w:noWrap/>
            <w:vAlign w:val="center"/>
          </w:tcPr>
          <w:p w14:paraId="2371A5A5" w14:textId="77777777" w:rsidR="00801CF9" w:rsidRPr="00D5163E" w:rsidRDefault="00801CF9" w:rsidP="00801CF9">
            <w:pPr>
              <w:suppressAutoHyphens w:val="0"/>
              <w:spacing w:line="240" w:lineRule="auto"/>
              <w:ind w:firstLine="0"/>
              <w:jc w:val="center"/>
              <w:rPr>
                <w:rFonts w:ascii="Times New Roman" w:eastAsia="Times New Roman" w:hAnsi="Times New Roman" w:cs="Times New Roman"/>
                <w:color w:val="000000"/>
                <w:sz w:val="22"/>
                <w:szCs w:val="22"/>
                <w:lang w:eastAsia="ja-JP"/>
              </w:rPr>
            </w:pPr>
            <w:r w:rsidRPr="00D5163E">
              <w:rPr>
                <w:rFonts w:ascii="Times New Roman" w:hAnsi="Times New Roman" w:cs="Times New Roman"/>
                <w:color w:val="000000"/>
                <w:sz w:val="22"/>
                <w:szCs w:val="22"/>
              </w:rPr>
              <w:t>0,988</w:t>
            </w:r>
          </w:p>
        </w:tc>
      </w:tr>
    </w:tbl>
    <w:p w14:paraId="68494553" w14:textId="77777777" w:rsidR="00A45751" w:rsidRPr="00D5163E" w:rsidRDefault="00A45751" w:rsidP="005D75A9">
      <w:pPr>
        <w:spacing w:before="240"/>
        <w:ind w:firstLine="0"/>
        <w:rPr>
          <w:rFonts w:ascii="Times New Roman" w:hAnsi="Times New Roman" w:cs="Times New Roman"/>
        </w:rPr>
      </w:pPr>
    </w:p>
    <w:p w14:paraId="3959F7D7" w14:textId="77777777" w:rsidR="00C059D2" w:rsidRPr="00D5163E" w:rsidRDefault="00C059D2" w:rsidP="00947DA9">
      <w:pPr>
        <w:framePr w:h="4115" w:hRule="exact" w:wrap="auto" w:hAnchor="text"/>
        <w:spacing w:before="240"/>
        <w:ind w:firstLine="1134"/>
        <w:rPr>
          <w:rFonts w:ascii="Times New Roman" w:hAnsi="Times New Roman" w:cs="Times New Roman"/>
        </w:rPr>
        <w:sectPr w:rsidR="00C059D2" w:rsidRPr="00D5163E" w:rsidSect="00155C6B">
          <w:pgSz w:w="16838" w:h="11906" w:orient="landscape"/>
          <w:pgMar w:top="1701" w:right="1701" w:bottom="1134" w:left="1134" w:header="709" w:footer="709" w:gutter="0"/>
          <w:cols w:space="708"/>
          <w:docGrid w:linePitch="360"/>
        </w:sectPr>
      </w:pPr>
    </w:p>
    <w:p w14:paraId="3E402077" w14:textId="77777777" w:rsidR="00C86E63" w:rsidRPr="00D5163E" w:rsidRDefault="00C86E63">
      <w:pPr>
        <w:suppressAutoHyphens w:val="0"/>
        <w:spacing w:after="200" w:line="276" w:lineRule="auto"/>
        <w:ind w:firstLine="0"/>
        <w:jc w:val="left"/>
        <w:rPr>
          <w:rFonts w:ascii="Times New Roman" w:hAnsi="Times New Roman" w:cs="Times New Roman"/>
          <w:b/>
          <w:bCs/>
          <w:sz w:val="32"/>
          <w:szCs w:val="32"/>
        </w:rPr>
      </w:pPr>
    </w:p>
    <w:p w14:paraId="7C7EC509" w14:textId="68B21D9C"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w:t>
      </w:r>
      <w:r w:rsidR="00DB06F3" w:rsidRPr="00D5163E">
        <w:rPr>
          <w:rFonts w:ascii="Times New Roman" w:hAnsi="Times New Roman" w:cs="Times New Roman"/>
        </w:rPr>
        <w:t xml:space="preserve"> </w:t>
      </w:r>
      <w:r w:rsidR="00DB06F3" w:rsidRPr="00D5163E">
        <w:rPr>
          <w:rFonts w:ascii="Times New Roman" w:hAnsi="Times New Roman" w:cs="Times New Roman"/>
        </w:rPr>
        <w:fldChar w:fldCharType="begin"/>
      </w:r>
      <w:r w:rsidR="00DB06F3" w:rsidRPr="00D5163E">
        <w:rPr>
          <w:rFonts w:ascii="Times New Roman" w:hAnsi="Times New Roman" w:cs="Times New Roman"/>
        </w:rPr>
        <w:instrText xml:space="preserve"> REF _Ref172183208 \h </w:instrText>
      </w:r>
      <w:r w:rsidR="006C75A8" w:rsidRPr="00D5163E">
        <w:rPr>
          <w:rFonts w:ascii="Times New Roman" w:hAnsi="Times New Roman" w:cs="Times New Roman"/>
        </w:rPr>
        <w:instrText xml:space="preserve"> \* MERGEFORMAT </w:instrText>
      </w:r>
      <w:r w:rsidR="00DB06F3" w:rsidRPr="00D5163E">
        <w:rPr>
          <w:rFonts w:ascii="Times New Roman" w:hAnsi="Times New Roman" w:cs="Times New Roman"/>
        </w:rPr>
      </w:r>
      <w:r w:rsidR="00DB06F3" w:rsidRPr="00D5163E">
        <w:rPr>
          <w:rFonts w:ascii="Times New Roman" w:hAnsi="Times New Roman" w:cs="Times New Roman"/>
        </w:rPr>
        <w:fldChar w:fldCharType="separate"/>
      </w:r>
      <w:r w:rsidR="00DB06F3" w:rsidRPr="00D5163E">
        <w:rPr>
          <w:rFonts w:ascii="Times New Roman" w:hAnsi="Times New Roman" w:cs="Times New Roman"/>
        </w:rPr>
        <w:t>Tabela 5</w:t>
      </w:r>
      <w:r w:rsidR="00DB06F3" w:rsidRPr="00D5163E">
        <w:rPr>
          <w:rFonts w:ascii="Times New Roman" w:hAnsi="Times New Roman" w:cs="Times New Roman"/>
        </w:rPr>
        <w:fldChar w:fldCharType="end"/>
      </w:r>
      <w:r w:rsidRPr="00D5163E">
        <w:rPr>
          <w:rFonts w:ascii="Times New Roman" w:hAnsi="Times New Roman" w:cs="Times New Roman"/>
        </w:rPr>
        <w:t>, que se refere ao time do Flamengo, apresenta a ordenação dos jogadores, atribuindo pesos proporcionais entre as variáveis temporais. Observa-se que os três primeiros colocados se repetem na ordenação da Tendência. A classificação desses três quintetos ilustra o seu desempenho ascendente ao longo da temporada. Contudo, ao examinar a ordenação da variância, percebe-se que a variabilidade de desempenho não é uma característica deste quinteto.</w:t>
      </w:r>
    </w:p>
    <w:p w14:paraId="60B34AA7" w14:textId="3BD4B31D"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Ao analisar os cinco melhores quintetos na ordenação da Média, conforme</w:t>
      </w:r>
      <w:r w:rsidR="001C69F4" w:rsidRPr="00D5163E">
        <w:rPr>
          <w:rFonts w:ascii="Times New Roman" w:hAnsi="Times New Roman" w:cs="Times New Roman"/>
        </w:rPr>
        <w:t xml:space="preserve"> </w:t>
      </w:r>
      <w:r w:rsidR="001C69F4" w:rsidRPr="00D5163E">
        <w:rPr>
          <w:rFonts w:ascii="Times New Roman" w:hAnsi="Times New Roman" w:cs="Times New Roman"/>
        </w:rPr>
        <w:fldChar w:fldCharType="begin"/>
      </w:r>
      <w:r w:rsidR="001C69F4" w:rsidRPr="00D5163E">
        <w:rPr>
          <w:rFonts w:ascii="Times New Roman" w:hAnsi="Times New Roman" w:cs="Times New Roman"/>
        </w:rPr>
        <w:instrText xml:space="preserve"> REF _Ref172183220 \h  \* MERGEFORMAT </w:instrText>
      </w:r>
      <w:r w:rsidR="001C69F4" w:rsidRPr="00D5163E">
        <w:rPr>
          <w:rFonts w:ascii="Times New Roman" w:hAnsi="Times New Roman" w:cs="Times New Roman"/>
        </w:rPr>
      </w:r>
      <w:r w:rsidR="001C69F4" w:rsidRPr="00D5163E">
        <w:rPr>
          <w:rFonts w:ascii="Times New Roman" w:hAnsi="Times New Roman" w:cs="Times New Roman"/>
        </w:rPr>
        <w:fldChar w:fldCharType="separate"/>
      </w:r>
      <w:r w:rsidR="001C69F4" w:rsidRPr="00D5163E">
        <w:rPr>
          <w:rFonts w:ascii="Times New Roman" w:hAnsi="Times New Roman" w:cs="Times New Roman"/>
        </w:rPr>
        <w:t>Tabela 6</w:t>
      </w:r>
      <w:r w:rsidR="001C69F4" w:rsidRPr="00D5163E">
        <w:rPr>
          <w:rFonts w:ascii="Times New Roman" w:hAnsi="Times New Roman" w:cs="Times New Roman"/>
        </w:rPr>
        <w:fldChar w:fldCharType="end"/>
      </w:r>
      <w:r w:rsidRPr="00D5163E">
        <w:rPr>
          <w:rFonts w:ascii="Times New Roman" w:hAnsi="Times New Roman" w:cs="Times New Roman"/>
        </w:rPr>
        <w:t>, e compará-los com a classificação das demais ordenações, nota-se que os três primeiros colocados estão nas últimas posições. Isso sugere que a regularidade de desempenho durante o campeonato é uma característica desses quintetos.</w:t>
      </w:r>
    </w:p>
    <w:p w14:paraId="1AD40102" w14:textId="2260F569" w:rsidR="006D2F7C"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Quando se observa a ordenação da tendência</w:t>
      </w:r>
      <w:r w:rsidR="006C75A8" w:rsidRPr="00D5163E">
        <w:rPr>
          <w:rFonts w:ascii="Times New Roman" w:hAnsi="Times New Roman" w:cs="Times New Roman"/>
        </w:rPr>
        <w:t xml:space="preserve">, </w:t>
      </w:r>
      <w:r w:rsidR="006C75A8" w:rsidRPr="00D5163E">
        <w:rPr>
          <w:rFonts w:ascii="Times New Roman" w:hAnsi="Times New Roman" w:cs="Times New Roman"/>
        </w:rPr>
        <w:fldChar w:fldCharType="begin"/>
      </w:r>
      <w:r w:rsidR="006C75A8" w:rsidRPr="00D5163E">
        <w:rPr>
          <w:rFonts w:ascii="Times New Roman" w:hAnsi="Times New Roman" w:cs="Times New Roman"/>
        </w:rPr>
        <w:instrText xml:space="preserve"> REF _Ref172183272 \h  \* MERGEFORMAT </w:instrText>
      </w:r>
      <w:r w:rsidR="006C75A8" w:rsidRPr="00D5163E">
        <w:rPr>
          <w:rFonts w:ascii="Times New Roman" w:hAnsi="Times New Roman" w:cs="Times New Roman"/>
        </w:rPr>
      </w:r>
      <w:r w:rsidR="006C75A8" w:rsidRPr="00D5163E">
        <w:rPr>
          <w:rFonts w:ascii="Times New Roman" w:hAnsi="Times New Roman" w:cs="Times New Roman"/>
        </w:rPr>
        <w:fldChar w:fldCharType="separate"/>
      </w:r>
      <w:r w:rsidR="006C75A8" w:rsidRPr="00D5163E">
        <w:rPr>
          <w:rFonts w:ascii="Times New Roman" w:hAnsi="Times New Roman" w:cs="Times New Roman"/>
        </w:rPr>
        <w:t>Tabela 7</w:t>
      </w:r>
      <w:r w:rsidR="006C75A8" w:rsidRPr="00D5163E">
        <w:rPr>
          <w:rFonts w:ascii="Times New Roman" w:hAnsi="Times New Roman" w:cs="Times New Roman"/>
        </w:rPr>
        <w:fldChar w:fldCharType="end"/>
      </w:r>
      <w:r w:rsidRPr="00D5163E">
        <w:rPr>
          <w:rFonts w:ascii="Times New Roman" w:hAnsi="Times New Roman" w:cs="Times New Roman"/>
        </w:rPr>
        <w:t>, nota-se novamente a proximidade com a ordenação normal e uma grande diferença com a ordenação da variância. No entanto, ao analisar a ordenação da variabilidade</w:t>
      </w:r>
      <w:r w:rsidR="006C75A8" w:rsidRPr="00D5163E">
        <w:rPr>
          <w:rFonts w:ascii="Times New Roman" w:hAnsi="Times New Roman" w:cs="Times New Roman"/>
        </w:rPr>
        <w:t xml:space="preserve">, </w:t>
      </w:r>
      <w:r w:rsidR="006C75A8" w:rsidRPr="00D5163E">
        <w:rPr>
          <w:rFonts w:ascii="Times New Roman" w:hAnsi="Times New Roman" w:cs="Times New Roman"/>
        </w:rPr>
        <w:fldChar w:fldCharType="begin"/>
      </w:r>
      <w:r w:rsidR="006C75A8" w:rsidRPr="00D5163E">
        <w:rPr>
          <w:rFonts w:ascii="Times New Roman" w:hAnsi="Times New Roman" w:cs="Times New Roman"/>
        </w:rPr>
        <w:instrText xml:space="preserve"> REF _Ref172183263 \h  \* MERGEFORMAT </w:instrText>
      </w:r>
      <w:r w:rsidR="006C75A8" w:rsidRPr="00D5163E">
        <w:rPr>
          <w:rFonts w:ascii="Times New Roman" w:hAnsi="Times New Roman" w:cs="Times New Roman"/>
        </w:rPr>
      </w:r>
      <w:r w:rsidR="006C75A8" w:rsidRPr="00D5163E">
        <w:rPr>
          <w:rFonts w:ascii="Times New Roman" w:hAnsi="Times New Roman" w:cs="Times New Roman"/>
        </w:rPr>
        <w:fldChar w:fldCharType="separate"/>
      </w:r>
      <w:r w:rsidR="006C75A8" w:rsidRPr="00D5163E">
        <w:rPr>
          <w:rFonts w:ascii="Times New Roman" w:hAnsi="Times New Roman" w:cs="Times New Roman"/>
        </w:rPr>
        <w:t>Tabela 8</w:t>
      </w:r>
      <w:r w:rsidR="006C75A8" w:rsidRPr="00D5163E">
        <w:rPr>
          <w:rFonts w:ascii="Times New Roman" w:hAnsi="Times New Roman" w:cs="Times New Roman"/>
        </w:rPr>
        <w:fldChar w:fldCharType="end"/>
      </w:r>
      <w:r w:rsidRPr="00D5163E">
        <w:rPr>
          <w:rFonts w:ascii="Times New Roman" w:hAnsi="Times New Roman" w:cs="Times New Roman"/>
        </w:rPr>
        <w:t>, percebe-se que ela é o oposto das demais ordenações, provavelmente devido à grande variabilidade de desempenho durante o campeonato.</w:t>
      </w:r>
    </w:p>
    <w:p w14:paraId="59683245" w14:textId="523770E8" w:rsidR="006636C3" w:rsidRPr="00D5163E" w:rsidRDefault="006D2F7C" w:rsidP="00BC2011">
      <w:pPr>
        <w:spacing w:before="240"/>
        <w:ind w:firstLine="1134"/>
        <w:rPr>
          <w:rFonts w:ascii="Times New Roman" w:hAnsi="Times New Roman" w:cs="Times New Roman"/>
        </w:rPr>
      </w:pPr>
      <w:r w:rsidRPr="00D5163E">
        <w:rPr>
          <w:rFonts w:ascii="Times New Roman" w:hAnsi="Times New Roman" w:cs="Times New Roman"/>
        </w:rPr>
        <w:t>As alterações dos pesos nas características temporais demonstram quais quintetos se destacam com tais alterações. Isso permite ao treinador escolher esses quintetos de acordo com os cenários desejados. Ele pode ter a certeza de que a substituição de um jogador ou a formação de um novo quinteto realmente alterará as características do time. Isso é evidente na variabilidade observada entre os diferentes jogadores.</w:t>
      </w:r>
    </w:p>
    <w:p w14:paraId="53BCCDB3" w14:textId="77777777" w:rsidR="006636C3" w:rsidRPr="00D5163E" w:rsidRDefault="006636C3">
      <w:pPr>
        <w:suppressAutoHyphens w:val="0"/>
        <w:spacing w:after="200" w:line="276" w:lineRule="auto"/>
        <w:ind w:firstLine="0"/>
        <w:jc w:val="left"/>
        <w:rPr>
          <w:rFonts w:ascii="Times New Roman" w:hAnsi="Times New Roman" w:cs="Times New Roman"/>
          <w:b/>
          <w:bCs/>
          <w:sz w:val="32"/>
          <w:szCs w:val="32"/>
        </w:rPr>
      </w:pPr>
    </w:p>
    <w:p w14:paraId="72C0DB4A" w14:textId="77777777" w:rsidR="006636C3" w:rsidRPr="00D5163E" w:rsidRDefault="006636C3">
      <w:pPr>
        <w:suppressAutoHyphens w:val="0"/>
        <w:spacing w:after="200" w:line="276" w:lineRule="auto"/>
        <w:ind w:firstLine="0"/>
        <w:jc w:val="left"/>
        <w:rPr>
          <w:rFonts w:ascii="Times New Roman" w:hAnsi="Times New Roman" w:cs="Times New Roman"/>
          <w:b/>
          <w:bCs/>
          <w:sz w:val="32"/>
          <w:szCs w:val="32"/>
        </w:rPr>
      </w:pPr>
    </w:p>
    <w:p w14:paraId="1AE33A51" w14:textId="77777777" w:rsidR="00C86E63" w:rsidRPr="00D5163E" w:rsidRDefault="00C86E63">
      <w:pPr>
        <w:suppressAutoHyphens w:val="0"/>
        <w:spacing w:after="200" w:line="276" w:lineRule="auto"/>
        <w:ind w:firstLine="0"/>
        <w:jc w:val="left"/>
        <w:rPr>
          <w:rFonts w:ascii="Times New Roman" w:hAnsi="Times New Roman" w:cs="Times New Roman"/>
          <w:b/>
          <w:bCs/>
          <w:sz w:val="32"/>
          <w:szCs w:val="32"/>
        </w:rPr>
      </w:pPr>
    </w:p>
    <w:p w14:paraId="7659435B" w14:textId="3D2A4D46" w:rsidR="00600AD3" w:rsidRPr="00D5163E" w:rsidRDefault="00600AD3">
      <w:pPr>
        <w:suppressAutoHyphens w:val="0"/>
        <w:spacing w:after="200" w:line="276" w:lineRule="auto"/>
        <w:ind w:firstLine="0"/>
        <w:jc w:val="left"/>
        <w:rPr>
          <w:rFonts w:ascii="Times New Roman" w:hAnsi="Times New Roman" w:cs="Times New Roman"/>
          <w:b/>
          <w:bCs/>
          <w:sz w:val="32"/>
          <w:szCs w:val="32"/>
        </w:rPr>
      </w:pPr>
      <w:r w:rsidRPr="00D5163E">
        <w:rPr>
          <w:rFonts w:ascii="Times New Roman" w:hAnsi="Times New Roman" w:cs="Times New Roman"/>
          <w:b/>
          <w:bCs/>
          <w:sz w:val="32"/>
          <w:szCs w:val="32"/>
        </w:rPr>
        <w:br w:type="page"/>
      </w:r>
    </w:p>
    <w:p w14:paraId="0C6F962A" w14:textId="17D23573" w:rsidR="006C5A15" w:rsidRPr="00D5163E" w:rsidRDefault="006C5A15" w:rsidP="005C0980">
      <w:pPr>
        <w:ind w:firstLine="0"/>
        <w:rPr>
          <w:rFonts w:ascii="Times New Roman" w:hAnsi="Times New Roman" w:cs="Times New Roman"/>
          <w:b/>
          <w:bCs/>
          <w:sz w:val="32"/>
          <w:szCs w:val="32"/>
        </w:rPr>
      </w:pPr>
      <w:r w:rsidRPr="00D5163E">
        <w:rPr>
          <w:rFonts w:ascii="Times New Roman" w:hAnsi="Times New Roman" w:cs="Times New Roman"/>
          <w:b/>
          <w:bCs/>
          <w:sz w:val="32"/>
          <w:szCs w:val="32"/>
        </w:rPr>
        <w:lastRenderedPageBreak/>
        <w:t>Capítulo 5</w:t>
      </w:r>
    </w:p>
    <w:p w14:paraId="218772C6" w14:textId="41892A64" w:rsidR="003F3B6B" w:rsidRPr="00D5163E" w:rsidRDefault="003F3B6B" w:rsidP="003F3B6B">
      <w:pPr>
        <w:pStyle w:val="Ttulo1"/>
        <w:rPr>
          <w:rFonts w:ascii="Times New Roman" w:hAnsi="Times New Roman" w:cs="Times New Roman"/>
        </w:rPr>
      </w:pPr>
      <w:bookmarkStart w:id="96" w:name="_Toc174427670"/>
      <w:r w:rsidRPr="00D5163E">
        <w:rPr>
          <w:rFonts w:ascii="Times New Roman" w:hAnsi="Times New Roman" w:cs="Times New Roman"/>
        </w:rPr>
        <w:t>Conclusão</w:t>
      </w:r>
      <w:bookmarkEnd w:id="96"/>
    </w:p>
    <w:p w14:paraId="3FF9C5EC" w14:textId="6B4E26CA" w:rsidR="00422BDD" w:rsidRPr="00D5163E" w:rsidRDefault="00FC5A62" w:rsidP="00422BDD">
      <w:pPr>
        <w:spacing w:before="240"/>
        <w:ind w:firstLine="1134"/>
        <w:rPr>
          <w:rFonts w:ascii="Times New Roman" w:hAnsi="Times New Roman" w:cs="Times New Roman"/>
        </w:rPr>
      </w:pPr>
      <w:r w:rsidRPr="00D5163E">
        <w:rPr>
          <w:rFonts w:ascii="Times New Roman" w:hAnsi="Times New Roman" w:cs="Times New Roman"/>
        </w:rPr>
        <w:t xml:space="preserve">No presente projeto de mestrado, </w:t>
      </w:r>
      <w:r w:rsidR="00572E2F" w:rsidRPr="00D5163E">
        <w:rPr>
          <w:rFonts w:ascii="Times New Roman" w:hAnsi="Times New Roman" w:cs="Times New Roman"/>
        </w:rPr>
        <w:t>aplicando o</w:t>
      </w:r>
      <w:r w:rsidR="00131051" w:rsidRPr="00D5163E">
        <w:rPr>
          <w:rFonts w:ascii="Times New Roman" w:hAnsi="Times New Roman" w:cs="Times New Roman"/>
        </w:rPr>
        <w:t xml:space="preserve"> método MCDA que leva em conta aspectos temporais, foi possível obter uma visão mais detalhada e completa do desempenho da equipe, identificando pontos fortes e fracos em relação aos diferentes indicadores técnicos e aos quintetos. Isso possibilita que equipes de basquetebol desenvolvam novas estratégias, melhore as tomadas de decisões a partir de informações sobre a composição dos quintetos que apresentam melhor aproveitamento nos indicadores técnicos em cada partida e maximizando as chances de vitória.</w:t>
      </w:r>
    </w:p>
    <w:p w14:paraId="209559CF" w14:textId="77777777" w:rsidR="00EF7419" w:rsidRPr="00D5163E" w:rsidRDefault="00EF7419" w:rsidP="00EF7419">
      <w:pPr>
        <w:spacing w:before="240"/>
        <w:ind w:firstLine="1134"/>
        <w:rPr>
          <w:rFonts w:ascii="Times New Roman" w:hAnsi="Times New Roman" w:cs="Times New Roman"/>
        </w:rPr>
      </w:pPr>
      <w:r w:rsidRPr="00D5163E">
        <w:rPr>
          <w:rFonts w:ascii="Times New Roman" w:hAnsi="Times New Roman" w:cs="Times New Roman"/>
        </w:rPr>
        <w:t xml:space="preserve">No contexto do basquetebol brasileiro, observamos que os times com melhor classificação no campeonato apresentam distribuições homogêneas entre seus quintetos e menos quintetos ditos </w:t>
      </w:r>
      <w:r w:rsidRPr="00D5163E">
        <w:rPr>
          <w:rFonts w:ascii="Times New Roman" w:hAnsi="Times New Roman" w:cs="Times New Roman"/>
          <w:i/>
          <w:iCs/>
        </w:rPr>
        <w:t>outliers</w:t>
      </w:r>
      <w:r w:rsidRPr="00D5163E">
        <w:rPr>
          <w:rFonts w:ascii="Times New Roman" w:hAnsi="Times New Roman" w:cs="Times New Roman"/>
        </w:rPr>
        <w:t xml:space="preserve">. Essa característica indica que essas equipes possuem uma capacidade maior de adaptação, podendo modificar seus quintetos de acordo com as diferentes situações e adversários, sem comprometer o alto desempenho da equipe. </w:t>
      </w:r>
    </w:p>
    <w:p w14:paraId="1CA31BEA" w14:textId="77777777" w:rsidR="00EF7419" w:rsidRPr="00D5163E" w:rsidRDefault="00EF7419" w:rsidP="00EF7419">
      <w:pPr>
        <w:spacing w:before="240"/>
        <w:ind w:firstLine="1134"/>
        <w:rPr>
          <w:rFonts w:ascii="Times New Roman" w:hAnsi="Times New Roman" w:cs="Times New Roman"/>
        </w:rPr>
      </w:pPr>
      <w:r w:rsidRPr="00D5163E">
        <w:rPr>
          <w:rFonts w:ascii="Times New Roman" w:hAnsi="Times New Roman" w:cs="Times New Roman"/>
        </w:rPr>
        <w:t>A adaptação é um processo fundamental para o sucesso de um time ao longo da temporada e, nesse sentido, análises que permitam compreender essa adaptação e monitorar o progresso dos jogadores em relação aos diferentes indicadores técnicos são essenciais para contribuir na tomada de decisão da comissão técnica. Com essas análises, é possível identificar tendências de melhoria ou declínio no desempenho da equipe, possibilitando ajustes e correções para aprimorar o desempenho geral e, assim, alcançar os objetivos desejados.</w:t>
      </w:r>
    </w:p>
    <w:p w14:paraId="62E50151" w14:textId="7BB4AD00" w:rsidR="00084E87" w:rsidRPr="00D5163E" w:rsidRDefault="00EF7419" w:rsidP="00B71708">
      <w:pPr>
        <w:spacing w:before="240"/>
        <w:ind w:firstLine="1134"/>
        <w:rPr>
          <w:rFonts w:ascii="Times New Roman" w:hAnsi="Times New Roman" w:cs="Times New Roman"/>
          <w:b/>
          <w:bCs/>
          <w:sz w:val="32"/>
          <w:szCs w:val="32"/>
        </w:rPr>
      </w:pPr>
      <w:r w:rsidRPr="00D5163E">
        <w:rPr>
          <w:rFonts w:ascii="Times New Roman" w:hAnsi="Times New Roman" w:cs="Times New Roman"/>
        </w:rPr>
        <w:t>Além disso, a aplicação de uma ferramenta de MCDA permite que os pesos dos diferentes indicadores técnicos sejam ajustados de acordo com as necessidades e interesses das comissões técnicas das equipes. Isso significa que as equipes podem definir qual é a importância relativa de cada indicador técnico em relação aos outros e ajustar os pesos de acordo com as especificidades de cada partida, adversário ou contexto</w:t>
      </w:r>
      <w:r w:rsidR="00084E87" w:rsidRPr="00D5163E">
        <w:rPr>
          <w:rFonts w:ascii="Times New Roman" w:hAnsi="Times New Roman" w:cs="Times New Roman"/>
        </w:rPr>
        <w:t>.</w:t>
      </w:r>
      <w:r w:rsidR="00084E87" w:rsidRPr="00D5163E">
        <w:rPr>
          <w:rFonts w:ascii="Times New Roman" w:hAnsi="Times New Roman" w:cs="Times New Roman"/>
          <w:b/>
          <w:bCs/>
          <w:sz w:val="32"/>
          <w:szCs w:val="32"/>
        </w:rPr>
        <w:br w:type="page"/>
      </w:r>
    </w:p>
    <w:p w14:paraId="217D64E5" w14:textId="77777777" w:rsidR="003F3B6B" w:rsidRPr="00D5163E" w:rsidRDefault="003F3B6B" w:rsidP="006C5A15">
      <w:pPr>
        <w:ind w:firstLine="0"/>
        <w:rPr>
          <w:rFonts w:ascii="Times New Roman" w:hAnsi="Times New Roman" w:cs="Times New Roman"/>
        </w:rPr>
      </w:pPr>
    </w:p>
    <w:p w14:paraId="644AB3F4" w14:textId="5556A667" w:rsidR="003F3B6B" w:rsidRPr="00D5163E" w:rsidRDefault="003F3B6B" w:rsidP="003F3B6B">
      <w:pPr>
        <w:pStyle w:val="Ttulo1"/>
        <w:rPr>
          <w:rFonts w:ascii="Times New Roman" w:hAnsi="Times New Roman" w:cs="Times New Roman"/>
        </w:rPr>
      </w:pPr>
      <w:bookmarkStart w:id="97" w:name="_Toc174427671"/>
      <w:r w:rsidRPr="00D5163E">
        <w:rPr>
          <w:rFonts w:ascii="Times New Roman" w:hAnsi="Times New Roman" w:cs="Times New Roman"/>
        </w:rPr>
        <w:t>Referências</w:t>
      </w:r>
      <w:bookmarkEnd w:id="97"/>
    </w:p>
    <w:p w14:paraId="17545B05" w14:textId="77777777" w:rsidR="0006372F" w:rsidRPr="00493444" w:rsidRDefault="0006372F" w:rsidP="00C344BA">
      <w:pPr>
        <w:spacing w:before="240"/>
        <w:ind w:firstLine="0"/>
        <w:rPr>
          <w:rFonts w:ascii="Times New Roman" w:hAnsi="Times New Roman" w:cs="Times New Roman"/>
          <w:lang w:val="en-US"/>
        </w:rPr>
      </w:pPr>
      <w:bookmarkStart w:id="98" w:name="_Hlk168869922"/>
      <w:r w:rsidRPr="00493444">
        <w:rPr>
          <w:rFonts w:ascii="Times New Roman" w:hAnsi="Times New Roman" w:cs="Times New Roman"/>
          <w:lang w:val="en-US"/>
        </w:rPr>
        <w:t>ABDEL-BASSET, M</w:t>
      </w:r>
      <w:bookmarkEnd w:id="98"/>
      <w:r w:rsidRPr="00493444">
        <w:rPr>
          <w:rFonts w:ascii="Times New Roman" w:hAnsi="Times New Roman" w:cs="Times New Roman"/>
          <w:lang w:val="en-US"/>
        </w:rPr>
        <w:t xml:space="preserve">.; MANOGARAN, G.; GAMAL, A.; SMARANDACHE, F. </w:t>
      </w:r>
      <w:r w:rsidRPr="00493444">
        <w:rPr>
          <w:rFonts w:ascii="Times New Roman" w:hAnsi="Times New Roman" w:cs="Times New Roman"/>
          <w:i/>
          <w:iCs/>
          <w:lang w:val="en-US"/>
        </w:rPr>
        <w:t xml:space="preserve">A Group Decision Making Framework Based on </w:t>
      </w:r>
      <w:proofErr w:type="spellStart"/>
      <w:r w:rsidRPr="00493444">
        <w:rPr>
          <w:rFonts w:ascii="Times New Roman" w:hAnsi="Times New Roman" w:cs="Times New Roman"/>
          <w:i/>
          <w:iCs/>
          <w:lang w:val="en-US"/>
        </w:rPr>
        <w:t>Neutrosophic</w:t>
      </w:r>
      <w:proofErr w:type="spellEnd"/>
      <w:r w:rsidRPr="00493444">
        <w:rPr>
          <w:rFonts w:ascii="Times New Roman" w:hAnsi="Times New Roman" w:cs="Times New Roman"/>
          <w:i/>
          <w:iCs/>
          <w:lang w:val="en-US"/>
        </w:rPr>
        <w:t xml:space="preserve"> TOPSIS Approach for Smart Medical Device Selection. Journal of Medical Systems</w:t>
      </w:r>
      <w:r w:rsidRPr="00493444">
        <w:rPr>
          <w:rFonts w:ascii="Times New Roman" w:hAnsi="Times New Roman" w:cs="Times New Roman"/>
          <w:lang w:val="en-US"/>
        </w:rPr>
        <w:t>, v. 43, 2019. DOI: 10.1007/s10916-019-1156-1.</w:t>
      </w:r>
    </w:p>
    <w:p w14:paraId="1A348B10" w14:textId="77777777" w:rsidR="0006372F" w:rsidRPr="00493444" w:rsidRDefault="0006372F" w:rsidP="00C344BA">
      <w:pPr>
        <w:spacing w:before="240"/>
        <w:ind w:firstLine="0"/>
        <w:rPr>
          <w:rFonts w:ascii="Times New Roman" w:hAnsi="Times New Roman" w:cs="Times New Roman"/>
          <w:lang w:val="en-US"/>
        </w:rPr>
      </w:pPr>
      <w:r w:rsidRPr="00D5163E">
        <w:rPr>
          <w:rFonts w:ascii="Times New Roman" w:hAnsi="Times New Roman" w:cs="Times New Roman"/>
          <w:lang w:val="en-US"/>
        </w:rPr>
        <w:t xml:space="preserve">ABDELKRIM, N. B.; CASTAGNA, C.; EL FAZAA, S.; EL ATI, </w:t>
      </w:r>
      <w:proofErr w:type="spellStart"/>
      <w:proofErr w:type="gramStart"/>
      <w:r w:rsidRPr="00D5163E">
        <w:rPr>
          <w:rFonts w:ascii="Times New Roman" w:hAnsi="Times New Roman" w:cs="Times New Roman"/>
          <w:lang w:val="en-US"/>
        </w:rPr>
        <w:t>J.</w:t>
      </w:r>
      <w:r w:rsidRPr="00D5163E">
        <w:rPr>
          <w:rFonts w:ascii="Times New Roman" w:hAnsi="Times New Roman" w:cs="Times New Roman"/>
          <w:i/>
          <w:iCs/>
          <w:lang w:val="en-US"/>
        </w:rPr>
        <w:t>The</w:t>
      </w:r>
      <w:proofErr w:type="spellEnd"/>
      <w:proofErr w:type="gramEnd"/>
      <w:r w:rsidRPr="00D5163E">
        <w:rPr>
          <w:rFonts w:ascii="Times New Roman" w:hAnsi="Times New Roman" w:cs="Times New Roman"/>
          <w:i/>
          <w:iCs/>
          <w:lang w:val="en-US"/>
        </w:rPr>
        <w:t xml:space="preserve"> effect of players’ standard and tactical strategy on game demands in men’s basketball. </w:t>
      </w:r>
      <w:r w:rsidRPr="00493444">
        <w:rPr>
          <w:rFonts w:ascii="Times New Roman" w:hAnsi="Times New Roman" w:cs="Times New Roman"/>
          <w:i/>
          <w:iCs/>
          <w:lang w:val="en-US"/>
        </w:rPr>
        <w:t>J Strength Cond</w:t>
      </w:r>
      <w:r w:rsidRPr="00493444">
        <w:rPr>
          <w:rFonts w:ascii="Times New Roman" w:hAnsi="Times New Roman" w:cs="Times New Roman"/>
          <w:lang w:val="en-US"/>
        </w:rPr>
        <w:t xml:space="preserve"> Res, v. 24, n. 10, p. 2652-62, out. 2010.</w:t>
      </w:r>
    </w:p>
    <w:p w14:paraId="6CC799C9" w14:textId="77777777" w:rsidR="0006372F" w:rsidRPr="00493444" w:rsidRDefault="0006372F" w:rsidP="00C344BA">
      <w:pPr>
        <w:spacing w:before="240"/>
        <w:ind w:firstLine="0"/>
        <w:rPr>
          <w:rFonts w:ascii="Times New Roman" w:hAnsi="Times New Roman" w:cs="Times New Roman"/>
          <w:lang w:val="en-US"/>
        </w:rPr>
      </w:pPr>
      <w:r w:rsidRPr="00493444">
        <w:rPr>
          <w:rFonts w:ascii="Times New Roman" w:hAnsi="Times New Roman" w:cs="Times New Roman"/>
          <w:lang w:val="en-US"/>
        </w:rPr>
        <w:t xml:space="preserve">ALAMAR, B.C. </w:t>
      </w:r>
      <w:r w:rsidRPr="00493444">
        <w:rPr>
          <w:rFonts w:ascii="Times New Roman" w:hAnsi="Times New Roman" w:cs="Times New Roman"/>
          <w:i/>
          <w:iCs/>
          <w:lang w:val="en-US"/>
        </w:rPr>
        <w:t>Sports analytics: A guide for coaches, managers, and other decision</w:t>
      </w:r>
      <w:r w:rsidRPr="00493444">
        <w:rPr>
          <w:rFonts w:ascii="Times New Roman" w:hAnsi="Times New Roman" w:cs="Times New Roman"/>
          <w:lang w:val="en-US"/>
        </w:rPr>
        <w:t>. Columbia Univ. Press, 2013.</w:t>
      </w:r>
    </w:p>
    <w:p w14:paraId="40639DF8" w14:textId="77777777" w:rsidR="0006372F" w:rsidRPr="00D5163E" w:rsidRDefault="0006372F" w:rsidP="00C344BA">
      <w:pPr>
        <w:spacing w:before="240"/>
        <w:ind w:firstLine="0"/>
        <w:rPr>
          <w:rFonts w:ascii="Times New Roman" w:hAnsi="Times New Roman" w:cs="Times New Roman"/>
        </w:rPr>
      </w:pPr>
      <w:r w:rsidRPr="00493444">
        <w:rPr>
          <w:rFonts w:ascii="Times New Roman" w:hAnsi="Times New Roman" w:cs="Times New Roman"/>
          <w:lang w:val="en-US"/>
        </w:rPr>
        <w:t xml:space="preserve">ALARCÓN, F.; CÁRDENAS, D.; MIRANDA, M.T.; UREÑA, N.; PIÑAR, M.I.; TORRE, E. </w:t>
      </w:r>
      <w:r w:rsidRPr="00493444">
        <w:rPr>
          <w:rFonts w:ascii="Times New Roman" w:hAnsi="Times New Roman" w:cs="Times New Roman"/>
          <w:i/>
          <w:iCs/>
          <w:lang w:val="en-US"/>
        </w:rPr>
        <w:t>Effect of a training program on the improvement of basketball players’ decision making</w:t>
      </w:r>
      <w:r w:rsidRPr="00493444">
        <w:rPr>
          <w:rFonts w:ascii="Times New Roman" w:hAnsi="Times New Roman" w:cs="Times New Roman"/>
          <w:lang w:val="en-US"/>
        </w:rPr>
        <w:t xml:space="preserve">. </w:t>
      </w:r>
      <w:r w:rsidRPr="00D5163E">
        <w:rPr>
          <w:rFonts w:ascii="Times New Roman" w:hAnsi="Times New Roman" w:cs="Times New Roman"/>
        </w:rPr>
        <w:t xml:space="preserve">Revista de </w:t>
      </w:r>
      <w:proofErr w:type="spellStart"/>
      <w:r w:rsidRPr="00D5163E">
        <w:rPr>
          <w:rFonts w:ascii="Times New Roman" w:hAnsi="Times New Roman" w:cs="Times New Roman"/>
        </w:rPr>
        <w:t>Psicología</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del</w:t>
      </w:r>
      <w:proofErr w:type="spellEnd"/>
      <w:r w:rsidRPr="00D5163E">
        <w:rPr>
          <w:rFonts w:ascii="Times New Roman" w:hAnsi="Times New Roman" w:cs="Times New Roman"/>
        </w:rPr>
        <w:t xml:space="preserve"> Deporte, v. 18, p. 403-407, 2009.</w:t>
      </w:r>
    </w:p>
    <w:p w14:paraId="48B006F0" w14:textId="77777777" w:rsidR="0006372F" w:rsidRPr="00D5163E" w:rsidRDefault="0006372F" w:rsidP="00C344BA">
      <w:pPr>
        <w:spacing w:before="240"/>
        <w:ind w:firstLine="0"/>
        <w:rPr>
          <w:rFonts w:ascii="Times New Roman" w:hAnsi="Times New Roman" w:cs="Times New Roman"/>
        </w:rPr>
      </w:pPr>
      <w:r w:rsidRPr="00D5163E">
        <w:rPr>
          <w:rFonts w:ascii="Times New Roman" w:hAnsi="Times New Roman" w:cs="Times New Roman"/>
        </w:rPr>
        <w:t>ALMAS, S.P. Análise das estatísticas relacionadas ao jogo que discriminam as equipes vencedoras das perdedoras no basquetebol profissional brasileiro. Revista Brasileira Educação Física Esporte, v. 29, n. 4, 2015.</w:t>
      </w:r>
    </w:p>
    <w:p w14:paraId="240708D8" w14:textId="77777777" w:rsidR="0006372F" w:rsidRPr="00493444" w:rsidRDefault="0006372F" w:rsidP="000E24B4">
      <w:pPr>
        <w:spacing w:before="240"/>
        <w:ind w:firstLine="0"/>
        <w:rPr>
          <w:rFonts w:ascii="Times New Roman" w:hAnsi="Times New Roman" w:cs="Times New Roman"/>
          <w:lang w:val="en-US"/>
        </w:rPr>
      </w:pPr>
      <w:r w:rsidRPr="00D5163E">
        <w:rPr>
          <w:rFonts w:ascii="Times New Roman" w:hAnsi="Times New Roman" w:cs="Times New Roman"/>
        </w:rPr>
        <w:t xml:space="preserve">BLANCO, V.; SALMERÓN, R.; GÓMEZ-HARO, S. </w:t>
      </w:r>
      <w:r w:rsidRPr="00D5163E">
        <w:rPr>
          <w:rFonts w:ascii="Times New Roman" w:hAnsi="Times New Roman" w:cs="Times New Roman"/>
          <w:i/>
          <w:iCs/>
        </w:rPr>
        <w:t xml:space="preserve">A </w:t>
      </w:r>
      <w:proofErr w:type="spellStart"/>
      <w:r w:rsidRPr="00D5163E">
        <w:rPr>
          <w:rFonts w:ascii="Times New Roman" w:hAnsi="Times New Roman" w:cs="Times New Roman"/>
          <w:i/>
          <w:iCs/>
        </w:rPr>
        <w:t>Multicriteria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Selection</w:t>
      </w:r>
      <w:proofErr w:type="spellEnd"/>
      <w:r w:rsidRPr="00D5163E">
        <w:rPr>
          <w:rFonts w:ascii="Times New Roman" w:hAnsi="Times New Roman" w:cs="Times New Roman"/>
          <w:i/>
          <w:iCs/>
        </w:rPr>
        <w:t xml:space="preserve"> System </w:t>
      </w:r>
      <w:proofErr w:type="spellStart"/>
      <w:r w:rsidRPr="00D5163E">
        <w:rPr>
          <w:rFonts w:ascii="Times New Roman" w:hAnsi="Times New Roman" w:cs="Times New Roman"/>
          <w:i/>
          <w:iCs/>
        </w:rPr>
        <w:t>Based</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on</w:t>
      </w:r>
      <w:proofErr w:type="spellEnd"/>
      <w:r w:rsidRPr="00D5163E">
        <w:rPr>
          <w:rFonts w:ascii="Times New Roman" w:hAnsi="Times New Roman" w:cs="Times New Roman"/>
          <w:i/>
          <w:iCs/>
        </w:rPr>
        <w:t xml:space="preserve"> Player Performance: Case </w:t>
      </w:r>
      <w:proofErr w:type="spellStart"/>
      <w:r w:rsidRPr="00D5163E">
        <w:rPr>
          <w:rFonts w:ascii="Times New Roman" w:hAnsi="Times New Roman" w:cs="Times New Roman"/>
          <w:i/>
          <w:iCs/>
        </w:rPr>
        <w:t>Study</w:t>
      </w:r>
      <w:proofErr w:type="spellEnd"/>
      <w:r w:rsidRPr="00D5163E">
        <w:rPr>
          <w:rFonts w:ascii="Times New Roman" w:hAnsi="Times New Roman" w:cs="Times New Roman"/>
          <w:i/>
          <w:iCs/>
        </w:rPr>
        <w:t xml:space="preserve">—The Spanish ACB Basketball League. </w:t>
      </w:r>
      <w:r w:rsidRPr="00493444">
        <w:rPr>
          <w:rFonts w:ascii="Times New Roman" w:hAnsi="Times New Roman" w:cs="Times New Roman"/>
          <w:i/>
          <w:iCs/>
          <w:lang w:val="en-US"/>
        </w:rPr>
        <w:t>Group Decision and Negotiation</w:t>
      </w:r>
      <w:r w:rsidRPr="00493444">
        <w:rPr>
          <w:rFonts w:ascii="Times New Roman" w:hAnsi="Times New Roman" w:cs="Times New Roman"/>
          <w:lang w:val="en-US"/>
        </w:rPr>
        <w:t>, v. 27, p. 1029-1046, 2018.</w:t>
      </w:r>
    </w:p>
    <w:p w14:paraId="3CEB1046"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BRANS, J.P.; VINCKE, P. </w:t>
      </w:r>
      <w:r w:rsidRPr="00493444">
        <w:rPr>
          <w:rFonts w:ascii="Times New Roman" w:hAnsi="Times New Roman" w:cs="Times New Roman"/>
          <w:i/>
          <w:iCs/>
          <w:lang w:val="en-US"/>
        </w:rPr>
        <w:t xml:space="preserve">A preference ranking </w:t>
      </w:r>
      <w:proofErr w:type="spellStart"/>
      <w:r w:rsidRPr="00493444">
        <w:rPr>
          <w:rFonts w:ascii="Times New Roman" w:hAnsi="Times New Roman" w:cs="Times New Roman"/>
          <w:i/>
          <w:iCs/>
          <w:lang w:val="en-US"/>
        </w:rPr>
        <w:t>organisation</w:t>
      </w:r>
      <w:proofErr w:type="spellEnd"/>
      <w:r w:rsidRPr="00493444">
        <w:rPr>
          <w:rFonts w:ascii="Times New Roman" w:hAnsi="Times New Roman" w:cs="Times New Roman"/>
          <w:i/>
          <w:iCs/>
          <w:lang w:val="en-US"/>
        </w:rPr>
        <w:t xml:space="preserve"> method: The </w:t>
      </w:r>
      <w:r w:rsidRPr="00493444">
        <w:rPr>
          <w:rFonts w:ascii="Times New Roman" w:hAnsi="Times New Roman" w:cs="Times New Roman"/>
          <w:lang w:val="en-US"/>
        </w:rPr>
        <w:t>PROMETHEE</w:t>
      </w:r>
      <w:r w:rsidRPr="00493444">
        <w:rPr>
          <w:rFonts w:ascii="Times New Roman" w:hAnsi="Times New Roman" w:cs="Times New Roman"/>
          <w:i/>
          <w:iCs/>
          <w:lang w:val="en-US"/>
        </w:rPr>
        <w:t xml:space="preserve"> method for</w:t>
      </w:r>
      <w:r w:rsidRPr="00493444">
        <w:rPr>
          <w:rFonts w:ascii="Times New Roman" w:hAnsi="Times New Roman" w:cs="Times New Roman"/>
          <w:lang w:val="en-US"/>
        </w:rPr>
        <w:t xml:space="preserve"> MCDM. </w:t>
      </w:r>
      <w:r w:rsidRPr="00493444">
        <w:rPr>
          <w:rFonts w:ascii="Times New Roman" w:hAnsi="Times New Roman" w:cs="Times New Roman"/>
          <w:i/>
          <w:iCs/>
          <w:lang w:val="en-US"/>
        </w:rPr>
        <w:t>Management Science</w:t>
      </w:r>
      <w:r w:rsidRPr="00493444">
        <w:rPr>
          <w:rFonts w:ascii="Times New Roman" w:hAnsi="Times New Roman" w:cs="Times New Roman"/>
          <w:lang w:val="en-US"/>
        </w:rPr>
        <w:t>, v. 31, n. 6, p. 647-656, 1985.</w:t>
      </w:r>
    </w:p>
    <w:p w14:paraId="20DC240D" w14:textId="77777777" w:rsidR="0006372F" w:rsidRPr="00D5163E" w:rsidRDefault="0006372F" w:rsidP="000E24B4">
      <w:pPr>
        <w:spacing w:before="240"/>
        <w:ind w:firstLine="0"/>
        <w:rPr>
          <w:rFonts w:ascii="Times New Roman" w:hAnsi="Times New Roman" w:cs="Times New Roman"/>
        </w:rPr>
      </w:pPr>
      <w:r w:rsidRPr="00493444">
        <w:rPr>
          <w:rFonts w:ascii="Times New Roman" w:hAnsi="Times New Roman" w:cs="Times New Roman"/>
          <w:lang w:val="en-US"/>
        </w:rPr>
        <w:t xml:space="preserve">CAMPELLO, B.; DUARTE, L. T.; ROMANO, J. M. T. </w:t>
      </w:r>
      <w:r w:rsidRPr="00493444">
        <w:rPr>
          <w:rFonts w:ascii="Times New Roman" w:hAnsi="Times New Roman" w:cs="Times New Roman"/>
          <w:i/>
          <w:iCs/>
          <w:lang w:val="en-US"/>
        </w:rPr>
        <w:t>Exploiting temporal features in multicriteria decision analysis by means of a tensorial formulation of the</w:t>
      </w:r>
      <w:r w:rsidRPr="00493444">
        <w:rPr>
          <w:rFonts w:ascii="Times New Roman" w:hAnsi="Times New Roman" w:cs="Times New Roman"/>
          <w:lang w:val="en-US"/>
        </w:rPr>
        <w:t xml:space="preserve"> TOPSIS </w:t>
      </w:r>
      <w:r w:rsidRPr="00493444">
        <w:rPr>
          <w:rFonts w:ascii="Times New Roman" w:hAnsi="Times New Roman" w:cs="Times New Roman"/>
          <w:i/>
          <w:iCs/>
          <w:lang w:val="en-US"/>
        </w:rPr>
        <w:t xml:space="preserve">method. </w:t>
      </w:r>
      <w:proofErr w:type="spellStart"/>
      <w:r w:rsidRPr="00D5163E">
        <w:rPr>
          <w:rFonts w:ascii="Times New Roman" w:hAnsi="Times New Roman" w:cs="Times New Roman"/>
          <w:i/>
          <w:iCs/>
        </w:rPr>
        <w:t>Computers</w:t>
      </w:r>
      <w:proofErr w:type="spellEnd"/>
      <w:r w:rsidRPr="00D5163E">
        <w:rPr>
          <w:rFonts w:ascii="Times New Roman" w:hAnsi="Times New Roman" w:cs="Times New Roman"/>
          <w:i/>
          <w:iCs/>
        </w:rPr>
        <w:t xml:space="preserve"> &amp; Industrial </w:t>
      </w:r>
      <w:proofErr w:type="spellStart"/>
      <w:r w:rsidRPr="00D5163E">
        <w:rPr>
          <w:rFonts w:ascii="Times New Roman" w:hAnsi="Times New Roman" w:cs="Times New Roman"/>
          <w:i/>
          <w:iCs/>
        </w:rPr>
        <w:t>Engineering</w:t>
      </w:r>
      <w:proofErr w:type="spellEnd"/>
      <w:r w:rsidRPr="00D5163E">
        <w:rPr>
          <w:rFonts w:ascii="Times New Roman" w:hAnsi="Times New Roman" w:cs="Times New Roman"/>
        </w:rPr>
        <w:t>, v. 175, p. 10-pg, 2023.</w:t>
      </w:r>
    </w:p>
    <w:p w14:paraId="385FB94D"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CARVALHO, A.B.C.; FOLLE, A. Perfil estatístico dos atletas do NBB 2009/2010. Revista Mackenzie de Educação Física e Esporte, v. 13, n. 1, p. 59-70, 2014.</w:t>
      </w:r>
    </w:p>
    <w:p w14:paraId="4B5489C0"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lastRenderedPageBreak/>
        <w:t xml:space="preserve">CONTE, D.; FAVERO, T.G.; LUPO, C. </w:t>
      </w:r>
      <w:r w:rsidRPr="00493444">
        <w:rPr>
          <w:rFonts w:ascii="Times New Roman" w:hAnsi="Times New Roman" w:cs="Times New Roman"/>
          <w:i/>
          <w:iCs/>
          <w:lang w:val="en-US"/>
        </w:rPr>
        <w:t>Time–motion analysis of Italian elite women’s basketball games: individual and team analyses. J Strength Cond Res</w:t>
      </w:r>
      <w:r w:rsidRPr="00493444">
        <w:rPr>
          <w:rFonts w:ascii="Times New Roman" w:hAnsi="Times New Roman" w:cs="Times New Roman"/>
          <w:lang w:val="en-US"/>
        </w:rPr>
        <w:t>., v. 29, n. 1, p. 144–50, 2015.</w:t>
      </w:r>
    </w:p>
    <w:p w14:paraId="05356F3C" w14:textId="77777777" w:rsidR="0006372F" w:rsidRPr="00D5163E" w:rsidRDefault="0006372F" w:rsidP="000E24B4">
      <w:pPr>
        <w:spacing w:before="240"/>
        <w:ind w:firstLine="0"/>
        <w:rPr>
          <w:rFonts w:ascii="Times New Roman" w:hAnsi="Times New Roman" w:cs="Times New Roman"/>
        </w:rPr>
      </w:pPr>
      <w:r w:rsidRPr="00493444">
        <w:rPr>
          <w:rFonts w:ascii="Times New Roman" w:hAnsi="Times New Roman" w:cs="Times New Roman"/>
          <w:lang w:val="en-US"/>
        </w:rPr>
        <w:t xml:space="preserve">DELEXTRAT, A.; BADIELLA, A.; SAAVEDRA, V. </w:t>
      </w:r>
      <w:r w:rsidRPr="00493444">
        <w:rPr>
          <w:rFonts w:ascii="Times New Roman" w:hAnsi="Times New Roman" w:cs="Times New Roman"/>
          <w:i/>
          <w:iCs/>
          <w:lang w:val="en-US"/>
        </w:rPr>
        <w:t xml:space="preserve">Match activity demands of elite Spanish female basketball players by playing position. </w:t>
      </w:r>
      <w:proofErr w:type="spellStart"/>
      <w:r w:rsidRPr="00D5163E">
        <w:rPr>
          <w:rFonts w:ascii="Times New Roman" w:hAnsi="Times New Roman" w:cs="Times New Roman"/>
          <w:i/>
          <w:iCs/>
        </w:rPr>
        <w:t>Int</w:t>
      </w:r>
      <w:proofErr w:type="spellEnd"/>
      <w:r w:rsidRPr="00D5163E">
        <w:rPr>
          <w:rFonts w:ascii="Times New Roman" w:hAnsi="Times New Roman" w:cs="Times New Roman"/>
          <w:i/>
          <w:iCs/>
        </w:rPr>
        <w:t xml:space="preserve"> J </w:t>
      </w:r>
      <w:proofErr w:type="spellStart"/>
      <w:r w:rsidRPr="00D5163E">
        <w:rPr>
          <w:rFonts w:ascii="Times New Roman" w:hAnsi="Times New Roman" w:cs="Times New Roman"/>
          <w:i/>
          <w:iCs/>
        </w:rPr>
        <w:t>Perform</w:t>
      </w:r>
      <w:proofErr w:type="spellEnd"/>
      <w:r w:rsidRPr="00D5163E">
        <w:rPr>
          <w:rFonts w:ascii="Times New Roman" w:hAnsi="Times New Roman" w:cs="Times New Roman"/>
          <w:i/>
          <w:iCs/>
        </w:rPr>
        <w:t xml:space="preserve"> Anal Sport</w:t>
      </w:r>
      <w:r w:rsidRPr="00D5163E">
        <w:rPr>
          <w:rFonts w:ascii="Times New Roman" w:hAnsi="Times New Roman" w:cs="Times New Roman"/>
        </w:rPr>
        <w:t>, v. 15, n. 2, p. 687–703, 2015.</w:t>
      </w:r>
    </w:p>
    <w:p w14:paraId="6DF8F429"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 xml:space="preserve">GALATTI, L.R.; PAES, R.R.; MACHADO, G.V.; MONTERO, S.A. </w:t>
      </w:r>
      <w:r w:rsidRPr="00D5163E">
        <w:rPr>
          <w:rFonts w:ascii="Times New Roman" w:hAnsi="Times New Roman" w:cs="Times New Roman"/>
          <w:i/>
          <w:iCs/>
        </w:rPr>
        <w:t xml:space="preserve">Campeonas </w:t>
      </w:r>
      <w:proofErr w:type="spellStart"/>
      <w:r w:rsidRPr="00D5163E">
        <w:rPr>
          <w:rFonts w:ascii="Times New Roman" w:hAnsi="Times New Roman" w:cs="Times New Roman"/>
          <w:i/>
          <w:iCs/>
        </w:rPr>
        <w:t>del</w:t>
      </w:r>
      <w:proofErr w:type="spellEnd"/>
      <w:r w:rsidRPr="00D5163E">
        <w:rPr>
          <w:rFonts w:ascii="Times New Roman" w:hAnsi="Times New Roman" w:cs="Times New Roman"/>
          <w:i/>
          <w:iCs/>
        </w:rPr>
        <w:t xml:space="preserve"> Mundo de </w:t>
      </w:r>
      <w:proofErr w:type="spellStart"/>
      <w:r w:rsidRPr="00D5163E">
        <w:rPr>
          <w:rFonts w:ascii="Times New Roman" w:hAnsi="Times New Roman" w:cs="Times New Roman"/>
          <w:i/>
          <w:iCs/>
        </w:rPr>
        <w:t>Baloncesto</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factores</w:t>
      </w:r>
      <w:proofErr w:type="spellEnd"/>
      <w:r w:rsidRPr="00D5163E">
        <w:rPr>
          <w:rFonts w:ascii="Times New Roman" w:hAnsi="Times New Roman" w:cs="Times New Roman"/>
          <w:i/>
          <w:iCs/>
        </w:rPr>
        <w:t xml:space="preserve"> determinantes para </w:t>
      </w:r>
      <w:proofErr w:type="spellStart"/>
      <w:r w:rsidRPr="00D5163E">
        <w:rPr>
          <w:rFonts w:ascii="Times New Roman" w:hAnsi="Times New Roman" w:cs="Times New Roman"/>
          <w:i/>
          <w:iCs/>
        </w:rPr>
        <w:t>el</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rendimiento</w:t>
      </w:r>
      <w:proofErr w:type="spellEnd"/>
      <w:r w:rsidRPr="00D5163E">
        <w:rPr>
          <w:rFonts w:ascii="Times New Roman" w:hAnsi="Times New Roman" w:cs="Times New Roman"/>
          <w:i/>
          <w:iCs/>
        </w:rPr>
        <w:t xml:space="preserve"> de </w:t>
      </w:r>
      <w:proofErr w:type="spellStart"/>
      <w:r w:rsidRPr="00D5163E">
        <w:rPr>
          <w:rFonts w:ascii="Times New Roman" w:hAnsi="Times New Roman" w:cs="Times New Roman"/>
          <w:i/>
          <w:iCs/>
        </w:rPr>
        <w:t>excelencia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Cuadernos</w:t>
      </w:r>
      <w:proofErr w:type="spellEnd"/>
      <w:r w:rsidRPr="00D5163E">
        <w:rPr>
          <w:rFonts w:ascii="Times New Roman" w:hAnsi="Times New Roman" w:cs="Times New Roman"/>
          <w:i/>
          <w:iCs/>
        </w:rPr>
        <w:t xml:space="preserve"> de </w:t>
      </w:r>
      <w:proofErr w:type="spellStart"/>
      <w:r w:rsidRPr="00D5163E">
        <w:rPr>
          <w:rFonts w:ascii="Times New Roman" w:hAnsi="Times New Roman" w:cs="Times New Roman"/>
          <w:i/>
          <w:iCs/>
        </w:rPr>
        <w:t>Psicología</w:t>
      </w:r>
      <w:proofErr w:type="spellEnd"/>
      <w:r w:rsidRPr="00D5163E">
        <w:rPr>
          <w:rFonts w:ascii="Times New Roman" w:hAnsi="Times New Roman" w:cs="Times New Roman"/>
          <w:i/>
          <w:iCs/>
        </w:rPr>
        <w:t xml:space="preserve"> </w:t>
      </w:r>
      <w:proofErr w:type="spellStart"/>
      <w:r w:rsidRPr="00D5163E">
        <w:rPr>
          <w:rFonts w:ascii="Times New Roman" w:hAnsi="Times New Roman" w:cs="Times New Roman"/>
          <w:i/>
          <w:iCs/>
        </w:rPr>
        <w:t>del</w:t>
      </w:r>
      <w:proofErr w:type="spellEnd"/>
      <w:r w:rsidRPr="00D5163E">
        <w:rPr>
          <w:rFonts w:ascii="Times New Roman" w:hAnsi="Times New Roman" w:cs="Times New Roman"/>
          <w:i/>
          <w:iCs/>
        </w:rPr>
        <w:t xml:space="preserve"> Deporte</w:t>
      </w:r>
      <w:r w:rsidRPr="00D5163E">
        <w:rPr>
          <w:rFonts w:ascii="Times New Roman" w:hAnsi="Times New Roman" w:cs="Times New Roman"/>
        </w:rPr>
        <w:t>, v. 15, n. 3, p. 187-192, 2015.</w:t>
      </w:r>
    </w:p>
    <w:p w14:paraId="02BBBEE9" w14:textId="77777777" w:rsidR="0006372F" w:rsidRPr="00493444" w:rsidRDefault="0006372F" w:rsidP="000E24B4">
      <w:pPr>
        <w:spacing w:before="240"/>
        <w:ind w:firstLine="0"/>
        <w:rPr>
          <w:rFonts w:ascii="Times New Roman" w:hAnsi="Times New Roman" w:cs="Times New Roman"/>
          <w:lang w:val="en-US"/>
        </w:rPr>
      </w:pPr>
      <w:r w:rsidRPr="00D5163E">
        <w:rPr>
          <w:rFonts w:ascii="Times New Roman" w:hAnsi="Times New Roman" w:cs="Times New Roman"/>
        </w:rPr>
        <w:t xml:space="preserve">GARCÍA, J.; IBÁÑEZ, S.J.; CAÑADAS, M.; ANTÚNEZ, A. </w:t>
      </w:r>
      <w:r w:rsidRPr="00D5163E">
        <w:rPr>
          <w:rFonts w:ascii="Times New Roman" w:hAnsi="Times New Roman" w:cs="Times New Roman"/>
          <w:i/>
          <w:iCs/>
        </w:rPr>
        <w:t xml:space="preserve">Complex Systems </w:t>
      </w:r>
      <w:proofErr w:type="spellStart"/>
      <w:r w:rsidRPr="00D5163E">
        <w:rPr>
          <w:rFonts w:ascii="Times New Roman" w:hAnsi="Times New Roman" w:cs="Times New Roman"/>
          <w:i/>
          <w:iCs/>
        </w:rPr>
        <w:t>Theory</w:t>
      </w:r>
      <w:proofErr w:type="spellEnd"/>
      <w:r w:rsidRPr="00D5163E">
        <w:rPr>
          <w:rFonts w:ascii="Times New Roman" w:hAnsi="Times New Roman" w:cs="Times New Roman"/>
          <w:i/>
          <w:iCs/>
        </w:rPr>
        <w:t xml:space="preserve"> in Team Sports. </w:t>
      </w:r>
      <w:r w:rsidRPr="00493444">
        <w:rPr>
          <w:rFonts w:ascii="Times New Roman" w:hAnsi="Times New Roman" w:cs="Times New Roman"/>
          <w:i/>
          <w:iCs/>
          <w:lang w:val="en-US"/>
        </w:rPr>
        <w:t xml:space="preserve">Example in 5 on 5 basketball contest. </w:t>
      </w:r>
      <w:proofErr w:type="spellStart"/>
      <w:r w:rsidRPr="00493444">
        <w:rPr>
          <w:rFonts w:ascii="Times New Roman" w:hAnsi="Times New Roman" w:cs="Times New Roman"/>
          <w:i/>
          <w:iCs/>
          <w:lang w:val="en-US"/>
        </w:rPr>
        <w:t>Revista</w:t>
      </w:r>
      <w:proofErr w:type="spellEnd"/>
      <w:r w:rsidRPr="00493444">
        <w:rPr>
          <w:rFonts w:ascii="Times New Roman" w:hAnsi="Times New Roman" w:cs="Times New Roman"/>
          <w:i/>
          <w:iCs/>
          <w:lang w:val="en-US"/>
        </w:rPr>
        <w:t xml:space="preserve"> de </w:t>
      </w:r>
      <w:proofErr w:type="spellStart"/>
      <w:r w:rsidRPr="00493444">
        <w:rPr>
          <w:rFonts w:ascii="Times New Roman" w:hAnsi="Times New Roman" w:cs="Times New Roman"/>
          <w:i/>
          <w:iCs/>
          <w:lang w:val="en-US"/>
        </w:rPr>
        <w:t>Psicologia</w:t>
      </w:r>
      <w:proofErr w:type="spellEnd"/>
      <w:r w:rsidRPr="00493444">
        <w:rPr>
          <w:rFonts w:ascii="Times New Roman" w:hAnsi="Times New Roman" w:cs="Times New Roman"/>
          <w:i/>
          <w:iCs/>
          <w:lang w:val="en-US"/>
        </w:rPr>
        <w:t xml:space="preserve"> del </w:t>
      </w:r>
      <w:proofErr w:type="spellStart"/>
      <w:r w:rsidRPr="00493444">
        <w:rPr>
          <w:rFonts w:ascii="Times New Roman" w:hAnsi="Times New Roman" w:cs="Times New Roman"/>
          <w:i/>
          <w:iCs/>
          <w:lang w:val="en-US"/>
        </w:rPr>
        <w:t>Deporte</w:t>
      </w:r>
      <w:proofErr w:type="spellEnd"/>
      <w:r w:rsidRPr="00493444">
        <w:rPr>
          <w:rFonts w:ascii="Times New Roman" w:hAnsi="Times New Roman" w:cs="Times New Roman"/>
          <w:lang w:val="en-US"/>
        </w:rPr>
        <w:t>, v. 22, n. 1, p. 209-213, 2013.</w:t>
      </w:r>
    </w:p>
    <w:p w14:paraId="7797A76A"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GARCÍA, J.; IBÁÑEZ, S.J.; GÓMEZ, M.A.; SAMPAIO, J. </w:t>
      </w:r>
      <w:r w:rsidRPr="00493444">
        <w:rPr>
          <w:rFonts w:ascii="Times New Roman" w:hAnsi="Times New Roman" w:cs="Times New Roman"/>
          <w:i/>
          <w:iCs/>
          <w:lang w:val="en-US"/>
        </w:rPr>
        <w:t xml:space="preserve">Basketball </w:t>
      </w:r>
      <w:proofErr w:type="spellStart"/>
      <w:r w:rsidRPr="00493444">
        <w:rPr>
          <w:rFonts w:ascii="Times New Roman" w:hAnsi="Times New Roman" w:cs="Times New Roman"/>
          <w:i/>
          <w:iCs/>
          <w:lang w:val="en-US"/>
        </w:rPr>
        <w:t>Gamerelated</w:t>
      </w:r>
      <w:proofErr w:type="spellEnd"/>
      <w:r w:rsidRPr="00493444">
        <w:rPr>
          <w:rFonts w:ascii="Times New Roman" w:hAnsi="Times New Roman" w:cs="Times New Roman"/>
          <w:i/>
          <w:iCs/>
          <w:lang w:val="en-US"/>
        </w:rPr>
        <w:t xml:space="preserve"> statistics discriminating ACB league teams according to game location, game outcome and final score </w:t>
      </w:r>
      <w:proofErr w:type="spellStart"/>
      <w:r w:rsidRPr="00493444">
        <w:rPr>
          <w:rFonts w:ascii="Times New Roman" w:hAnsi="Times New Roman" w:cs="Times New Roman"/>
          <w:i/>
          <w:iCs/>
          <w:lang w:val="en-US"/>
        </w:rPr>
        <w:t>diferences</w:t>
      </w:r>
      <w:proofErr w:type="spellEnd"/>
      <w:r w:rsidRPr="00493444">
        <w:rPr>
          <w:rFonts w:ascii="Times New Roman" w:hAnsi="Times New Roman" w:cs="Times New Roman"/>
          <w:i/>
          <w:iCs/>
          <w:lang w:val="en-US"/>
        </w:rPr>
        <w:t>. Int Journal of Performance Analysis in Sport</w:t>
      </w:r>
      <w:r w:rsidRPr="00493444">
        <w:rPr>
          <w:rFonts w:ascii="Times New Roman" w:hAnsi="Times New Roman" w:cs="Times New Roman"/>
          <w:lang w:val="en-US"/>
        </w:rPr>
        <w:t>, v. 14, p. 443-452, 2014.</w:t>
      </w:r>
    </w:p>
    <w:p w14:paraId="0FFE8540"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GÓMEZ, M.A.; LORENZO, A.; BARAKAT, R. </w:t>
      </w:r>
      <w:r w:rsidRPr="00493444">
        <w:rPr>
          <w:rFonts w:ascii="Times New Roman" w:hAnsi="Times New Roman" w:cs="Times New Roman"/>
          <w:i/>
          <w:iCs/>
          <w:lang w:val="en-US"/>
        </w:rPr>
        <w:t>Differences in game-related statistics of basketball performance by game location for men's winning and losing teams. Perceptual and Motor Skills</w:t>
      </w:r>
      <w:r w:rsidRPr="00493444">
        <w:rPr>
          <w:rFonts w:ascii="Times New Roman" w:hAnsi="Times New Roman" w:cs="Times New Roman"/>
          <w:lang w:val="en-US"/>
        </w:rPr>
        <w:t>, v. 106, p. 43-50, 2008.</w:t>
      </w:r>
    </w:p>
    <w:p w14:paraId="324A967B" w14:textId="77777777" w:rsidR="0006372F" w:rsidRPr="00DE2C0E" w:rsidRDefault="0006372F" w:rsidP="0006372F">
      <w:pPr>
        <w:spacing w:before="240"/>
        <w:ind w:firstLine="0"/>
        <w:rPr>
          <w:rFonts w:ascii="Times New Roman" w:hAnsi="Times New Roman" w:cs="Times New Roman"/>
        </w:rPr>
      </w:pPr>
      <w:r w:rsidRPr="00493444">
        <w:rPr>
          <w:rFonts w:ascii="Times New Roman" w:hAnsi="Times New Roman" w:cs="Times New Roman"/>
          <w:lang w:val="en-US"/>
        </w:rPr>
        <w:t xml:space="preserve">HARRIS, Charles R. et al. *Array programming with NumPy*. Nature, 585, 357–362. </w:t>
      </w:r>
      <w:r w:rsidRPr="00DE2C0E">
        <w:rPr>
          <w:rFonts w:ascii="Times New Roman" w:hAnsi="Times New Roman" w:cs="Times New Roman"/>
        </w:rPr>
        <w:t xml:space="preserve">2020. </w:t>
      </w:r>
      <w:r w:rsidRPr="00D5163E">
        <w:rPr>
          <w:rFonts w:ascii="Times New Roman" w:hAnsi="Times New Roman" w:cs="Times New Roman"/>
        </w:rPr>
        <w:t xml:space="preserve">Disponível em: &lt;https://numpy.org&gt;. </w:t>
      </w:r>
      <w:r w:rsidRPr="00DE2C0E">
        <w:rPr>
          <w:rFonts w:ascii="Times New Roman" w:hAnsi="Times New Roman" w:cs="Times New Roman"/>
        </w:rPr>
        <w:t>2024.</w:t>
      </w:r>
    </w:p>
    <w:p w14:paraId="727BC94B" w14:textId="77777777" w:rsidR="0006372F" w:rsidRPr="00493444" w:rsidRDefault="0006372F" w:rsidP="0006372F">
      <w:pPr>
        <w:spacing w:before="240"/>
        <w:ind w:firstLine="0"/>
        <w:rPr>
          <w:rFonts w:ascii="Times New Roman" w:hAnsi="Times New Roman" w:cs="Times New Roman"/>
          <w:lang w:val="en-US"/>
        </w:rPr>
      </w:pPr>
      <w:r w:rsidRPr="00DE2C0E">
        <w:rPr>
          <w:rFonts w:ascii="Times New Roman" w:hAnsi="Times New Roman" w:cs="Times New Roman"/>
        </w:rPr>
        <w:t>HUNTER, J. D. *</w:t>
      </w:r>
      <w:proofErr w:type="spellStart"/>
      <w:r w:rsidRPr="00DE2C0E">
        <w:rPr>
          <w:rFonts w:ascii="Times New Roman" w:hAnsi="Times New Roman" w:cs="Times New Roman"/>
        </w:rPr>
        <w:t>Matplotlib</w:t>
      </w:r>
      <w:proofErr w:type="spellEnd"/>
      <w:r w:rsidRPr="00DE2C0E">
        <w:rPr>
          <w:rFonts w:ascii="Times New Roman" w:hAnsi="Times New Roman" w:cs="Times New Roman"/>
        </w:rPr>
        <w:t xml:space="preserve">: A 2D </w:t>
      </w:r>
      <w:proofErr w:type="spellStart"/>
      <w:r w:rsidRPr="00DE2C0E">
        <w:rPr>
          <w:rFonts w:ascii="Times New Roman" w:hAnsi="Times New Roman" w:cs="Times New Roman"/>
        </w:rPr>
        <w:t>Graphics</w:t>
      </w:r>
      <w:proofErr w:type="spellEnd"/>
      <w:r w:rsidRPr="00DE2C0E">
        <w:rPr>
          <w:rFonts w:ascii="Times New Roman" w:hAnsi="Times New Roman" w:cs="Times New Roman"/>
        </w:rPr>
        <w:t xml:space="preserve"> </w:t>
      </w:r>
      <w:proofErr w:type="spellStart"/>
      <w:r w:rsidRPr="00DE2C0E">
        <w:rPr>
          <w:rFonts w:ascii="Times New Roman" w:hAnsi="Times New Roman" w:cs="Times New Roman"/>
        </w:rPr>
        <w:t>Environment</w:t>
      </w:r>
      <w:proofErr w:type="spellEnd"/>
      <w:r w:rsidRPr="00DE2C0E">
        <w:rPr>
          <w:rFonts w:ascii="Times New Roman" w:hAnsi="Times New Roman" w:cs="Times New Roman"/>
        </w:rPr>
        <w:t xml:space="preserve">*. </w:t>
      </w:r>
      <w:r w:rsidRPr="00493444">
        <w:rPr>
          <w:rFonts w:ascii="Times New Roman" w:hAnsi="Times New Roman" w:cs="Times New Roman"/>
          <w:lang w:val="en-US"/>
        </w:rPr>
        <w:t xml:space="preserve">Computing in Science &amp; Engineering, 9(3), 90-95. 2007. </w:t>
      </w:r>
      <w:proofErr w:type="spellStart"/>
      <w:r w:rsidRPr="00493444">
        <w:rPr>
          <w:rFonts w:ascii="Times New Roman" w:hAnsi="Times New Roman" w:cs="Times New Roman"/>
          <w:lang w:val="en-US"/>
        </w:rPr>
        <w:t>Disponível</w:t>
      </w:r>
      <w:proofErr w:type="spellEnd"/>
      <w:r w:rsidRPr="00493444">
        <w:rPr>
          <w:rFonts w:ascii="Times New Roman" w:hAnsi="Times New Roman" w:cs="Times New Roman"/>
          <w:lang w:val="en-US"/>
        </w:rPr>
        <w:t xml:space="preserve"> </w:t>
      </w:r>
      <w:proofErr w:type="spellStart"/>
      <w:r w:rsidRPr="00493444">
        <w:rPr>
          <w:rFonts w:ascii="Times New Roman" w:hAnsi="Times New Roman" w:cs="Times New Roman"/>
          <w:lang w:val="en-US"/>
        </w:rPr>
        <w:t>em</w:t>
      </w:r>
      <w:proofErr w:type="spellEnd"/>
      <w:r w:rsidRPr="00493444">
        <w:rPr>
          <w:rFonts w:ascii="Times New Roman" w:hAnsi="Times New Roman" w:cs="Times New Roman"/>
          <w:lang w:val="en-US"/>
        </w:rPr>
        <w:t>: &lt;https://matplotlib.org&gt;. 2024.</w:t>
      </w:r>
    </w:p>
    <w:p w14:paraId="11E62F92"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HWANG, C.-L.; YOON, K. </w:t>
      </w:r>
      <w:r w:rsidRPr="00493444">
        <w:rPr>
          <w:rFonts w:ascii="Times New Roman" w:hAnsi="Times New Roman" w:cs="Times New Roman"/>
          <w:i/>
          <w:iCs/>
          <w:lang w:val="en-US"/>
        </w:rPr>
        <w:t>Methods for multiple attribute decision making. In: Multiple attribute decision making</w:t>
      </w:r>
      <w:r w:rsidRPr="00493444">
        <w:rPr>
          <w:rFonts w:ascii="Times New Roman" w:hAnsi="Times New Roman" w:cs="Times New Roman"/>
          <w:lang w:val="en-US"/>
        </w:rPr>
        <w:t>. [</w:t>
      </w:r>
      <w:proofErr w:type="spellStart"/>
      <w:r w:rsidRPr="00493444">
        <w:rPr>
          <w:rFonts w:ascii="Times New Roman" w:hAnsi="Times New Roman" w:cs="Times New Roman"/>
          <w:lang w:val="en-US"/>
        </w:rPr>
        <w:t>S.l.</w:t>
      </w:r>
      <w:proofErr w:type="spellEnd"/>
      <w:r w:rsidRPr="00493444">
        <w:rPr>
          <w:rFonts w:ascii="Times New Roman" w:hAnsi="Times New Roman" w:cs="Times New Roman"/>
          <w:lang w:val="en-US"/>
        </w:rPr>
        <w:t xml:space="preserve">]: </w:t>
      </w:r>
      <w:r w:rsidRPr="00493444">
        <w:rPr>
          <w:rFonts w:ascii="Times New Roman" w:hAnsi="Times New Roman" w:cs="Times New Roman"/>
          <w:i/>
          <w:iCs/>
          <w:lang w:val="en-US"/>
        </w:rPr>
        <w:t>Springer</w:t>
      </w:r>
      <w:r w:rsidRPr="00493444">
        <w:rPr>
          <w:rFonts w:ascii="Times New Roman" w:hAnsi="Times New Roman" w:cs="Times New Roman"/>
          <w:lang w:val="en-US"/>
        </w:rPr>
        <w:t>, 1981. p. 58–191.</w:t>
      </w:r>
    </w:p>
    <w:p w14:paraId="46BBA81D"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IBÁÑEZ, S. J.; SAMPAIO, J.; FEU, S.; LORENZO, A.; GÓMEZ, M. A.; ORTEGA, E. </w:t>
      </w:r>
      <w:r w:rsidRPr="00493444">
        <w:rPr>
          <w:rFonts w:ascii="Times New Roman" w:hAnsi="Times New Roman" w:cs="Times New Roman"/>
          <w:i/>
          <w:iCs/>
          <w:lang w:val="en-US"/>
        </w:rPr>
        <w:t>Basketball game-related statistics that discriminate between teams’ season-long success. Journal of Sport Behavior</w:t>
      </w:r>
      <w:r w:rsidRPr="00493444">
        <w:rPr>
          <w:rFonts w:ascii="Times New Roman" w:hAnsi="Times New Roman" w:cs="Times New Roman"/>
          <w:lang w:val="en-US"/>
        </w:rPr>
        <w:t>, v. 18, p. 216-225, 2008.</w:t>
      </w:r>
    </w:p>
    <w:p w14:paraId="282D4398"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lastRenderedPageBreak/>
        <w:t xml:space="preserve">IBÁÑEZ, S.J.; SAMPAIO, J.; FEU, S.; LORENZO, A.; GÓMEZ, M.A; ORTEGA, E. </w:t>
      </w:r>
      <w:r w:rsidRPr="00493444">
        <w:rPr>
          <w:rFonts w:ascii="Times New Roman" w:hAnsi="Times New Roman" w:cs="Times New Roman"/>
          <w:i/>
          <w:iCs/>
          <w:lang w:val="en-US"/>
        </w:rPr>
        <w:t xml:space="preserve">Basketball game related statistics that discriminate between teams' season-long success. </w:t>
      </w:r>
      <w:proofErr w:type="spellStart"/>
      <w:r w:rsidRPr="00493444">
        <w:rPr>
          <w:rFonts w:ascii="Times New Roman" w:hAnsi="Times New Roman" w:cs="Times New Roman"/>
          <w:i/>
          <w:iCs/>
          <w:lang w:val="en-US"/>
        </w:rPr>
        <w:t>Europ</w:t>
      </w:r>
      <w:proofErr w:type="spellEnd"/>
      <w:r w:rsidRPr="00493444">
        <w:rPr>
          <w:rFonts w:ascii="Times New Roman" w:hAnsi="Times New Roman" w:cs="Times New Roman"/>
          <w:i/>
          <w:iCs/>
          <w:lang w:val="en-US"/>
        </w:rPr>
        <w:t>. Journal of Sport Sciences</w:t>
      </w:r>
      <w:r w:rsidRPr="00493444">
        <w:rPr>
          <w:rFonts w:ascii="Times New Roman" w:hAnsi="Times New Roman" w:cs="Times New Roman"/>
          <w:lang w:val="en-US"/>
        </w:rPr>
        <w:t>, v. 8, n. 6, p. 369-372, 2008.</w:t>
      </w:r>
    </w:p>
    <w:p w14:paraId="6B86D6A3" w14:textId="77777777" w:rsidR="0006372F" w:rsidRPr="00D5163E" w:rsidRDefault="0006372F" w:rsidP="000E24B4">
      <w:pPr>
        <w:spacing w:before="240"/>
        <w:ind w:firstLine="0"/>
        <w:rPr>
          <w:rFonts w:ascii="Times New Roman" w:hAnsi="Times New Roman" w:cs="Times New Roman"/>
        </w:rPr>
      </w:pPr>
      <w:r w:rsidRPr="00493444">
        <w:rPr>
          <w:rFonts w:ascii="Times New Roman" w:hAnsi="Times New Roman" w:cs="Times New Roman"/>
          <w:lang w:val="en-US"/>
        </w:rPr>
        <w:t xml:space="preserve">LUTZ, D. </w:t>
      </w:r>
      <w:r w:rsidRPr="00493444">
        <w:rPr>
          <w:rFonts w:ascii="Times New Roman" w:hAnsi="Times New Roman" w:cs="Times New Roman"/>
          <w:i/>
          <w:iCs/>
          <w:lang w:val="en-US"/>
        </w:rPr>
        <w:t>A Cluster Analysis of NBA Players</w:t>
      </w:r>
      <w:r w:rsidRPr="00493444">
        <w:rPr>
          <w:rFonts w:ascii="Times New Roman" w:hAnsi="Times New Roman" w:cs="Times New Roman"/>
          <w:lang w:val="en-US"/>
        </w:rPr>
        <w:t xml:space="preserve">. </w:t>
      </w:r>
      <w:r w:rsidRPr="00D5163E">
        <w:rPr>
          <w:rFonts w:ascii="Times New Roman" w:hAnsi="Times New Roman" w:cs="Times New Roman"/>
        </w:rPr>
        <w:t>Disponível em: https://www.sloansportsconference.com/research-papers/a-cluster-analysis-of-nba-players. 2012.</w:t>
      </w:r>
    </w:p>
    <w:p w14:paraId="2EE522CD" w14:textId="77777777" w:rsidR="0006372F" w:rsidRPr="00D5163E" w:rsidRDefault="0006372F" w:rsidP="0006372F">
      <w:pPr>
        <w:spacing w:before="240"/>
        <w:ind w:firstLine="0"/>
        <w:rPr>
          <w:rFonts w:ascii="Times New Roman" w:hAnsi="Times New Roman" w:cs="Times New Roman"/>
        </w:rPr>
      </w:pPr>
      <w:r w:rsidRPr="00D5163E">
        <w:rPr>
          <w:rFonts w:ascii="Times New Roman" w:hAnsi="Times New Roman" w:cs="Times New Roman"/>
        </w:rPr>
        <w:t xml:space="preserve">MCKINNEY, Wes. *Pandas: </w:t>
      </w:r>
      <w:proofErr w:type="spellStart"/>
      <w:r w:rsidRPr="00D5163E">
        <w:rPr>
          <w:rFonts w:ascii="Times New Roman" w:hAnsi="Times New Roman" w:cs="Times New Roman"/>
        </w:rPr>
        <w:t>Powerful</w:t>
      </w:r>
      <w:proofErr w:type="spellEnd"/>
      <w:r w:rsidRPr="00D5163E">
        <w:rPr>
          <w:rFonts w:ascii="Times New Roman" w:hAnsi="Times New Roman" w:cs="Times New Roman"/>
        </w:rPr>
        <w:t xml:space="preserve"> Python Data </w:t>
      </w:r>
      <w:proofErr w:type="spellStart"/>
      <w:r w:rsidRPr="00D5163E">
        <w:rPr>
          <w:rFonts w:ascii="Times New Roman" w:hAnsi="Times New Roman" w:cs="Times New Roman"/>
        </w:rPr>
        <w:t>Analysis</w:t>
      </w:r>
      <w:proofErr w:type="spellEnd"/>
      <w:r w:rsidRPr="00D5163E">
        <w:rPr>
          <w:rFonts w:ascii="Times New Roman" w:hAnsi="Times New Roman" w:cs="Times New Roman"/>
        </w:rPr>
        <w:t xml:space="preserve"> Toolkit*. Versão 1.0.5. 2020. Disponível em: &lt;https://pandas.pydata.org&gt;. 2024.</w:t>
      </w:r>
    </w:p>
    <w:p w14:paraId="2774E86B"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MENESES, L.R.; JUNIOR, L.E.M.G.; ALMEIDA, M., B. Análise do desempenho do basquetebol brasileiro ao longo de três temporadas do Novo Basquete Brasil. Revista Brasileira Ciências do Esporte, v. 38, n. 1, p. 93-100, 2016.</w:t>
      </w:r>
    </w:p>
    <w:p w14:paraId="4B051175" w14:textId="77777777" w:rsidR="0006372F" w:rsidRPr="00493444" w:rsidRDefault="0006372F" w:rsidP="000E24B4">
      <w:pPr>
        <w:spacing w:before="240"/>
        <w:ind w:firstLine="0"/>
        <w:rPr>
          <w:rFonts w:ascii="Times New Roman" w:hAnsi="Times New Roman" w:cs="Times New Roman"/>
          <w:lang w:val="en-US"/>
        </w:rPr>
      </w:pPr>
      <w:r w:rsidRPr="00D5163E">
        <w:rPr>
          <w:rFonts w:ascii="Times New Roman" w:hAnsi="Times New Roman" w:cs="Times New Roman"/>
        </w:rPr>
        <w:t xml:space="preserve">MERCADANTE, L. A. Basquetebol por Números: Do Jogo Livre Ao Alto Rendimento. </w:t>
      </w:r>
      <w:r w:rsidRPr="00493444">
        <w:rPr>
          <w:rFonts w:ascii="Times New Roman" w:hAnsi="Times New Roman" w:cs="Times New Roman"/>
          <w:lang w:val="en-US"/>
        </w:rPr>
        <w:t>Curitiba: CRV, 2021. 126 p.</w:t>
      </w:r>
    </w:p>
    <w:p w14:paraId="1C7BA560" w14:textId="77777777" w:rsidR="0006372F" w:rsidRPr="00D5163E" w:rsidRDefault="0006372F" w:rsidP="000E24B4">
      <w:pPr>
        <w:spacing w:before="240"/>
        <w:ind w:firstLine="0"/>
        <w:rPr>
          <w:rFonts w:ascii="Times New Roman" w:hAnsi="Times New Roman" w:cs="Times New Roman"/>
          <w:lang w:val="en-US"/>
        </w:rPr>
      </w:pPr>
      <w:r w:rsidRPr="00D5163E">
        <w:rPr>
          <w:rFonts w:ascii="Times New Roman" w:hAnsi="Times New Roman" w:cs="Times New Roman"/>
          <w:lang w:val="en-US"/>
        </w:rPr>
        <w:t xml:space="preserve">NABLI, M. A.; BEN ABDELKRIM, N.; CASTAGNA, C. </w:t>
      </w:r>
      <w:r w:rsidRPr="00D5163E">
        <w:rPr>
          <w:rFonts w:ascii="Times New Roman" w:hAnsi="Times New Roman" w:cs="Times New Roman"/>
          <w:i/>
          <w:iCs/>
          <w:lang w:val="en-US"/>
        </w:rPr>
        <w:t xml:space="preserve">Physical and physiological demands of U-19 basketball refereeing: Aerobic and anaerobic demands, The Physician and Sports </w:t>
      </w:r>
      <w:proofErr w:type="gramStart"/>
      <w:r w:rsidRPr="00D5163E">
        <w:rPr>
          <w:rFonts w:ascii="Times New Roman" w:hAnsi="Times New Roman" w:cs="Times New Roman"/>
          <w:i/>
          <w:iCs/>
          <w:lang w:val="en-US"/>
        </w:rPr>
        <w:t>medicine</w:t>
      </w:r>
      <w:r w:rsidRPr="00D5163E">
        <w:rPr>
          <w:rFonts w:ascii="Times New Roman" w:hAnsi="Times New Roman" w:cs="Times New Roman"/>
          <w:lang w:val="en-US"/>
        </w:rPr>
        <w:t xml:space="preserve"> ;</w:t>
      </w:r>
      <w:proofErr w:type="gramEnd"/>
      <w:r w:rsidRPr="00D5163E">
        <w:rPr>
          <w:rFonts w:ascii="Times New Roman" w:hAnsi="Times New Roman" w:cs="Times New Roman"/>
          <w:lang w:val="en-US"/>
        </w:rPr>
        <w:t xml:space="preserve"> v. 44, n. 2, p. 158-163, 2016.</w:t>
      </w:r>
    </w:p>
    <w:p w14:paraId="4E840E9E"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NARAZAKI, K.; BERG, K.; STERGIOU, N. </w:t>
      </w:r>
      <w:r w:rsidRPr="00493444">
        <w:rPr>
          <w:rFonts w:ascii="Times New Roman" w:hAnsi="Times New Roman" w:cs="Times New Roman"/>
          <w:i/>
          <w:iCs/>
          <w:lang w:val="en-US"/>
        </w:rPr>
        <w:t>Physiological demands of competitive basketball. Scand J Med Sci Sports</w:t>
      </w:r>
      <w:r w:rsidRPr="00493444">
        <w:rPr>
          <w:rFonts w:ascii="Times New Roman" w:hAnsi="Times New Roman" w:cs="Times New Roman"/>
          <w:lang w:val="en-US"/>
        </w:rPr>
        <w:t>; v. 19, n. 3, p. 425–32, 2009.</w:t>
      </w:r>
    </w:p>
    <w:p w14:paraId="3B31ACD3"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OLIVER, D. </w:t>
      </w:r>
      <w:r w:rsidRPr="00493444">
        <w:rPr>
          <w:rFonts w:ascii="Times New Roman" w:hAnsi="Times New Roman" w:cs="Times New Roman"/>
          <w:i/>
          <w:iCs/>
          <w:lang w:val="en-US"/>
        </w:rPr>
        <w:t>Basketball on Paper: Rules and Tools for Performance Analysis</w:t>
      </w:r>
      <w:r w:rsidRPr="00493444">
        <w:rPr>
          <w:rFonts w:ascii="Times New Roman" w:hAnsi="Times New Roman" w:cs="Times New Roman"/>
          <w:lang w:val="en-US"/>
        </w:rPr>
        <w:t>. 1. ed. [</w:t>
      </w:r>
      <w:proofErr w:type="spellStart"/>
      <w:r w:rsidRPr="00493444">
        <w:rPr>
          <w:rFonts w:ascii="Times New Roman" w:hAnsi="Times New Roman" w:cs="Times New Roman"/>
          <w:lang w:val="en-US"/>
        </w:rPr>
        <w:t>S.l.</w:t>
      </w:r>
      <w:proofErr w:type="spellEnd"/>
      <w:r w:rsidRPr="00493444">
        <w:rPr>
          <w:rFonts w:ascii="Times New Roman" w:hAnsi="Times New Roman" w:cs="Times New Roman"/>
          <w:lang w:val="en-US"/>
        </w:rPr>
        <w:t>]: Potomac Books, 2002.</w:t>
      </w:r>
    </w:p>
    <w:p w14:paraId="7BBFE3EE"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POJSKIĆ, H.; ŠEPAROVIC, V.; UŽIČANIN, E</w:t>
      </w:r>
      <w:r w:rsidRPr="00493444">
        <w:rPr>
          <w:rFonts w:ascii="Times New Roman" w:hAnsi="Times New Roman" w:cs="Times New Roman"/>
          <w:i/>
          <w:iCs/>
          <w:lang w:val="en-US"/>
        </w:rPr>
        <w:t xml:space="preserve">. Differences between successful and unsuccessful basketball teams on the final </w:t>
      </w:r>
      <w:proofErr w:type="spellStart"/>
      <w:r w:rsidRPr="00493444">
        <w:rPr>
          <w:rFonts w:ascii="Times New Roman" w:hAnsi="Times New Roman" w:cs="Times New Roman"/>
          <w:i/>
          <w:iCs/>
          <w:lang w:val="en-US"/>
        </w:rPr>
        <w:t>olympic</w:t>
      </w:r>
      <w:proofErr w:type="spellEnd"/>
      <w:r w:rsidRPr="00493444">
        <w:rPr>
          <w:rFonts w:ascii="Times New Roman" w:hAnsi="Times New Roman" w:cs="Times New Roman"/>
          <w:i/>
          <w:iCs/>
          <w:lang w:val="en-US"/>
        </w:rPr>
        <w:t xml:space="preserve"> tournament Acta </w:t>
      </w:r>
      <w:proofErr w:type="spellStart"/>
      <w:r w:rsidRPr="00493444">
        <w:rPr>
          <w:rFonts w:ascii="Times New Roman" w:hAnsi="Times New Roman" w:cs="Times New Roman"/>
          <w:i/>
          <w:iCs/>
          <w:lang w:val="en-US"/>
        </w:rPr>
        <w:t>Kinesiologica</w:t>
      </w:r>
      <w:proofErr w:type="spellEnd"/>
      <w:r w:rsidRPr="00493444">
        <w:rPr>
          <w:rFonts w:ascii="Times New Roman" w:hAnsi="Times New Roman" w:cs="Times New Roman"/>
          <w:lang w:val="en-US"/>
        </w:rPr>
        <w:t>, v. 3, n. 2, p. 110-114, 2009.</w:t>
      </w:r>
    </w:p>
    <w:p w14:paraId="0B981408" w14:textId="77777777" w:rsidR="0006372F" w:rsidRPr="00D5163E" w:rsidRDefault="0006372F" w:rsidP="000E24B4">
      <w:pPr>
        <w:spacing w:before="240"/>
        <w:ind w:firstLine="0"/>
        <w:rPr>
          <w:rFonts w:ascii="Times New Roman" w:hAnsi="Times New Roman" w:cs="Times New Roman"/>
        </w:rPr>
      </w:pPr>
      <w:r w:rsidRPr="00D5163E">
        <w:rPr>
          <w:rFonts w:ascii="Times New Roman" w:hAnsi="Times New Roman" w:cs="Times New Roman"/>
        </w:rPr>
        <w:t xml:space="preserve">REIS, M.R.S; SAMPAIO, B.R. Diferenças de eficiência entre o novo basquete brasil, a </w:t>
      </w:r>
      <w:proofErr w:type="spellStart"/>
      <w:r w:rsidRPr="00D5163E">
        <w:rPr>
          <w:rFonts w:ascii="Times New Roman" w:hAnsi="Times New Roman" w:cs="Times New Roman"/>
          <w:i/>
          <w:iCs/>
        </w:rPr>
        <w:t>national</w:t>
      </w:r>
      <w:proofErr w:type="spellEnd"/>
      <w:r w:rsidRPr="00D5163E">
        <w:rPr>
          <w:rFonts w:ascii="Times New Roman" w:hAnsi="Times New Roman" w:cs="Times New Roman"/>
          <w:i/>
          <w:iCs/>
        </w:rPr>
        <w:t xml:space="preserve"> basketball </w:t>
      </w:r>
      <w:proofErr w:type="spellStart"/>
      <w:r w:rsidRPr="00D5163E">
        <w:rPr>
          <w:rFonts w:ascii="Times New Roman" w:hAnsi="Times New Roman" w:cs="Times New Roman"/>
          <w:i/>
          <w:iCs/>
        </w:rPr>
        <w:t>assossiation</w:t>
      </w:r>
      <w:proofErr w:type="spellEnd"/>
      <w:r w:rsidRPr="00D5163E">
        <w:rPr>
          <w:rFonts w:ascii="Times New Roman" w:hAnsi="Times New Roman" w:cs="Times New Roman"/>
        </w:rPr>
        <w:t xml:space="preserve"> (</w:t>
      </w:r>
      <w:proofErr w:type="spellStart"/>
      <w:r w:rsidRPr="00D5163E">
        <w:rPr>
          <w:rFonts w:ascii="Times New Roman" w:hAnsi="Times New Roman" w:cs="Times New Roman"/>
        </w:rPr>
        <w:t>nba</w:t>
      </w:r>
      <w:proofErr w:type="spellEnd"/>
      <w:r w:rsidRPr="00D5163E">
        <w:rPr>
          <w:rFonts w:ascii="Times New Roman" w:hAnsi="Times New Roman" w:cs="Times New Roman"/>
        </w:rPr>
        <w:t xml:space="preserve">) e a </w:t>
      </w:r>
      <w:proofErr w:type="spellStart"/>
      <w:r w:rsidRPr="00D5163E">
        <w:rPr>
          <w:rFonts w:ascii="Times New Roman" w:hAnsi="Times New Roman" w:cs="Times New Roman"/>
          <w:i/>
          <w:iCs/>
        </w:rPr>
        <w:t>euroleague</w:t>
      </w:r>
      <w:proofErr w:type="spellEnd"/>
      <w:r w:rsidRPr="00D5163E">
        <w:rPr>
          <w:rFonts w:ascii="Times New Roman" w:hAnsi="Times New Roman" w:cs="Times New Roman"/>
        </w:rPr>
        <w:t xml:space="preserve">: uma aplicação da análise envoltória de dados – </w:t>
      </w:r>
      <w:proofErr w:type="spellStart"/>
      <w:r w:rsidRPr="00D5163E">
        <w:rPr>
          <w:rFonts w:ascii="Times New Roman" w:hAnsi="Times New Roman" w:cs="Times New Roman"/>
        </w:rPr>
        <w:t>dea</w:t>
      </w:r>
      <w:proofErr w:type="spellEnd"/>
      <w:r w:rsidRPr="00D5163E">
        <w:rPr>
          <w:rFonts w:ascii="Times New Roman" w:hAnsi="Times New Roman" w:cs="Times New Roman"/>
        </w:rPr>
        <w:t>. Área temática: Métodos Quantitativos, 2014.</w:t>
      </w:r>
    </w:p>
    <w:p w14:paraId="6445200A" w14:textId="77777777" w:rsidR="0006372F" w:rsidRPr="00493444" w:rsidRDefault="0006372F" w:rsidP="0006372F">
      <w:pPr>
        <w:spacing w:before="240"/>
        <w:ind w:firstLine="0"/>
        <w:rPr>
          <w:rFonts w:ascii="Times New Roman" w:hAnsi="Times New Roman" w:cs="Times New Roman"/>
          <w:lang w:val="en-US"/>
        </w:rPr>
      </w:pPr>
      <w:r w:rsidRPr="00D5163E">
        <w:rPr>
          <w:rFonts w:ascii="Times New Roman" w:hAnsi="Times New Roman" w:cs="Times New Roman"/>
        </w:rPr>
        <w:t>REITZ, Kenneth. *</w:t>
      </w:r>
      <w:proofErr w:type="spellStart"/>
      <w:r w:rsidRPr="00D5163E">
        <w:rPr>
          <w:rFonts w:ascii="Times New Roman" w:hAnsi="Times New Roman" w:cs="Times New Roman"/>
        </w:rPr>
        <w:t>Requests</w:t>
      </w:r>
      <w:proofErr w:type="spellEnd"/>
      <w:r w:rsidRPr="00D5163E">
        <w:rPr>
          <w:rFonts w:ascii="Times New Roman" w:hAnsi="Times New Roman" w:cs="Times New Roman"/>
        </w:rPr>
        <w:t xml:space="preserve">: HTTP for </w:t>
      </w:r>
      <w:proofErr w:type="spellStart"/>
      <w:r w:rsidRPr="00D5163E">
        <w:rPr>
          <w:rFonts w:ascii="Times New Roman" w:hAnsi="Times New Roman" w:cs="Times New Roman"/>
        </w:rPr>
        <w:t>Humans</w:t>
      </w:r>
      <w:proofErr w:type="spellEnd"/>
      <w:r w:rsidRPr="00D5163E">
        <w:rPr>
          <w:rFonts w:ascii="Times New Roman" w:hAnsi="Times New Roman" w:cs="Times New Roman"/>
        </w:rPr>
        <w:t xml:space="preserve">*. Versão 2.24.0. 2020. Disponível em: &lt;https://docs.python-requests.org&gt;. </w:t>
      </w:r>
      <w:r w:rsidRPr="00493444">
        <w:rPr>
          <w:rFonts w:ascii="Times New Roman" w:hAnsi="Times New Roman" w:cs="Times New Roman"/>
          <w:lang w:val="en-US"/>
        </w:rPr>
        <w:t>2024.</w:t>
      </w:r>
    </w:p>
    <w:p w14:paraId="4AEB151F" w14:textId="77777777" w:rsidR="0006372F" w:rsidRPr="00493444" w:rsidRDefault="0006372F" w:rsidP="0006372F">
      <w:pPr>
        <w:spacing w:before="240"/>
        <w:ind w:firstLine="0"/>
        <w:rPr>
          <w:rFonts w:ascii="Times New Roman" w:hAnsi="Times New Roman" w:cs="Times New Roman"/>
          <w:lang w:val="en-US"/>
        </w:rPr>
      </w:pPr>
      <w:r w:rsidRPr="00493444">
        <w:rPr>
          <w:rFonts w:ascii="Times New Roman" w:hAnsi="Times New Roman" w:cs="Times New Roman"/>
          <w:lang w:val="en-US"/>
        </w:rPr>
        <w:lastRenderedPageBreak/>
        <w:t xml:space="preserve">RICHARDSON, Leonard. *Beautiful Soup Documentation*. </w:t>
      </w:r>
      <w:proofErr w:type="spellStart"/>
      <w:r w:rsidRPr="00493444">
        <w:rPr>
          <w:rFonts w:ascii="Times New Roman" w:hAnsi="Times New Roman" w:cs="Times New Roman"/>
          <w:lang w:val="en-US"/>
        </w:rPr>
        <w:t>Versão</w:t>
      </w:r>
      <w:proofErr w:type="spellEnd"/>
      <w:r w:rsidRPr="00493444">
        <w:rPr>
          <w:rFonts w:ascii="Times New Roman" w:hAnsi="Times New Roman" w:cs="Times New Roman"/>
          <w:lang w:val="en-US"/>
        </w:rPr>
        <w:t xml:space="preserve"> 4.9.3. 2020. </w:t>
      </w:r>
      <w:proofErr w:type="spellStart"/>
      <w:r w:rsidRPr="00493444">
        <w:rPr>
          <w:rFonts w:ascii="Times New Roman" w:hAnsi="Times New Roman" w:cs="Times New Roman"/>
          <w:lang w:val="en-US"/>
        </w:rPr>
        <w:t>Disponível</w:t>
      </w:r>
      <w:proofErr w:type="spellEnd"/>
      <w:r w:rsidRPr="00493444">
        <w:rPr>
          <w:rFonts w:ascii="Times New Roman" w:hAnsi="Times New Roman" w:cs="Times New Roman"/>
          <w:lang w:val="en-US"/>
        </w:rPr>
        <w:t xml:space="preserve"> </w:t>
      </w:r>
      <w:proofErr w:type="spellStart"/>
      <w:r w:rsidRPr="00493444">
        <w:rPr>
          <w:rFonts w:ascii="Times New Roman" w:hAnsi="Times New Roman" w:cs="Times New Roman"/>
          <w:lang w:val="en-US"/>
        </w:rPr>
        <w:t>em</w:t>
      </w:r>
      <w:proofErr w:type="spellEnd"/>
      <w:r w:rsidRPr="00493444">
        <w:rPr>
          <w:rFonts w:ascii="Times New Roman" w:hAnsi="Times New Roman" w:cs="Times New Roman"/>
          <w:lang w:val="en-US"/>
        </w:rPr>
        <w:t>: &lt;https://www.crummy.com/software/BeautifulSoup&gt;. 2024.</w:t>
      </w:r>
    </w:p>
    <w:p w14:paraId="379618E9"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SAMPAIO, J.; IBÁÑEZ, S.; LORENZO, A.; GÓMEZ, M. </w:t>
      </w:r>
      <w:r w:rsidRPr="00493444">
        <w:rPr>
          <w:rFonts w:ascii="Times New Roman" w:hAnsi="Times New Roman" w:cs="Times New Roman"/>
          <w:i/>
          <w:iCs/>
          <w:lang w:val="en-US"/>
        </w:rPr>
        <w:t>Discriminative game-related statistics between basketball starters and nonstarters when related to team quality and game outcome. Perceptual and Motor Skills</w:t>
      </w:r>
      <w:r w:rsidRPr="00493444">
        <w:rPr>
          <w:rFonts w:ascii="Times New Roman" w:hAnsi="Times New Roman" w:cs="Times New Roman"/>
          <w:lang w:val="en-US"/>
        </w:rPr>
        <w:t>, v. 103, n. 2, p. 486-494, 2006.</w:t>
      </w:r>
    </w:p>
    <w:p w14:paraId="14466389"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SAMPAIO, J.; JANEIRA, M. </w:t>
      </w:r>
      <w:r w:rsidRPr="00493444">
        <w:rPr>
          <w:rFonts w:ascii="Times New Roman" w:hAnsi="Times New Roman" w:cs="Times New Roman"/>
          <w:i/>
          <w:iCs/>
          <w:lang w:val="en-US"/>
        </w:rPr>
        <w:t>Statistical analyses of basketball team performance: understanding teams' wins and losses according to a different index of ball possessions. International Journal of Performance Analysis in Sport</w:t>
      </w:r>
      <w:r w:rsidRPr="00493444">
        <w:rPr>
          <w:rFonts w:ascii="Times New Roman" w:hAnsi="Times New Roman" w:cs="Times New Roman"/>
          <w:lang w:val="en-US"/>
        </w:rPr>
        <w:t>, v. 3, n. 1, p. 40-49, 2003.</w:t>
      </w:r>
    </w:p>
    <w:p w14:paraId="6B653DC8"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SCANLAN, A.T.; DASCOMBE, B.J.; REABURN, P. </w:t>
      </w:r>
      <w:r w:rsidRPr="00493444">
        <w:rPr>
          <w:rFonts w:ascii="Times New Roman" w:hAnsi="Times New Roman" w:cs="Times New Roman"/>
          <w:i/>
          <w:iCs/>
          <w:lang w:val="en-US"/>
        </w:rPr>
        <w:t>The physiological and activity demands experienced by Australian female basketball players during competition. J Sci Med Sport</w:t>
      </w:r>
      <w:r w:rsidRPr="00493444">
        <w:rPr>
          <w:rFonts w:ascii="Times New Roman" w:hAnsi="Times New Roman" w:cs="Times New Roman"/>
          <w:lang w:val="en-US"/>
        </w:rPr>
        <w:t>. 2012; v. 15, n. 4, p. 341–7, 2012.</w:t>
      </w:r>
    </w:p>
    <w:p w14:paraId="260018A5" w14:textId="77777777" w:rsidR="0006372F" w:rsidRPr="00493444" w:rsidRDefault="0006372F" w:rsidP="000E24B4">
      <w:pPr>
        <w:spacing w:before="240"/>
        <w:ind w:firstLine="0"/>
        <w:rPr>
          <w:rFonts w:ascii="Times New Roman" w:hAnsi="Times New Roman" w:cs="Times New Roman"/>
          <w:lang w:val="en-US"/>
        </w:rPr>
      </w:pPr>
      <w:r w:rsidRPr="00493444">
        <w:rPr>
          <w:rFonts w:ascii="Times New Roman" w:hAnsi="Times New Roman" w:cs="Times New Roman"/>
          <w:lang w:val="en-US"/>
        </w:rPr>
        <w:t xml:space="preserve">TRNINIĆ, S.; DIZDAR, D.; LUKSIC, E. </w:t>
      </w:r>
      <w:r w:rsidRPr="00493444">
        <w:rPr>
          <w:rFonts w:ascii="Times New Roman" w:hAnsi="Times New Roman" w:cs="Times New Roman"/>
          <w:i/>
          <w:iCs/>
          <w:lang w:val="en-US"/>
        </w:rPr>
        <w:t>Differences between winning and defeated top quality basketball teams in final of European club championship</w:t>
      </w:r>
      <w:r w:rsidRPr="00493444">
        <w:rPr>
          <w:rFonts w:ascii="Times New Roman" w:hAnsi="Times New Roman" w:cs="Times New Roman"/>
          <w:lang w:val="en-US"/>
        </w:rPr>
        <w:t xml:space="preserve">. Collegium </w:t>
      </w:r>
      <w:proofErr w:type="spellStart"/>
      <w:r w:rsidRPr="00493444">
        <w:rPr>
          <w:rFonts w:ascii="Times New Roman" w:hAnsi="Times New Roman" w:cs="Times New Roman"/>
          <w:lang w:val="en-US"/>
        </w:rPr>
        <w:t>Antropologicum</w:t>
      </w:r>
      <w:proofErr w:type="spellEnd"/>
      <w:r w:rsidRPr="00493444">
        <w:rPr>
          <w:rFonts w:ascii="Times New Roman" w:hAnsi="Times New Roman" w:cs="Times New Roman"/>
          <w:lang w:val="en-US"/>
        </w:rPr>
        <w:t>. v. 26, n. 2, p. 521-31, 2002.</w:t>
      </w:r>
    </w:p>
    <w:p w14:paraId="6CBE3680" w14:textId="77777777" w:rsidR="0006372F" w:rsidRPr="00D5163E" w:rsidRDefault="0006372F" w:rsidP="0006372F">
      <w:pPr>
        <w:spacing w:before="240"/>
        <w:ind w:firstLine="0"/>
        <w:rPr>
          <w:rFonts w:ascii="Times New Roman" w:hAnsi="Times New Roman" w:cs="Times New Roman"/>
        </w:rPr>
      </w:pPr>
      <w:r w:rsidRPr="00493444">
        <w:rPr>
          <w:rFonts w:ascii="Times New Roman" w:hAnsi="Times New Roman" w:cs="Times New Roman"/>
          <w:lang w:val="en-US"/>
        </w:rPr>
        <w:t xml:space="preserve">WASKOM, Michael. *Seaborn: Statistical Data Visualization*. </w:t>
      </w:r>
      <w:r w:rsidRPr="00D5163E">
        <w:rPr>
          <w:rFonts w:ascii="Times New Roman" w:hAnsi="Times New Roman" w:cs="Times New Roman"/>
        </w:rPr>
        <w:t>Versão 0.11.0. 2020. Disponível em: &lt;https://seaborn.pydata.org&gt;. 2024.</w:t>
      </w:r>
    </w:p>
    <w:p w14:paraId="55D93C4E" w14:textId="77777777" w:rsidR="001036B4" w:rsidRPr="00D5163E" w:rsidRDefault="001036B4" w:rsidP="00452E75">
      <w:pPr>
        <w:suppressAutoHyphens w:val="0"/>
        <w:spacing w:after="200" w:line="276" w:lineRule="auto"/>
        <w:ind w:firstLine="0"/>
        <w:jc w:val="left"/>
        <w:rPr>
          <w:rFonts w:ascii="Times New Roman" w:hAnsi="Times New Roman" w:cs="Times New Roman"/>
        </w:rPr>
      </w:pPr>
    </w:p>
    <w:p w14:paraId="25CE5D14" w14:textId="77777777" w:rsidR="001036B4" w:rsidRPr="00D5163E" w:rsidRDefault="001036B4" w:rsidP="00452E75">
      <w:pPr>
        <w:suppressAutoHyphens w:val="0"/>
        <w:spacing w:after="200" w:line="276" w:lineRule="auto"/>
        <w:ind w:firstLine="0"/>
        <w:jc w:val="left"/>
        <w:rPr>
          <w:rFonts w:ascii="Times New Roman" w:hAnsi="Times New Roman" w:cs="Times New Roman"/>
        </w:rPr>
      </w:pPr>
    </w:p>
    <w:sectPr w:rsidR="001036B4" w:rsidRPr="00D5163E" w:rsidSect="003E06D1">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onardo Tomazeli Duarte" w:date="2024-08-11T01:39:00Z" w:initials="LT">
    <w:p w14:paraId="31A4F458" w14:textId="77777777" w:rsidR="00D66892" w:rsidRDefault="00D66892" w:rsidP="00D66892">
      <w:pPr>
        <w:pStyle w:val="Textodecomentrio"/>
        <w:ind w:firstLine="0"/>
        <w:jc w:val="left"/>
      </w:pPr>
      <w:r>
        <w:rPr>
          <w:rStyle w:val="Refdecomentrio"/>
        </w:rPr>
        <w:annotationRef/>
      </w:r>
      <w:r>
        <w:t>Por favor alterar a tradução para ficar de acordo com as novas sugestões colocadas no resumo em português.</w:t>
      </w:r>
    </w:p>
  </w:comment>
  <w:comment w:id="19" w:author="Leonardo Tomazeli Duarte" w:date="2024-08-12T00:48:00Z" w:initials="LT">
    <w:p w14:paraId="556464D0" w14:textId="77777777" w:rsidR="00D639E3" w:rsidRDefault="00D639E3" w:rsidP="00D639E3">
      <w:pPr>
        <w:pStyle w:val="Textodecomentrio"/>
        <w:ind w:firstLine="0"/>
        <w:jc w:val="left"/>
      </w:pPr>
      <w:r>
        <w:rPr>
          <w:rStyle w:val="Refdecomentrio"/>
        </w:rPr>
        <w:annotationRef/>
      </w:r>
      <w:r>
        <w:t>Acho que vale a pena dizer que essa regra vale na FIBA.</w:t>
      </w:r>
    </w:p>
  </w:comment>
  <w:comment w:id="25" w:author="Leonardo Tomazeli Duarte" w:date="2024-08-12T01:01:00Z" w:initials="LT">
    <w:p w14:paraId="11DE10B3" w14:textId="77777777" w:rsidR="00CD08F9" w:rsidRDefault="00CD08F9" w:rsidP="00CD08F9">
      <w:pPr>
        <w:pStyle w:val="Textodecomentrio"/>
        <w:ind w:firstLine="0"/>
        <w:jc w:val="left"/>
      </w:pPr>
      <w:r>
        <w:rPr>
          <w:rStyle w:val="Refdecomentrio"/>
        </w:rPr>
        <w:annotationRef/>
      </w:r>
      <w:r>
        <w:t>Rafael, casos aqui seriam resultados dos jogos?</w:t>
      </w:r>
    </w:p>
  </w:comment>
  <w:comment w:id="26" w:author="RAFAEL ANDREOLLI PROCHNOW" w:date="2024-08-13T07:10:00Z" w:initials="RAP">
    <w:p w14:paraId="75B350EA" w14:textId="77777777" w:rsidR="00DB0955" w:rsidRDefault="00DB0955" w:rsidP="00DB0955">
      <w:pPr>
        <w:pStyle w:val="Textodecomentrio"/>
        <w:ind w:firstLine="0"/>
        <w:jc w:val="left"/>
      </w:pPr>
      <w:r>
        <w:rPr>
          <w:rStyle w:val="Refdecomentrio"/>
        </w:rPr>
        <w:annotationRef/>
      </w:r>
      <w:r>
        <w:t>jogos</w:t>
      </w:r>
    </w:p>
  </w:comment>
  <w:comment w:id="29" w:author="Leonardo Tomazeli Duarte" w:date="2024-08-12T01:08:00Z" w:initials="LT">
    <w:p w14:paraId="44B171B6" w14:textId="6499D10D" w:rsidR="0017354E" w:rsidRDefault="0017354E" w:rsidP="0017354E">
      <w:pPr>
        <w:pStyle w:val="Textodecomentrio"/>
        <w:ind w:firstLine="0"/>
        <w:jc w:val="left"/>
      </w:pPr>
      <w:r>
        <w:rPr>
          <w:rStyle w:val="Refdecomentrio"/>
        </w:rPr>
        <w:annotationRef/>
      </w:r>
      <w:r>
        <w:t>Senti falta aqui de dizer o que o trabalho do BLANCO faz exatamente com MCDA. Seria também classificar atletas?</w:t>
      </w:r>
    </w:p>
  </w:comment>
  <w:comment w:id="31" w:author="Leonardo Tomazeli Duarte" w:date="2024-08-12T23:19:00Z" w:initials="LT">
    <w:p w14:paraId="1012729E" w14:textId="77777777" w:rsidR="00DE2C0E" w:rsidRDefault="00DE2C0E" w:rsidP="00DE2C0E">
      <w:pPr>
        <w:pStyle w:val="Textodecomentrio"/>
        <w:ind w:firstLine="0"/>
        <w:jc w:val="left"/>
      </w:pPr>
      <w:r>
        <w:rPr>
          <w:rStyle w:val="Refdecomentrio"/>
        </w:rPr>
        <w:annotationRef/>
      </w:r>
      <w:r>
        <w:t>Não há Seção 3.4 no texto.</w:t>
      </w:r>
    </w:p>
  </w:comment>
  <w:comment w:id="33" w:author="Leonardo Tomazeli Duarte" w:date="2024-08-12T23:20:00Z" w:initials="LT">
    <w:p w14:paraId="5A74A075" w14:textId="77777777" w:rsidR="00A05C7C" w:rsidRDefault="00A05C7C" w:rsidP="00A05C7C">
      <w:pPr>
        <w:pStyle w:val="Textodecomentrio"/>
        <w:ind w:firstLine="0"/>
        <w:jc w:val="left"/>
      </w:pPr>
      <w:r>
        <w:rPr>
          <w:rStyle w:val="Refdecomentrio"/>
        </w:rPr>
        <w:annotationRef/>
      </w:r>
      <w:r>
        <w:t>Há alguma referência com relação a isso?</w:t>
      </w:r>
    </w:p>
  </w:comment>
  <w:comment w:id="34" w:author="RAFAEL ANDREOLLI PROCHNOW" w:date="2024-08-13T07:19:00Z" w:initials="RAP">
    <w:p w14:paraId="4BE45BC0" w14:textId="77777777" w:rsidR="00DB0955" w:rsidRDefault="00DB0955" w:rsidP="00DB0955">
      <w:pPr>
        <w:pStyle w:val="Textodecomentrio"/>
        <w:ind w:firstLine="0"/>
        <w:jc w:val="left"/>
      </w:pPr>
      <w:r>
        <w:rPr>
          <w:rStyle w:val="Refdecomentrio"/>
        </w:rPr>
        <w:annotationRef/>
      </w:r>
      <w:r>
        <w:t>Não. O responsável pelo gerenciamento dos treinamentos explicou isso e um outro colega, que atua na organização, confirmou.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4F458" w15:done="1"/>
  <w15:commentEx w15:paraId="556464D0" w15:done="1"/>
  <w15:commentEx w15:paraId="11DE10B3" w15:done="1"/>
  <w15:commentEx w15:paraId="75B350EA" w15:paraIdParent="11DE10B3" w15:done="1"/>
  <w15:commentEx w15:paraId="44B171B6" w15:done="0"/>
  <w15:commentEx w15:paraId="1012729E" w15:done="1"/>
  <w15:commentEx w15:paraId="5A74A075" w15:done="1"/>
  <w15:commentEx w15:paraId="4BE45BC0" w15:paraIdParent="5A74A07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83C1910" w16cex:dateUtc="2024-08-11T04:39:00Z">
    <w16cex:extLst>
      <w16:ext w16:uri="{CE6994B0-6A32-4C9F-8C6B-6E91EDA988CE}">
        <cr:reactions xmlns:cr="http://schemas.microsoft.com/office/comments/2020/reactions">
          <cr:reaction reactionType="1">
            <cr:reactionInfo dateUtc="2024-08-13T10:03:14Z">
              <cr:user userId="S::sb052219@sa.mds.honda.com::05184b5c-d007-464e-ab27-b9d9db0e2fc4" userProvider="AD" userName="RAFAEL ANDREOLLI PROCHNOW"/>
            </cr:reactionInfo>
          </cr:reaction>
        </cr:reactions>
      </w16:ext>
    </w16cex:extLst>
  </w16cex:commentExtensible>
  <w16cex:commentExtensible w16cex:durableId="0D8763FB" w16cex:dateUtc="2024-08-12T03:48:00Z"/>
  <w16cex:commentExtensible w16cex:durableId="3374DD4C" w16cex:dateUtc="2024-08-12T04:01:00Z"/>
  <w16cex:commentExtensible w16cex:durableId="2A65857D" w16cex:dateUtc="2024-08-13T10:10:00Z"/>
  <w16cex:commentExtensible w16cex:durableId="07591A45" w16cex:dateUtc="2024-08-12T04:08:00Z"/>
  <w16cex:commentExtensible w16cex:durableId="314D224D" w16cex:dateUtc="2024-08-13T02:19:00Z"/>
  <w16cex:commentExtensible w16cex:durableId="1CF6391C" w16cex:dateUtc="2024-08-13T02:20:00Z"/>
  <w16cex:commentExtensible w16cex:durableId="2A658788" w16cex:dateUtc="2024-08-13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4F458" w16cid:durableId="483C1910"/>
  <w16cid:commentId w16cid:paraId="556464D0" w16cid:durableId="0D8763FB"/>
  <w16cid:commentId w16cid:paraId="11DE10B3" w16cid:durableId="3374DD4C"/>
  <w16cid:commentId w16cid:paraId="75B350EA" w16cid:durableId="2A65857D"/>
  <w16cid:commentId w16cid:paraId="44B171B6" w16cid:durableId="07591A45"/>
  <w16cid:commentId w16cid:paraId="1012729E" w16cid:durableId="314D224D"/>
  <w16cid:commentId w16cid:paraId="5A74A075" w16cid:durableId="1CF6391C"/>
  <w16cid:commentId w16cid:paraId="4BE45BC0" w16cid:durableId="2A658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22741" w14:textId="77777777" w:rsidR="007D6A4E" w:rsidRDefault="007D6A4E" w:rsidP="002F18ED">
      <w:pPr>
        <w:spacing w:line="240" w:lineRule="auto"/>
      </w:pPr>
      <w:r>
        <w:separator/>
      </w:r>
    </w:p>
    <w:p w14:paraId="7F68C67F" w14:textId="77777777" w:rsidR="007D6A4E" w:rsidRDefault="007D6A4E"/>
  </w:endnote>
  <w:endnote w:type="continuationSeparator" w:id="0">
    <w:p w14:paraId="520B340C" w14:textId="77777777" w:rsidR="007D6A4E" w:rsidRDefault="007D6A4E" w:rsidP="002F18ED">
      <w:pPr>
        <w:spacing w:line="240" w:lineRule="auto"/>
      </w:pPr>
      <w:r>
        <w:continuationSeparator/>
      </w:r>
    </w:p>
    <w:p w14:paraId="12D892E5" w14:textId="77777777" w:rsidR="007D6A4E" w:rsidRDefault="007D6A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36945" w14:textId="77777777" w:rsidR="007D6A4E" w:rsidRDefault="007D6A4E" w:rsidP="002F18ED">
      <w:pPr>
        <w:spacing w:line="240" w:lineRule="auto"/>
      </w:pPr>
      <w:r>
        <w:separator/>
      </w:r>
    </w:p>
    <w:p w14:paraId="178A24AE" w14:textId="77777777" w:rsidR="007D6A4E" w:rsidRDefault="007D6A4E"/>
  </w:footnote>
  <w:footnote w:type="continuationSeparator" w:id="0">
    <w:p w14:paraId="104085DE" w14:textId="77777777" w:rsidR="007D6A4E" w:rsidRDefault="007D6A4E" w:rsidP="002F18ED">
      <w:pPr>
        <w:spacing w:line="240" w:lineRule="auto"/>
      </w:pPr>
      <w:r>
        <w:continuationSeparator/>
      </w:r>
    </w:p>
    <w:p w14:paraId="165C53EB" w14:textId="77777777" w:rsidR="007D6A4E" w:rsidRDefault="007D6A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53503" w14:textId="77777777" w:rsidR="006D336C" w:rsidRDefault="006D336C">
    <w:pPr>
      <w:pStyle w:val="Cabealho"/>
      <w:jc w:val="right"/>
    </w:pPr>
  </w:p>
  <w:p w14:paraId="6EFF787F" w14:textId="77777777" w:rsidR="006D336C" w:rsidRDefault="006D336C"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380212"/>
      <w:docPartObj>
        <w:docPartGallery w:val="Page Numbers (Top of Page)"/>
        <w:docPartUnique/>
      </w:docPartObj>
    </w:sdtPr>
    <w:sdtEndPr>
      <w:rPr>
        <w:color w:val="FFFFFF" w:themeColor="background1"/>
      </w:rPr>
    </w:sdtEndPr>
    <w:sdtContent>
      <w:p w14:paraId="002B6604" w14:textId="77777777" w:rsidR="006D336C" w:rsidRPr="00BE7139" w:rsidRDefault="006D336C">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8523AF">
          <w:rPr>
            <w:noProof/>
            <w:color w:val="FFFFFF" w:themeColor="background1"/>
          </w:rPr>
          <w:t>14</w:t>
        </w:r>
        <w:r w:rsidRPr="00BE7139">
          <w:rPr>
            <w:color w:val="FFFFFF" w:themeColor="background1"/>
          </w:rPr>
          <w:fldChar w:fldCharType="end"/>
        </w:r>
      </w:p>
    </w:sdtContent>
  </w:sdt>
  <w:p w14:paraId="1BF55743" w14:textId="77777777" w:rsidR="006D336C" w:rsidRDefault="006D336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7382"/>
      <w:docPartObj>
        <w:docPartGallery w:val="Page Numbers (Top of Page)"/>
        <w:docPartUnique/>
      </w:docPartObj>
    </w:sdtPr>
    <w:sdtEndPr>
      <w:rPr>
        <w:b/>
        <w:sz w:val="20"/>
        <w:szCs w:val="20"/>
      </w:rPr>
    </w:sdtEndPr>
    <w:sdtContent>
      <w:p w14:paraId="4FB2717C" w14:textId="77777777" w:rsidR="006D336C" w:rsidRPr="002F18ED" w:rsidRDefault="006D336C"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C34167">
          <w:rPr>
            <w:b/>
            <w:noProof/>
            <w:sz w:val="18"/>
            <w:szCs w:val="18"/>
          </w:rPr>
          <w:t>21</w:t>
        </w:r>
        <w:r w:rsidRPr="00BE7139">
          <w:rPr>
            <w:b/>
            <w:sz w:val="18"/>
            <w:szCs w:val="18"/>
          </w:rPr>
          <w:fldChar w:fldCharType="end"/>
        </w:r>
      </w:p>
    </w:sdtContent>
  </w:sdt>
  <w:p w14:paraId="2F0B301C" w14:textId="77777777" w:rsidR="000C06CF" w:rsidRDefault="000C06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DC5"/>
    <w:multiLevelType w:val="hybridMultilevel"/>
    <w:tmpl w:val="88AA6EF8"/>
    <w:lvl w:ilvl="0" w:tplc="98CE8EA8">
      <w:start w:val="1"/>
      <w:numFmt w:val="decimal"/>
      <w:lvlText w:val="%1.1.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6777CE"/>
    <w:multiLevelType w:val="hybridMultilevel"/>
    <w:tmpl w:val="DB84EA06"/>
    <w:lvl w:ilvl="0" w:tplc="DB108240">
      <w:start w:val="1"/>
      <w:numFmt w:val="decimal"/>
      <w:lvlText w:val="%1.1.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4360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382166"/>
    <w:multiLevelType w:val="hybridMultilevel"/>
    <w:tmpl w:val="EDF6BEC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FED07FB"/>
    <w:multiLevelType w:val="hybridMultilevel"/>
    <w:tmpl w:val="E1421ED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27B6220C"/>
    <w:multiLevelType w:val="hybridMultilevel"/>
    <w:tmpl w:val="2E222C52"/>
    <w:lvl w:ilvl="0" w:tplc="5ED6930C">
      <w:start w:val="1"/>
      <w:numFmt w:val="decimal"/>
      <w:lvlText w:val="%1.1.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DD4503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0A1089"/>
    <w:multiLevelType w:val="hybridMultilevel"/>
    <w:tmpl w:val="C1266A5C"/>
    <w:lvl w:ilvl="0" w:tplc="04160001">
      <w:start w:val="1"/>
      <w:numFmt w:val="bullet"/>
      <w:lvlText w:val=""/>
      <w:lvlJc w:val="left"/>
      <w:pPr>
        <w:ind w:left="720" w:hanging="360"/>
      </w:pPr>
      <w:rPr>
        <w:rFonts w:ascii="Symbol" w:hAnsi="Symbol" w:hint="default"/>
      </w:rPr>
    </w:lvl>
    <w:lvl w:ilvl="1" w:tplc="CD18A8AE">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1D04633"/>
    <w:multiLevelType w:val="multilevel"/>
    <w:tmpl w:val="532EA75E"/>
    <w:lvl w:ilvl="0">
      <w:start w:val="1"/>
      <w:numFmt w:val="decimal"/>
      <w:lvlText w:val="%1"/>
      <w:lvlJc w:val="left"/>
      <w:pPr>
        <w:ind w:left="432" w:hanging="432"/>
      </w:pPr>
      <w:rPr>
        <w:rFonts w:ascii="Arial" w:hAnsi="Arial" w:cs="Arial" w:hint="default"/>
        <w:color w:val="auto"/>
        <w:sz w:val="24"/>
        <w:szCs w:val="24"/>
      </w:rPr>
    </w:lvl>
    <w:lvl w:ilvl="1">
      <w:start w:val="1"/>
      <w:numFmt w:val="decimal"/>
      <w:lvlText w:val="%1.%2"/>
      <w:lvlJc w:val="left"/>
      <w:pPr>
        <w:ind w:left="576" w:hanging="576"/>
      </w:pPr>
      <w:rPr>
        <w:rFonts w:ascii="Arial" w:hAnsi="Arial" w:cs="Arial" w:hint="default"/>
        <w:color w:val="auto"/>
        <w:sz w:val="24"/>
        <w:szCs w:val="24"/>
      </w:rPr>
    </w:lvl>
    <w:lvl w:ilvl="2">
      <w:start w:val="1"/>
      <w:numFmt w:val="decimal"/>
      <w:lvlText w:val="%1.%2.%3"/>
      <w:lvlJc w:val="left"/>
      <w:pPr>
        <w:ind w:left="3556" w:hanging="720"/>
      </w:pPr>
      <w:rPr>
        <w:rFonts w:ascii="Arial" w:hAnsi="Arial" w:cs="Arial" w:hint="default"/>
        <w:b w:val="0"/>
        <w:color w:val="auto"/>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7504590"/>
    <w:multiLevelType w:val="hybridMultilevel"/>
    <w:tmpl w:val="D486B116"/>
    <w:lvl w:ilvl="0" w:tplc="12907E5A">
      <w:start w:val="2"/>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341E93"/>
    <w:multiLevelType w:val="multilevel"/>
    <w:tmpl w:val="397A77D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815C6E"/>
    <w:multiLevelType w:val="hybridMultilevel"/>
    <w:tmpl w:val="869476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447B71A3"/>
    <w:multiLevelType w:val="multilevel"/>
    <w:tmpl w:val="5046F2F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673677"/>
    <w:multiLevelType w:val="hybridMultilevel"/>
    <w:tmpl w:val="5720ED64"/>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14" w15:restartNumberingAfterBreak="0">
    <w:nsid w:val="696E6176"/>
    <w:multiLevelType w:val="hybridMultilevel"/>
    <w:tmpl w:val="6B24BE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6" w15:restartNumberingAfterBreak="0">
    <w:nsid w:val="6FBD72F4"/>
    <w:multiLevelType w:val="hybridMultilevel"/>
    <w:tmpl w:val="EF5A055C"/>
    <w:lvl w:ilvl="0" w:tplc="5C020FA8">
      <w:start w:val="1"/>
      <w:numFmt w:val="decimal"/>
      <w:lvlText w:val="%1.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941955425">
    <w:abstractNumId w:val="15"/>
  </w:num>
  <w:num w:numId="2" w16cid:durableId="705369587">
    <w:abstractNumId w:val="8"/>
  </w:num>
  <w:num w:numId="3" w16cid:durableId="1967002550">
    <w:abstractNumId w:val="8"/>
  </w:num>
  <w:num w:numId="4" w16cid:durableId="1316228988">
    <w:abstractNumId w:val="8"/>
  </w:num>
  <w:num w:numId="5" w16cid:durableId="1696036256">
    <w:abstractNumId w:val="13"/>
  </w:num>
  <w:num w:numId="6" w16cid:durableId="1903174618">
    <w:abstractNumId w:val="8"/>
    <w:lvlOverride w:ilvl="0">
      <w:startOverride w:val="1"/>
    </w:lvlOverride>
  </w:num>
  <w:num w:numId="7" w16cid:durableId="962925550">
    <w:abstractNumId w:val="12"/>
  </w:num>
  <w:num w:numId="8" w16cid:durableId="563103628">
    <w:abstractNumId w:val="0"/>
  </w:num>
  <w:num w:numId="9" w16cid:durableId="862132038">
    <w:abstractNumId w:val="1"/>
  </w:num>
  <w:num w:numId="10" w16cid:durableId="351495886">
    <w:abstractNumId w:val="5"/>
  </w:num>
  <w:num w:numId="11" w16cid:durableId="1383214021">
    <w:abstractNumId w:val="16"/>
  </w:num>
  <w:num w:numId="12" w16cid:durableId="1332292975">
    <w:abstractNumId w:val="6"/>
  </w:num>
  <w:num w:numId="13" w16cid:durableId="2108192615">
    <w:abstractNumId w:val="2"/>
  </w:num>
  <w:num w:numId="14" w16cid:durableId="19168332">
    <w:abstractNumId w:val="10"/>
  </w:num>
  <w:num w:numId="15" w16cid:durableId="1425958771">
    <w:abstractNumId w:val="14"/>
  </w:num>
  <w:num w:numId="16" w16cid:durableId="1243221245">
    <w:abstractNumId w:val="9"/>
  </w:num>
  <w:num w:numId="17" w16cid:durableId="427897016">
    <w:abstractNumId w:val="7"/>
  </w:num>
  <w:num w:numId="18" w16cid:durableId="2013406721">
    <w:abstractNumId w:val="3"/>
  </w:num>
  <w:num w:numId="19" w16cid:durableId="8431296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27714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onardo Tomazeli Duarte">
    <w15:presenceInfo w15:providerId="Windows Live" w15:userId="4adc5856ff629de2"/>
  </w15:person>
  <w15:person w15:author="RAFAEL ANDREOLLI PROCHNOW">
    <w15:presenceInfo w15:providerId="AD" w15:userId="S::sb052219@sa.mds.honda.com::05184b5c-d007-464e-ab27-b9d9db0e2f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0241C"/>
    <w:rsid w:val="0000277A"/>
    <w:rsid w:val="00002A70"/>
    <w:rsid w:val="00003FFD"/>
    <w:rsid w:val="00004C99"/>
    <w:rsid w:val="00005431"/>
    <w:rsid w:val="00007B7F"/>
    <w:rsid w:val="00010623"/>
    <w:rsid w:val="00013787"/>
    <w:rsid w:val="00013C0C"/>
    <w:rsid w:val="00013CA2"/>
    <w:rsid w:val="00020884"/>
    <w:rsid w:val="00020B72"/>
    <w:rsid w:val="00020BA8"/>
    <w:rsid w:val="000210B1"/>
    <w:rsid w:val="000215B8"/>
    <w:rsid w:val="00021BD5"/>
    <w:rsid w:val="0002209A"/>
    <w:rsid w:val="00022805"/>
    <w:rsid w:val="000230D6"/>
    <w:rsid w:val="00024ED9"/>
    <w:rsid w:val="00025129"/>
    <w:rsid w:val="00025D5C"/>
    <w:rsid w:val="000264A8"/>
    <w:rsid w:val="00027A13"/>
    <w:rsid w:val="00031542"/>
    <w:rsid w:val="000321D7"/>
    <w:rsid w:val="0003292B"/>
    <w:rsid w:val="000330B6"/>
    <w:rsid w:val="000333D8"/>
    <w:rsid w:val="0003450F"/>
    <w:rsid w:val="0003483F"/>
    <w:rsid w:val="00034FDA"/>
    <w:rsid w:val="00035142"/>
    <w:rsid w:val="00037317"/>
    <w:rsid w:val="00037837"/>
    <w:rsid w:val="00040F35"/>
    <w:rsid w:val="000412CF"/>
    <w:rsid w:val="00041D38"/>
    <w:rsid w:val="00043D5E"/>
    <w:rsid w:val="00044457"/>
    <w:rsid w:val="0004527C"/>
    <w:rsid w:val="0004570F"/>
    <w:rsid w:val="00047672"/>
    <w:rsid w:val="00047CB1"/>
    <w:rsid w:val="00047DBE"/>
    <w:rsid w:val="00047F61"/>
    <w:rsid w:val="00051CFF"/>
    <w:rsid w:val="00052212"/>
    <w:rsid w:val="00052C38"/>
    <w:rsid w:val="00054421"/>
    <w:rsid w:val="00054488"/>
    <w:rsid w:val="00054733"/>
    <w:rsid w:val="00054CEB"/>
    <w:rsid w:val="000558DB"/>
    <w:rsid w:val="00056842"/>
    <w:rsid w:val="00057050"/>
    <w:rsid w:val="000575EC"/>
    <w:rsid w:val="00057B68"/>
    <w:rsid w:val="00057BD1"/>
    <w:rsid w:val="00057EF1"/>
    <w:rsid w:val="000600C9"/>
    <w:rsid w:val="000609C1"/>
    <w:rsid w:val="00060FEB"/>
    <w:rsid w:val="00061095"/>
    <w:rsid w:val="0006220B"/>
    <w:rsid w:val="00062483"/>
    <w:rsid w:val="0006372F"/>
    <w:rsid w:val="00065E3C"/>
    <w:rsid w:val="000665D5"/>
    <w:rsid w:val="00066C1E"/>
    <w:rsid w:val="00067EB0"/>
    <w:rsid w:val="00070D23"/>
    <w:rsid w:val="00070EE6"/>
    <w:rsid w:val="00071132"/>
    <w:rsid w:val="0007140C"/>
    <w:rsid w:val="000718BA"/>
    <w:rsid w:val="00074BD6"/>
    <w:rsid w:val="00074F6A"/>
    <w:rsid w:val="0007504A"/>
    <w:rsid w:val="00075510"/>
    <w:rsid w:val="000756E3"/>
    <w:rsid w:val="00077FA0"/>
    <w:rsid w:val="00080FD0"/>
    <w:rsid w:val="00082519"/>
    <w:rsid w:val="0008429E"/>
    <w:rsid w:val="00084E87"/>
    <w:rsid w:val="00085379"/>
    <w:rsid w:val="00085C59"/>
    <w:rsid w:val="00085D46"/>
    <w:rsid w:val="00086287"/>
    <w:rsid w:val="00087E2D"/>
    <w:rsid w:val="00090187"/>
    <w:rsid w:val="00091102"/>
    <w:rsid w:val="000913AB"/>
    <w:rsid w:val="0009167D"/>
    <w:rsid w:val="00091C46"/>
    <w:rsid w:val="00091D80"/>
    <w:rsid w:val="00092495"/>
    <w:rsid w:val="00092A58"/>
    <w:rsid w:val="00094170"/>
    <w:rsid w:val="000948DF"/>
    <w:rsid w:val="0009534B"/>
    <w:rsid w:val="00096097"/>
    <w:rsid w:val="00096CC8"/>
    <w:rsid w:val="0009716C"/>
    <w:rsid w:val="000A0075"/>
    <w:rsid w:val="000A054A"/>
    <w:rsid w:val="000A11CF"/>
    <w:rsid w:val="000A38E6"/>
    <w:rsid w:val="000A43F1"/>
    <w:rsid w:val="000A51E0"/>
    <w:rsid w:val="000A63BA"/>
    <w:rsid w:val="000A7E68"/>
    <w:rsid w:val="000B00FF"/>
    <w:rsid w:val="000B0560"/>
    <w:rsid w:val="000B13EF"/>
    <w:rsid w:val="000B2380"/>
    <w:rsid w:val="000B30E1"/>
    <w:rsid w:val="000B41E3"/>
    <w:rsid w:val="000B4482"/>
    <w:rsid w:val="000B46EC"/>
    <w:rsid w:val="000B51A7"/>
    <w:rsid w:val="000B733D"/>
    <w:rsid w:val="000B74AD"/>
    <w:rsid w:val="000C06CF"/>
    <w:rsid w:val="000C07A7"/>
    <w:rsid w:val="000C1079"/>
    <w:rsid w:val="000C2E01"/>
    <w:rsid w:val="000C395D"/>
    <w:rsid w:val="000C44BB"/>
    <w:rsid w:val="000C458D"/>
    <w:rsid w:val="000C46A5"/>
    <w:rsid w:val="000C7C74"/>
    <w:rsid w:val="000D04E7"/>
    <w:rsid w:val="000D07ED"/>
    <w:rsid w:val="000D0CD2"/>
    <w:rsid w:val="000D1EEE"/>
    <w:rsid w:val="000D30C4"/>
    <w:rsid w:val="000D3184"/>
    <w:rsid w:val="000D4470"/>
    <w:rsid w:val="000D6298"/>
    <w:rsid w:val="000E0022"/>
    <w:rsid w:val="000E06C7"/>
    <w:rsid w:val="000E10F8"/>
    <w:rsid w:val="000E24B4"/>
    <w:rsid w:val="000E345F"/>
    <w:rsid w:val="000E584E"/>
    <w:rsid w:val="000E5B1F"/>
    <w:rsid w:val="000E69B1"/>
    <w:rsid w:val="000E6FDF"/>
    <w:rsid w:val="000E701B"/>
    <w:rsid w:val="000E7EC0"/>
    <w:rsid w:val="000F15FC"/>
    <w:rsid w:val="000F1952"/>
    <w:rsid w:val="000F4A2A"/>
    <w:rsid w:val="000F4A57"/>
    <w:rsid w:val="000F4F9E"/>
    <w:rsid w:val="000F58BB"/>
    <w:rsid w:val="000F58D5"/>
    <w:rsid w:val="000F6FAB"/>
    <w:rsid w:val="001013E1"/>
    <w:rsid w:val="001026F4"/>
    <w:rsid w:val="001035CA"/>
    <w:rsid w:val="001036B4"/>
    <w:rsid w:val="00105194"/>
    <w:rsid w:val="00105F10"/>
    <w:rsid w:val="00106545"/>
    <w:rsid w:val="00107066"/>
    <w:rsid w:val="00107CA4"/>
    <w:rsid w:val="00107E90"/>
    <w:rsid w:val="00110165"/>
    <w:rsid w:val="00110727"/>
    <w:rsid w:val="001115DA"/>
    <w:rsid w:val="0011162D"/>
    <w:rsid w:val="001126CB"/>
    <w:rsid w:val="00112DEA"/>
    <w:rsid w:val="0011379D"/>
    <w:rsid w:val="00113F9B"/>
    <w:rsid w:val="001144F6"/>
    <w:rsid w:val="001147E1"/>
    <w:rsid w:val="001158A3"/>
    <w:rsid w:val="00115FAD"/>
    <w:rsid w:val="00116CCC"/>
    <w:rsid w:val="001171B3"/>
    <w:rsid w:val="00120370"/>
    <w:rsid w:val="001211D3"/>
    <w:rsid w:val="0012347B"/>
    <w:rsid w:val="00123873"/>
    <w:rsid w:val="0012692F"/>
    <w:rsid w:val="001309F2"/>
    <w:rsid w:val="00131051"/>
    <w:rsid w:val="00131CD1"/>
    <w:rsid w:val="00131EB8"/>
    <w:rsid w:val="00131EC8"/>
    <w:rsid w:val="00132AA0"/>
    <w:rsid w:val="0013348D"/>
    <w:rsid w:val="00135D50"/>
    <w:rsid w:val="00136383"/>
    <w:rsid w:val="00136DDC"/>
    <w:rsid w:val="00137D85"/>
    <w:rsid w:val="0014238E"/>
    <w:rsid w:val="001431BB"/>
    <w:rsid w:val="001452BE"/>
    <w:rsid w:val="00146DA6"/>
    <w:rsid w:val="00147234"/>
    <w:rsid w:val="0014785F"/>
    <w:rsid w:val="00147974"/>
    <w:rsid w:val="0015065F"/>
    <w:rsid w:val="001513AF"/>
    <w:rsid w:val="00151B34"/>
    <w:rsid w:val="001520D9"/>
    <w:rsid w:val="00152A13"/>
    <w:rsid w:val="00153729"/>
    <w:rsid w:val="00155C6B"/>
    <w:rsid w:val="0015740C"/>
    <w:rsid w:val="00160170"/>
    <w:rsid w:val="001637D2"/>
    <w:rsid w:val="00167038"/>
    <w:rsid w:val="00172E25"/>
    <w:rsid w:val="0017307C"/>
    <w:rsid w:val="0017338E"/>
    <w:rsid w:val="001734F0"/>
    <w:rsid w:val="0017354E"/>
    <w:rsid w:val="001736C8"/>
    <w:rsid w:val="00174159"/>
    <w:rsid w:val="001757C5"/>
    <w:rsid w:val="00180062"/>
    <w:rsid w:val="001830E1"/>
    <w:rsid w:val="0018428E"/>
    <w:rsid w:val="001869F1"/>
    <w:rsid w:val="001909BD"/>
    <w:rsid w:val="0019107E"/>
    <w:rsid w:val="00192626"/>
    <w:rsid w:val="0019285D"/>
    <w:rsid w:val="00193269"/>
    <w:rsid w:val="001936B9"/>
    <w:rsid w:val="0019442A"/>
    <w:rsid w:val="00194D56"/>
    <w:rsid w:val="00195316"/>
    <w:rsid w:val="00196C0F"/>
    <w:rsid w:val="00196EBE"/>
    <w:rsid w:val="00197A56"/>
    <w:rsid w:val="001A00D3"/>
    <w:rsid w:val="001A029E"/>
    <w:rsid w:val="001A212C"/>
    <w:rsid w:val="001A41E6"/>
    <w:rsid w:val="001A4D88"/>
    <w:rsid w:val="001A6C08"/>
    <w:rsid w:val="001A6E29"/>
    <w:rsid w:val="001B0EBA"/>
    <w:rsid w:val="001B113F"/>
    <w:rsid w:val="001B1712"/>
    <w:rsid w:val="001B1D73"/>
    <w:rsid w:val="001B3BE0"/>
    <w:rsid w:val="001B3EE7"/>
    <w:rsid w:val="001B7B1B"/>
    <w:rsid w:val="001B7EA5"/>
    <w:rsid w:val="001C00A7"/>
    <w:rsid w:val="001C0BF4"/>
    <w:rsid w:val="001C18B9"/>
    <w:rsid w:val="001C28E8"/>
    <w:rsid w:val="001C2E07"/>
    <w:rsid w:val="001C351F"/>
    <w:rsid w:val="001C46E1"/>
    <w:rsid w:val="001C4837"/>
    <w:rsid w:val="001C49AD"/>
    <w:rsid w:val="001C4E26"/>
    <w:rsid w:val="001C6398"/>
    <w:rsid w:val="001C69F4"/>
    <w:rsid w:val="001C7852"/>
    <w:rsid w:val="001D0005"/>
    <w:rsid w:val="001D0A05"/>
    <w:rsid w:val="001D0E8E"/>
    <w:rsid w:val="001D1AFE"/>
    <w:rsid w:val="001D336E"/>
    <w:rsid w:val="001D3569"/>
    <w:rsid w:val="001D3778"/>
    <w:rsid w:val="001D4359"/>
    <w:rsid w:val="001D5BE1"/>
    <w:rsid w:val="001D5D61"/>
    <w:rsid w:val="001D69F2"/>
    <w:rsid w:val="001D7E42"/>
    <w:rsid w:val="001E0301"/>
    <w:rsid w:val="001E0659"/>
    <w:rsid w:val="001E06DB"/>
    <w:rsid w:val="001F2237"/>
    <w:rsid w:val="001F2B79"/>
    <w:rsid w:val="001F3B0C"/>
    <w:rsid w:val="001F46CC"/>
    <w:rsid w:val="001F679C"/>
    <w:rsid w:val="001F73F2"/>
    <w:rsid w:val="001F78F9"/>
    <w:rsid w:val="00200184"/>
    <w:rsid w:val="00201853"/>
    <w:rsid w:val="00201BA4"/>
    <w:rsid w:val="00202588"/>
    <w:rsid w:val="0020343F"/>
    <w:rsid w:val="002041E4"/>
    <w:rsid w:val="002048B2"/>
    <w:rsid w:val="00205245"/>
    <w:rsid w:val="00206DA6"/>
    <w:rsid w:val="002112C4"/>
    <w:rsid w:val="002120DE"/>
    <w:rsid w:val="00212FD2"/>
    <w:rsid w:val="00213222"/>
    <w:rsid w:val="00213459"/>
    <w:rsid w:val="00214B5B"/>
    <w:rsid w:val="00215344"/>
    <w:rsid w:val="00215780"/>
    <w:rsid w:val="0021714F"/>
    <w:rsid w:val="002203FB"/>
    <w:rsid w:val="00220B08"/>
    <w:rsid w:val="00220D81"/>
    <w:rsid w:val="00222FA0"/>
    <w:rsid w:val="00223823"/>
    <w:rsid w:val="002243AC"/>
    <w:rsid w:val="002246F3"/>
    <w:rsid w:val="00224B0E"/>
    <w:rsid w:val="00224D7E"/>
    <w:rsid w:val="002257B1"/>
    <w:rsid w:val="0022637C"/>
    <w:rsid w:val="00226B67"/>
    <w:rsid w:val="00226EC8"/>
    <w:rsid w:val="002272A1"/>
    <w:rsid w:val="002279C0"/>
    <w:rsid w:val="00227AAB"/>
    <w:rsid w:val="002300D0"/>
    <w:rsid w:val="00230340"/>
    <w:rsid w:val="00230704"/>
    <w:rsid w:val="0023178C"/>
    <w:rsid w:val="00234305"/>
    <w:rsid w:val="002347DD"/>
    <w:rsid w:val="00234F61"/>
    <w:rsid w:val="00236B89"/>
    <w:rsid w:val="00237E05"/>
    <w:rsid w:val="002423EE"/>
    <w:rsid w:val="00242C51"/>
    <w:rsid w:val="00242CE3"/>
    <w:rsid w:val="00242FCF"/>
    <w:rsid w:val="00243775"/>
    <w:rsid w:val="0024385D"/>
    <w:rsid w:val="00244845"/>
    <w:rsid w:val="00244B89"/>
    <w:rsid w:val="00245544"/>
    <w:rsid w:val="002455E0"/>
    <w:rsid w:val="00246743"/>
    <w:rsid w:val="002467BC"/>
    <w:rsid w:val="00247859"/>
    <w:rsid w:val="00252263"/>
    <w:rsid w:val="00256F3C"/>
    <w:rsid w:val="002575B8"/>
    <w:rsid w:val="00260EF4"/>
    <w:rsid w:val="002611C9"/>
    <w:rsid w:val="002612B5"/>
    <w:rsid w:val="002618FA"/>
    <w:rsid w:val="00261F24"/>
    <w:rsid w:val="002623B7"/>
    <w:rsid w:val="00262756"/>
    <w:rsid w:val="002631AB"/>
    <w:rsid w:val="0026391F"/>
    <w:rsid w:val="00263C08"/>
    <w:rsid w:val="00265E9C"/>
    <w:rsid w:val="002663FD"/>
    <w:rsid w:val="00267C63"/>
    <w:rsid w:val="00270885"/>
    <w:rsid w:val="00270F8B"/>
    <w:rsid w:val="0027118F"/>
    <w:rsid w:val="00271546"/>
    <w:rsid w:val="0027165F"/>
    <w:rsid w:val="00272611"/>
    <w:rsid w:val="002729D3"/>
    <w:rsid w:val="00272D34"/>
    <w:rsid w:val="00274FCA"/>
    <w:rsid w:val="002766B7"/>
    <w:rsid w:val="00280343"/>
    <w:rsid w:val="00280502"/>
    <w:rsid w:val="00283831"/>
    <w:rsid w:val="00284D68"/>
    <w:rsid w:val="00285C20"/>
    <w:rsid w:val="002860E0"/>
    <w:rsid w:val="00286992"/>
    <w:rsid w:val="002873E9"/>
    <w:rsid w:val="00287740"/>
    <w:rsid w:val="00287805"/>
    <w:rsid w:val="00287A1C"/>
    <w:rsid w:val="00287D1C"/>
    <w:rsid w:val="00287FCA"/>
    <w:rsid w:val="00290080"/>
    <w:rsid w:val="002900E7"/>
    <w:rsid w:val="002912EC"/>
    <w:rsid w:val="00292CA4"/>
    <w:rsid w:val="002935EC"/>
    <w:rsid w:val="00293AB9"/>
    <w:rsid w:val="00295D3E"/>
    <w:rsid w:val="00296718"/>
    <w:rsid w:val="00296840"/>
    <w:rsid w:val="002A0528"/>
    <w:rsid w:val="002A07EE"/>
    <w:rsid w:val="002A18E9"/>
    <w:rsid w:val="002A2195"/>
    <w:rsid w:val="002A253C"/>
    <w:rsid w:val="002A3A9D"/>
    <w:rsid w:val="002A3F0D"/>
    <w:rsid w:val="002A40FD"/>
    <w:rsid w:val="002A5373"/>
    <w:rsid w:val="002A578D"/>
    <w:rsid w:val="002A592F"/>
    <w:rsid w:val="002A6304"/>
    <w:rsid w:val="002B0F42"/>
    <w:rsid w:val="002B12D2"/>
    <w:rsid w:val="002B3748"/>
    <w:rsid w:val="002B4627"/>
    <w:rsid w:val="002B505D"/>
    <w:rsid w:val="002B6615"/>
    <w:rsid w:val="002B6799"/>
    <w:rsid w:val="002B71B8"/>
    <w:rsid w:val="002C19FD"/>
    <w:rsid w:val="002C2A4E"/>
    <w:rsid w:val="002C2B2C"/>
    <w:rsid w:val="002C340A"/>
    <w:rsid w:val="002C4E03"/>
    <w:rsid w:val="002C6665"/>
    <w:rsid w:val="002C7953"/>
    <w:rsid w:val="002C7C26"/>
    <w:rsid w:val="002D0AF3"/>
    <w:rsid w:val="002D12F5"/>
    <w:rsid w:val="002D151D"/>
    <w:rsid w:val="002D2BCA"/>
    <w:rsid w:val="002D43C5"/>
    <w:rsid w:val="002D468F"/>
    <w:rsid w:val="002D769B"/>
    <w:rsid w:val="002D7A45"/>
    <w:rsid w:val="002D7D45"/>
    <w:rsid w:val="002E0DA6"/>
    <w:rsid w:val="002E3B9D"/>
    <w:rsid w:val="002E4431"/>
    <w:rsid w:val="002E4BBA"/>
    <w:rsid w:val="002E5602"/>
    <w:rsid w:val="002E70BF"/>
    <w:rsid w:val="002E72CD"/>
    <w:rsid w:val="002F06C9"/>
    <w:rsid w:val="002F18ED"/>
    <w:rsid w:val="002F1BDD"/>
    <w:rsid w:val="002F1EA3"/>
    <w:rsid w:val="002F2C0D"/>
    <w:rsid w:val="002F32FE"/>
    <w:rsid w:val="002F3F1E"/>
    <w:rsid w:val="002F4116"/>
    <w:rsid w:val="002F4402"/>
    <w:rsid w:val="002F5109"/>
    <w:rsid w:val="002F5BB2"/>
    <w:rsid w:val="002F603D"/>
    <w:rsid w:val="002F6B77"/>
    <w:rsid w:val="002F7414"/>
    <w:rsid w:val="002F7F6E"/>
    <w:rsid w:val="00300BE6"/>
    <w:rsid w:val="00300E9C"/>
    <w:rsid w:val="003023DE"/>
    <w:rsid w:val="003028F7"/>
    <w:rsid w:val="00303CED"/>
    <w:rsid w:val="003043D6"/>
    <w:rsid w:val="0031103E"/>
    <w:rsid w:val="00311275"/>
    <w:rsid w:val="00312A19"/>
    <w:rsid w:val="003142A5"/>
    <w:rsid w:val="003149D5"/>
    <w:rsid w:val="0031619A"/>
    <w:rsid w:val="003176B0"/>
    <w:rsid w:val="00320863"/>
    <w:rsid w:val="00320928"/>
    <w:rsid w:val="00320B21"/>
    <w:rsid w:val="00320C12"/>
    <w:rsid w:val="00321068"/>
    <w:rsid w:val="00321324"/>
    <w:rsid w:val="00321AE7"/>
    <w:rsid w:val="0032222D"/>
    <w:rsid w:val="0032307F"/>
    <w:rsid w:val="00323724"/>
    <w:rsid w:val="00324387"/>
    <w:rsid w:val="00325E17"/>
    <w:rsid w:val="00325E33"/>
    <w:rsid w:val="00325F6D"/>
    <w:rsid w:val="0032645D"/>
    <w:rsid w:val="0032698E"/>
    <w:rsid w:val="003279E2"/>
    <w:rsid w:val="00327A17"/>
    <w:rsid w:val="00333B30"/>
    <w:rsid w:val="003353B4"/>
    <w:rsid w:val="003362B9"/>
    <w:rsid w:val="00336C94"/>
    <w:rsid w:val="003377F7"/>
    <w:rsid w:val="00340555"/>
    <w:rsid w:val="003414FD"/>
    <w:rsid w:val="00341F70"/>
    <w:rsid w:val="003449F2"/>
    <w:rsid w:val="00344FCF"/>
    <w:rsid w:val="003455FF"/>
    <w:rsid w:val="003463EC"/>
    <w:rsid w:val="003476A8"/>
    <w:rsid w:val="0034785B"/>
    <w:rsid w:val="00347874"/>
    <w:rsid w:val="0035009B"/>
    <w:rsid w:val="003515C9"/>
    <w:rsid w:val="003518BE"/>
    <w:rsid w:val="00354500"/>
    <w:rsid w:val="00354B4B"/>
    <w:rsid w:val="00355363"/>
    <w:rsid w:val="00355C96"/>
    <w:rsid w:val="00357E6E"/>
    <w:rsid w:val="003602D4"/>
    <w:rsid w:val="00360561"/>
    <w:rsid w:val="0036161A"/>
    <w:rsid w:val="003617B7"/>
    <w:rsid w:val="00361A95"/>
    <w:rsid w:val="00361E48"/>
    <w:rsid w:val="00362C20"/>
    <w:rsid w:val="00362EC7"/>
    <w:rsid w:val="0036458C"/>
    <w:rsid w:val="00364682"/>
    <w:rsid w:val="003650D8"/>
    <w:rsid w:val="00365B2E"/>
    <w:rsid w:val="003667A5"/>
    <w:rsid w:val="00366A68"/>
    <w:rsid w:val="00366CA3"/>
    <w:rsid w:val="00372A80"/>
    <w:rsid w:val="00372C06"/>
    <w:rsid w:val="003732A4"/>
    <w:rsid w:val="00377A29"/>
    <w:rsid w:val="00377DE3"/>
    <w:rsid w:val="00380CDE"/>
    <w:rsid w:val="00381A04"/>
    <w:rsid w:val="00382352"/>
    <w:rsid w:val="0038240E"/>
    <w:rsid w:val="00383C65"/>
    <w:rsid w:val="0038403C"/>
    <w:rsid w:val="00387DD0"/>
    <w:rsid w:val="003900F6"/>
    <w:rsid w:val="00391BEF"/>
    <w:rsid w:val="00393371"/>
    <w:rsid w:val="00395266"/>
    <w:rsid w:val="003959E9"/>
    <w:rsid w:val="00396849"/>
    <w:rsid w:val="003972B9"/>
    <w:rsid w:val="00397662"/>
    <w:rsid w:val="003A13CC"/>
    <w:rsid w:val="003A30A4"/>
    <w:rsid w:val="003A4291"/>
    <w:rsid w:val="003A475D"/>
    <w:rsid w:val="003A4CFB"/>
    <w:rsid w:val="003A58AD"/>
    <w:rsid w:val="003A5B31"/>
    <w:rsid w:val="003A5F54"/>
    <w:rsid w:val="003A66D3"/>
    <w:rsid w:val="003A797C"/>
    <w:rsid w:val="003A7E16"/>
    <w:rsid w:val="003A7EE3"/>
    <w:rsid w:val="003A7F39"/>
    <w:rsid w:val="003B0330"/>
    <w:rsid w:val="003B145E"/>
    <w:rsid w:val="003B3642"/>
    <w:rsid w:val="003B3CC7"/>
    <w:rsid w:val="003B43B0"/>
    <w:rsid w:val="003B5257"/>
    <w:rsid w:val="003B67B3"/>
    <w:rsid w:val="003B7028"/>
    <w:rsid w:val="003C0FEE"/>
    <w:rsid w:val="003C145A"/>
    <w:rsid w:val="003C2F55"/>
    <w:rsid w:val="003C4255"/>
    <w:rsid w:val="003C5E5D"/>
    <w:rsid w:val="003C7AB9"/>
    <w:rsid w:val="003D0467"/>
    <w:rsid w:val="003D1B0C"/>
    <w:rsid w:val="003D22FD"/>
    <w:rsid w:val="003D2B9C"/>
    <w:rsid w:val="003D3ADC"/>
    <w:rsid w:val="003D4B33"/>
    <w:rsid w:val="003D58EC"/>
    <w:rsid w:val="003D5D96"/>
    <w:rsid w:val="003D5EB5"/>
    <w:rsid w:val="003D5ECB"/>
    <w:rsid w:val="003D6873"/>
    <w:rsid w:val="003D6BD3"/>
    <w:rsid w:val="003E06D1"/>
    <w:rsid w:val="003E09BD"/>
    <w:rsid w:val="003E220C"/>
    <w:rsid w:val="003E3EBD"/>
    <w:rsid w:val="003E59AF"/>
    <w:rsid w:val="003E6A28"/>
    <w:rsid w:val="003F0CB6"/>
    <w:rsid w:val="003F10F2"/>
    <w:rsid w:val="003F1CBF"/>
    <w:rsid w:val="003F2186"/>
    <w:rsid w:val="003F25D8"/>
    <w:rsid w:val="003F29FA"/>
    <w:rsid w:val="003F348F"/>
    <w:rsid w:val="003F34DA"/>
    <w:rsid w:val="003F3B6B"/>
    <w:rsid w:val="003F40B9"/>
    <w:rsid w:val="003F4A88"/>
    <w:rsid w:val="003F5A5B"/>
    <w:rsid w:val="003F6357"/>
    <w:rsid w:val="004005DB"/>
    <w:rsid w:val="004013B2"/>
    <w:rsid w:val="00401992"/>
    <w:rsid w:val="004027C4"/>
    <w:rsid w:val="004034D8"/>
    <w:rsid w:val="00404113"/>
    <w:rsid w:val="004050AA"/>
    <w:rsid w:val="00405244"/>
    <w:rsid w:val="004052A5"/>
    <w:rsid w:val="00405697"/>
    <w:rsid w:val="0040581E"/>
    <w:rsid w:val="00405DB2"/>
    <w:rsid w:val="00406FEE"/>
    <w:rsid w:val="0040748C"/>
    <w:rsid w:val="00407A83"/>
    <w:rsid w:val="004107DA"/>
    <w:rsid w:val="00410B03"/>
    <w:rsid w:val="00411A2D"/>
    <w:rsid w:val="00413623"/>
    <w:rsid w:val="00413941"/>
    <w:rsid w:val="00413BE6"/>
    <w:rsid w:val="00415587"/>
    <w:rsid w:val="00417FD2"/>
    <w:rsid w:val="00421AB7"/>
    <w:rsid w:val="00422B38"/>
    <w:rsid w:val="00422BDD"/>
    <w:rsid w:val="00422E63"/>
    <w:rsid w:val="004241EF"/>
    <w:rsid w:val="004246D7"/>
    <w:rsid w:val="00424D4B"/>
    <w:rsid w:val="00424D91"/>
    <w:rsid w:val="004255DE"/>
    <w:rsid w:val="004256FD"/>
    <w:rsid w:val="004262C8"/>
    <w:rsid w:val="00426D51"/>
    <w:rsid w:val="00427925"/>
    <w:rsid w:val="00427B94"/>
    <w:rsid w:val="0043065F"/>
    <w:rsid w:val="00432483"/>
    <w:rsid w:val="00432669"/>
    <w:rsid w:val="00432F79"/>
    <w:rsid w:val="00434787"/>
    <w:rsid w:val="00434D40"/>
    <w:rsid w:val="00434D7B"/>
    <w:rsid w:val="004365CC"/>
    <w:rsid w:val="00436BB4"/>
    <w:rsid w:val="00437CEF"/>
    <w:rsid w:val="00437F88"/>
    <w:rsid w:val="004400D0"/>
    <w:rsid w:val="00441B7D"/>
    <w:rsid w:val="00442193"/>
    <w:rsid w:val="00444A9A"/>
    <w:rsid w:val="00444ED3"/>
    <w:rsid w:val="00445431"/>
    <w:rsid w:val="00446094"/>
    <w:rsid w:val="00446878"/>
    <w:rsid w:val="00450D40"/>
    <w:rsid w:val="00452E75"/>
    <w:rsid w:val="00453E23"/>
    <w:rsid w:val="004545DA"/>
    <w:rsid w:val="0045525A"/>
    <w:rsid w:val="004600DC"/>
    <w:rsid w:val="00460CB4"/>
    <w:rsid w:val="00460FFF"/>
    <w:rsid w:val="00461BD1"/>
    <w:rsid w:val="00462475"/>
    <w:rsid w:val="004636B7"/>
    <w:rsid w:val="00463BFA"/>
    <w:rsid w:val="00463D4A"/>
    <w:rsid w:val="00465419"/>
    <w:rsid w:val="004657FE"/>
    <w:rsid w:val="0046673A"/>
    <w:rsid w:val="0047024E"/>
    <w:rsid w:val="00471092"/>
    <w:rsid w:val="004713AB"/>
    <w:rsid w:val="004724EB"/>
    <w:rsid w:val="00472545"/>
    <w:rsid w:val="00472D7E"/>
    <w:rsid w:val="004735CF"/>
    <w:rsid w:val="004764A3"/>
    <w:rsid w:val="00476CA7"/>
    <w:rsid w:val="00476D39"/>
    <w:rsid w:val="00477998"/>
    <w:rsid w:val="0048066C"/>
    <w:rsid w:val="00480FDB"/>
    <w:rsid w:val="00482A3E"/>
    <w:rsid w:val="004832F9"/>
    <w:rsid w:val="00483B36"/>
    <w:rsid w:val="00487750"/>
    <w:rsid w:val="00487B94"/>
    <w:rsid w:val="00492F45"/>
    <w:rsid w:val="00493444"/>
    <w:rsid w:val="00494793"/>
    <w:rsid w:val="0049555F"/>
    <w:rsid w:val="00495FBC"/>
    <w:rsid w:val="00496F4A"/>
    <w:rsid w:val="004A03FD"/>
    <w:rsid w:val="004A1B84"/>
    <w:rsid w:val="004A23AE"/>
    <w:rsid w:val="004A3D78"/>
    <w:rsid w:val="004A3F3E"/>
    <w:rsid w:val="004A434A"/>
    <w:rsid w:val="004A53BF"/>
    <w:rsid w:val="004A7C56"/>
    <w:rsid w:val="004A7EC2"/>
    <w:rsid w:val="004B12DE"/>
    <w:rsid w:val="004B2A6C"/>
    <w:rsid w:val="004B525E"/>
    <w:rsid w:val="004B5D4A"/>
    <w:rsid w:val="004B77AD"/>
    <w:rsid w:val="004C1BDE"/>
    <w:rsid w:val="004C1C17"/>
    <w:rsid w:val="004C24D0"/>
    <w:rsid w:val="004C2BAD"/>
    <w:rsid w:val="004C3022"/>
    <w:rsid w:val="004C3A18"/>
    <w:rsid w:val="004C3F36"/>
    <w:rsid w:val="004C436C"/>
    <w:rsid w:val="004C4EDF"/>
    <w:rsid w:val="004C625A"/>
    <w:rsid w:val="004C6524"/>
    <w:rsid w:val="004C7903"/>
    <w:rsid w:val="004D1400"/>
    <w:rsid w:val="004D25C9"/>
    <w:rsid w:val="004D2B16"/>
    <w:rsid w:val="004D46B1"/>
    <w:rsid w:val="004D5CF1"/>
    <w:rsid w:val="004D654F"/>
    <w:rsid w:val="004D68FC"/>
    <w:rsid w:val="004D6FC4"/>
    <w:rsid w:val="004D73C6"/>
    <w:rsid w:val="004E04CD"/>
    <w:rsid w:val="004E1885"/>
    <w:rsid w:val="004E34C2"/>
    <w:rsid w:val="004E4224"/>
    <w:rsid w:val="004E6042"/>
    <w:rsid w:val="004E7429"/>
    <w:rsid w:val="004E744D"/>
    <w:rsid w:val="004E76A9"/>
    <w:rsid w:val="004F4ABD"/>
    <w:rsid w:val="004F6BBF"/>
    <w:rsid w:val="004F6E47"/>
    <w:rsid w:val="004F7285"/>
    <w:rsid w:val="00500121"/>
    <w:rsid w:val="005004DE"/>
    <w:rsid w:val="00501C18"/>
    <w:rsid w:val="005030E4"/>
    <w:rsid w:val="00503C9C"/>
    <w:rsid w:val="00504467"/>
    <w:rsid w:val="005051B0"/>
    <w:rsid w:val="005067FE"/>
    <w:rsid w:val="00506846"/>
    <w:rsid w:val="00507425"/>
    <w:rsid w:val="005077B0"/>
    <w:rsid w:val="00510661"/>
    <w:rsid w:val="00510765"/>
    <w:rsid w:val="00512B71"/>
    <w:rsid w:val="00514D5A"/>
    <w:rsid w:val="00515CEB"/>
    <w:rsid w:val="0051635F"/>
    <w:rsid w:val="00521272"/>
    <w:rsid w:val="0052206B"/>
    <w:rsid w:val="0052233F"/>
    <w:rsid w:val="00522866"/>
    <w:rsid w:val="00522EFB"/>
    <w:rsid w:val="0052363E"/>
    <w:rsid w:val="00526A0A"/>
    <w:rsid w:val="00526E11"/>
    <w:rsid w:val="00527FC6"/>
    <w:rsid w:val="0053221A"/>
    <w:rsid w:val="005324FD"/>
    <w:rsid w:val="005337E4"/>
    <w:rsid w:val="00533FD7"/>
    <w:rsid w:val="00535DC0"/>
    <w:rsid w:val="005362A6"/>
    <w:rsid w:val="005366F5"/>
    <w:rsid w:val="00536DA4"/>
    <w:rsid w:val="005374CD"/>
    <w:rsid w:val="00540AB6"/>
    <w:rsid w:val="00541387"/>
    <w:rsid w:val="0054146D"/>
    <w:rsid w:val="005416A6"/>
    <w:rsid w:val="0054175A"/>
    <w:rsid w:val="00541E8A"/>
    <w:rsid w:val="00542B55"/>
    <w:rsid w:val="0054536D"/>
    <w:rsid w:val="00545890"/>
    <w:rsid w:val="005466B4"/>
    <w:rsid w:val="005466DA"/>
    <w:rsid w:val="0054696C"/>
    <w:rsid w:val="00547592"/>
    <w:rsid w:val="005526A5"/>
    <w:rsid w:val="00552940"/>
    <w:rsid w:val="005533B7"/>
    <w:rsid w:val="005537D8"/>
    <w:rsid w:val="00554098"/>
    <w:rsid w:val="00554C85"/>
    <w:rsid w:val="00554D96"/>
    <w:rsid w:val="00555733"/>
    <w:rsid w:val="0056115D"/>
    <w:rsid w:val="005624B1"/>
    <w:rsid w:val="00565314"/>
    <w:rsid w:val="00565A1E"/>
    <w:rsid w:val="005662A9"/>
    <w:rsid w:val="0057143B"/>
    <w:rsid w:val="005718AD"/>
    <w:rsid w:val="00571CE0"/>
    <w:rsid w:val="0057229E"/>
    <w:rsid w:val="00572601"/>
    <w:rsid w:val="005726B0"/>
    <w:rsid w:val="00572E2F"/>
    <w:rsid w:val="005745B1"/>
    <w:rsid w:val="00575546"/>
    <w:rsid w:val="00575F70"/>
    <w:rsid w:val="00575F8E"/>
    <w:rsid w:val="00576825"/>
    <w:rsid w:val="00577344"/>
    <w:rsid w:val="00577AA5"/>
    <w:rsid w:val="00577C4A"/>
    <w:rsid w:val="0058066E"/>
    <w:rsid w:val="00583778"/>
    <w:rsid w:val="0058438D"/>
    <w:rsid w:val="005843E5"/>
    <w:rsid w:val="00584899"/>
    <w:rsid w:val="0058578B"/>
    <w:rsid w:val="00586555"/>
    <w:rsid w:val="0058736C"/>
    <w:rsid w:val="005902A4"/>
    <w:rsid w:val="005902CE"/>
    <w:rsid w:val="00591B6E"/>
    <w:rsid w:val="0059287A"/>
    <w:rsid w:val="00592FC2"/>
    <w:rsid w:val="005A05AF"/>
    <w:rsid w:val="005A1197"/>
    <w:rsid w:val="005A13EE"/>
    <w:rsid w:val="005A1593"/>
    <w:rsid w:val="005A26B8"/>
    <w:rsid w:val="005A5D1C"/>
    <w:rsid w:val="005A746D"/>
    <w:rsid w:val="005B0544"/>
    <w:rsid w:val="005B3BD5"/>
    <w:rsid w:val="005B3F68"/>
    <w:rsid w:val="005B5C88"/>
    <w:rsid w:val="005B6824"/>
    <w:rsid w:val="005B7948"/>
    <w:rsid w:val="005B7A14"/>
    <w:rsid w:val="005B7DDA"/>
    <w:rsid w:val="005B7E45"/>
    <w:rsid w:val="005C0647"/>
    <w:rsid w:val="005C0980"/>
    <w:rsid w:val="005C15F9"/>
    <w:rsid w:val="005C1C6A"/>
    <w:rsid w:val="005C2F25"/>
    <w:rsid w:val="005C4C65"/>
    <w:rsid w:val="005C5F12"/>
    <w:rsid w:val="005C6014"/>
    <w:rsid w:val="005C673F"/>
    <w:rsid w:val="005C78C6"/>
    <w:rsid w:val="005C7B69"/>
    <w:rsid w:val="005C7C9F"/>
    <w:rsid w:val="005D172F"/>
    <w:rsid w:val="005D1C33"/>
    <w:rsid w:val="005D2412"/>
    <w:rsid w:val="005D4743"/>
    <w:rsid w:val="005D4D22"/>
    <w:rsid w:val="005D5714"/>
    <w:rsid w:val="005D5B30"/>
    <w:rsid w:val="005D6180"/>
    <w:rsid w:val="005D656E"/>
    <w:rsid w:val="005D6BA1"/>
    <w:rsid w:val="005D75A9"/>
    <w:rsid w:val="005E0493"/>
    <w:rsid w:val="005E1E14"/>
    <w:rsid w:val="005E345D"/>
    <w:rsid w:val="005E435F"/>
    <w:rsid w:val="005E4EAD"/>
    <w:rsid w:val="005E628A"/>
    <w:rsid w:val="005E6744"/>
    <w:rsid w:val="005E7BA3"/>
    <w:rsid w:val="005F0D53"/>
    <w:rsid w:val="005F1AC1"/>
    <w:rsid w:val="005F1F0F"/>
    <w:rsid w:val="005F1FF5"/>
    <w:rsid w:val="005F2225"/>
    <w:rsid w:val="005F2659"/>
    <w:rsid w:val="005F2F68"/>
    <w:rsid w:val="005F36CA"/>
    <w:rsid w:val="005F48D3"/>
    <w:rsid w:val="005F4CB1"/>
    <w:rsid w:val="005F4D0A"/>
    <w:rsid w:val="005F5812"/>
    <w:rsid w:val="005F741C"/>
    <w:rsid w:val="005F7988"/>
    <w:rsid w:val="006002D4"/>
    <w:rsid w:val="00600AD3"/>
    <w:rsid w:val="00601F77"/>
    <w:rsid w:val="0060205F"/>
    <w:rsid w:val="00602173"/>
    <w:rsid w:val="00602DBC"/>
    <w:rsid w:val="006037A2"/>
    <w:rsid w:val="00603CC2"/>
    <w:rsid w:val="00604A14"/>
    <w:rsid w:val="00604C6D"/>
    <w:rsid w:val="00605160"/>
    <w:rsid w:val="0060565F"/>
    <w:rsid w:val="00606CBF"/>
    <w:rsid w:val="00607658"/>
    <w:rsid w:val="006079A3"/>
    <w:rsid w:val="0061032B"/>
    <w:rsid w:val="00610449"/>
    <w:rsid w:val="006114BA"/>
    <w:rsid w:val="006134C8"/>
    <w:rsid w:val="006135F3"/>
    <w:rsid w:val="0061373A"/>
    <w:rsid w:val="006137F8"/>
    <w:rsid w:val="00613EF6"/>
    <w:rsid w:val="00614874"/>
    <w:rsid w:val="00615259"/>
    <w:rsid w:val="00615777"/>
    <w:rsid w:val="006157B5"/>
    <w:rsid w:val="006166B6"/>
    <w:rsid w:val="00616C38"/>
    <w:rsid w:val="00623D6C"/>
    <w:rsid w:val="00623F60"/>
    <w:rsid w:val="006267E2"/>
    <w:rsid w:val="00626BCB"/>
    <w:rsid w:val="00627BB7"/>
    <w:rsid w:val="00630FAE"/>
    <w:rsid w:val="006326A2"/>
    <w:rsid w:val="006335D5"/>
    <w:rsid w:val="00633E7D"/>
    <w:rsid w:val="006346DB"/>
    <w:rsid w:val="00634B0E"/>
    <w:rsid w:val="00634B7F"/>
    <w:rsid w:val="00636398"/>
    <w:rsid w:val="006371F2"/>
    <w:rsid w:val="0064471B"/>
    <w:rsid w:val="00645865"/>
    <w:rsid w:val="006503C0"/>
    <w:rsid w:val="00650D3D"/>
    <w:rsid w:val="00650DD7"/>
    <w:rsid w:val="00650E82"/>
    <w:rsid w:val="0065227F"/>
    <w:rsid w:val="006543DB"/>
    <w:rsid w:val="00654840"/>
    <w:rsid w:val="00655628"/>
    <w:rsid w:val="006563D0"/>
    <w:rsid w:val="006576F5"/>
    <w:rsid w:val="00660D7A"/>
    <w:rsid w:val="00661A3B"/>
    <w:rsid w:val="00661BC7"/>
    <w:rsid w:val="006631BB"/>
    <w:rsid w:val="006632ED"/>
    <w:rsid w:val="006636C3"/>
    <w:rsid w:val="0066424D"/>
    <w:rsid w:val="006660B2"/>
    <w:rsid w:val="00667DE9"/>
    <w:rsid w:val="0067103D"/>
    <w:rsid w:val="00671C14"/>
    <w:rsid w:val="006721A0"/>
    <w:rsid w:val="00672207"/>
    <w:rsid w:val="00672650"/>
    <w:rsid w:val="006728C9"/>
    <w:rsid w:val="00672CFE"/>
    <w:rsid w:val="0067301F"/>
    <w:rsid w:val="00673287"/>
    <w:rsid w:val="00673DB7"/>
    <w:rsid w:val="00673FB8"/>
    <w:rsid w:val="00675C4F"/>
    <w:rsid w:val="00676C32"/>
    <w:rsid w:val="00676C9D"/>
    <w:rsid w:val="00676F48"/>
    <w:rsid w:val="006773E9"/>
    <w:rsid w:val="00677A6A"/>
    <w:rsid w:val="00677B18"/>
    <w:rsid w:val="0068013C"/>
    <w:rsid w:val="00680856"/>
    <w:rsid w:val="006808A8"/>
    <w:rsid w:val="006811A7"/>
    <w:rsid w:val="00681CEA"/>
    <w:rsid w:val="006837E6"/>
    <w:rsid w:val="00683AA0"/>
    <w:rsid w:val="00683DF2"/>
    <w:rsid w:val="00683E86"/>
    <w:rsid w:val="0068400E"/>
    <w:rsid w:val="00684C40"/>
    <w:rsid w:val="006867F8"/>
    <w:rsid w:val="00686ABD"/>
    <w:rsid w:val="0068719A"/>
    <w:rsid w:val="00687ADB"/>
    <w:rsid w:val="00690241"/>
    <w:rsid w:val="006913A6"/>
    <w:rsid w:val="00691741"/>
    <w:rsid w:val="0069261A"/>
    <w:rsid w:val="00692E7C"/>
    <w:rsid w:val="0069320B"/>
    <w:rsid w:val="006933A4"/>
    <w:rsid w:val="00695E67"/>
    <w:rsid w:val="00696D3E"/>
    <w:rsid w:val="00697287"/>
    <w:rsid w:val="00697F52"/>
    <w:rsid w:val="006A03FC"/>
    <w:rsid w:val="006A0DF0"/>
    <w:rsid w:val="006A15BA"/>
    <w:rsid w:val="006A185E"/>
    <w:rsid w:val="006A263D"/>
    <w:rsid w:val="006A2899"/>
    <w:rsid w:val="006A4CAA"/>
    <w:rsid w:val="006A6507"/>
    <w:rsid w:val="006B0A49"/>
    <w:rsid w:val="006B0BA7"/>
    <w:rsid w:val="006B1AFB"/>
    <w:rsid w:val="006B1D28"/>
    <w:rsid w:val="006B1DE8"/>
    <w:rsid w:val="006B2F5F"/>
    <w:rsid w:val="006B301F"/>
    <w:rsid w:val="006B3F87"/>
    <w:rsid w:val="006B474B"/>
    <w:rsid w:val="006B5056"/>
    <w:rsid w:val="006B536F"/>
    <w:rsid w:val="006B67E1"/>
    <w:rsid w:val="006B6DED"/>
    <w:rsid w:val="006B6E6D"/>
    <w:rsid w:val="006C05C4"/>
    <w:rsid w:val="006C0D63"/>
    <w:rsid w:val="006C3CAB"/>
    <w:rsid w:val="006C44B3"/>
    <w:rsid w:val="006C4641"/>
    <w:rsid w:val="006C4D31"/>
    <w:rsid w:val="006C5A15"/>
    <w:rsid w:val="006C6B20"/>
    <w:rsid w:val="006C75A8"/>
    <w:rsid w:val="006D15FE"/>
    <w:rsid w:val="006D211A"/>
    <w:rsid w:val="006D2F7C"/>
    <w:rsid w:val="006D336C"/>
    <w:rsid w:val="006D3505"/>
    <w:rsid w:val="006D42A9"/>
    <w:rsid w:val="006D4640"/>
    <w:rsid w:val="006D5463"/>
    <w:rsid w:val="006D6393"/>
    <w:rsid w:val="006D6E64"/>
    <w:rsid w:val="006D7237"/>
    <w:rsid w:val="006E0011"/>
    <w:rsid w:val="006E1626"/>
    <w:rsid w:val="006E3029"/>
    <w:rsid w:val="006E4727"/>
    <w:rsid w:val="006E5402"/>
    <w:rsid w:val="006F06FA"/>
    <w:rsid w:val="006F4CCB"/>
    <w:rsid w:val="006F5D43"/>
    <w:rsid w:val="006F6248"/>
    <w:rsid w:val="006F62F6"/>
    <w:rsid w:val="006F6B8D"/>
    <w:rsid w:val="006F74AA"/>
    <w:rsid w:val="006F7B79"/>
    <w:rsid w:val="006F7E5A"/>
    <w:rsid w:val="00700514"/>
    <w:rsid w:val="00705034"/>
    <w:rsid w:val="00707885"/>
    <w:rsid w:val="0071032A"/>
    <w:rsid w:val="007117D0"/>
    <w:rsid w:val="00711DDC"/>
    <w:rsid w:val="0071596F"/>
    <w:rsid w:val="00716043"/>
    <w:rsid w:val="00716C3C"/>
    <w:rsid w:val="00717C91"/>
    <w:rsid w:val="0072061C"/>
    <w:rsid w:val="0072121D"/>
    <w:rsid w:val="0072257F"/>
    <w:rsid w:val="00723198"/>
    <w:rsid w:val="0072366A"/>
    <w:rsid w:val="007250B1"/>
    <w:rsid w:val="00725C27"/>
    <w:rsid w:val="00725C59"/>
    <w:rsid w:val="00725DA9"/>
    <w:rsid w:val="00726573"/>
    <w:rsid w:val="00727204"/>
    <w:rsid w:val="007273D8"/>
    <w:rsid w:val="00727A8F"/>
    <w:rsid w:val="007308F8"/>
    <w:rsid w:val="00731EA1"/>
    <w:rsid w:val="00732059"/>
    <w:rsid w:val="00733798"/>
    <w:rsid w:val="00733C9D"/>
    <w:rsid w:val="00734284"/>
    <w:rsid w:val="0073492F"/>
    <w:rsid w:val="00735109"/>
    <w:rsid w:val="00736090"/>
    <w:rsid w:val="00736BE0"/>
    <w:rsid w:val="00741000"/>
    <w:rsid w:val="00742A4B"/>
    <w:rsid w:val="00743EB7"/>
    <w:rsid w:val="0074504A"/>
    <w:rsid w:val="00745D3E"/>
    <w:rsid w:val="007505E0"/>
    <w:rsid w:val="00750D5A"/>
    <w:rsid w:val="007512CE"/>
    <w:rsid w:val="00753788"/>
    <w:rsid w:val="007552DB"/>
    <w:rsid w:val="00756C90"/>
    <w:rsid w:val="0075702B"/>
    <w:rsid w:val="00757668"/>
    <w:rsid w:val="00757950"/>
    <w:rsid w:val="00757B20"/>
    <w:rsid w:val="007607CB"/>
    <w:rsid w:val="0076085E"/>
    <w:rsid w:val="00760A37"/>
    <w:rsid w:val="00760B19"/>
    <w:rsid w:val="00761237"/>
    <w:rsid w:val="00761646"/>
    <w:rsid w:val="007626BE"/>
    <w:rsid w:val="007627F9"/>
    <w:rsid w:val="00764438"/>
    <w:rsid w:val="00766354"/>
    <w:rsid w:val="007722E8"/>
    <w:rsid w:val="00773305"/>
    <w:rsid w:val="007753B5"/>
    <w:rsid w:val="0077614A"/>
    <w:rsid w:val="00777068"/>
    <w:rsid w:val="00780510"/>
    <w:rsid w:val="007808BE"/>
    <w:rsid w:val="00780ACC"/>
    <w:rsid w:val="007815AC"/>
    <w:rsid w:val="00781AFD"/>
    <w:rsid w:val="007825D7"/>
    <w:rsid w:val="00783871"/>
    <w:rsid w:val="007838D8"/>
    <w:rsid w:val="00783B7C"/>
    <w:rsid w:val="0078554C"/>
    <w:rsid w:val="00785647"/>
    <w:rsid w:val="007860FE"/>
    <w:rsid w:val="007863B6"/>
    <w:rsid w:val="00786425"/>
    <w:rsid w:val="007869DB"/>
    <w:rsid w:val="00786D59"/>
    <w:rsid w:val="00790735"/>
    <w:rsid w:val="00791859"/>
    <w:rsid w:val="007919E3"/>
    <w:rsid w:val="00791A8D"/>
    <w:rsid w:val="00791EB2"/>
    <w:rsid w:val="007937A6"/>
    <w:rsid w:val="00793BC9"/>
    <w:rsid w:val="00795BF1"/>
    <w:rsid w:val="00796FE7"/>
    <w:rsid w:val="007A0B96"/>
    <w:rsid w:val="007A1466"/>
    <w:rsid w:val="007A1874"/>
    <w:rsid w:val="007A1FA7"/>
    <w:rsid w:val="007A2356"/>
    <w:rsid w:val="007A4954"/>
    <w:rsid w:val="007A4CEA"/>
    <w:rsid w:val="007A5897"/>
    <w:rsid w:val="007A5F16"/>
    <w:rsid w:val="007A73F8"/>
    <w:rsid w:val="007B13A5"/>
    <w:rsid w:val="007B5EA4"/>
    <w:rsid w:val="007B65E6"/>
    <w:rsid w:val="007B6B1D"/>
    <w:rsid w:val="007B704D"/>
    <w:rsid w:val="007B76EA"/>
    <w:rsid w:val="007C08DB"/>
    <w:rsid w:val="007C0C17"/>
    <w:rsid w:val="007C2B67"/>
    <w:rsid w:val="007C3524"/>
    <w:rsid w:val="007C3B7D"/>
    <w:rsid w:val="007C3BB1"/>
    <w:rsid w:val="007C5367"/>
    <w:rsid w:val="007C54A1"/>
    <w:rsid w:val="007C587C"/>
    <w:rsid w:val="007C6F37"/>
    <w:rsid w:val="007D08F6"/>
    <w:rsid w:val="007D1AE3"/>
    <w:rsid w:val="007D20B7"/>
    <w:rsid w:val="007D2131"/>
    <w:rsid w:val="007D217E"/>
    <w:rsid w:val="007D22BD"/>
    <w:rsid w:val="007D2DF2"/>
    <w:rsid w:val="007D33DE"/>
    <w:rsid w:val="007D3990"/>
    <w:rsid w:val="007D42D5"/>
    <w:rsid w:val="007D4774"/>
    <w:rsid w:val="007D5F67"/>
    <w:rsid w:val="007D6A4E"/>
    <w:rsid w:val="007D7CC9"/>
    <w:rsid w:val="007E0270"/>
    <w:rsid w:val="007E0EEA"/>
    <w:rsid w:val="007E56D7"/>
    <w:rsid w:val="007E5B36"/>
    <w:rsid w:val="007E61E7"/>
    <w:rsid w:val="007E648E"/>
    <w:rsid w:val="007F027B"/>
    <w:rsid w:val="007F18F4"/>
    <w:rsid w:val="007F18FD"/>
    <w:rsid w:val="007F2106"/>
    <w:rsid w:val="007F2B1B"/>
    <w:rsid w:val="007F3B97"/>
    <w:rsid w:val="007F48B0"/>
    <w:rsid w:val="007F4E6D"/>
    <w:rsid w:val="007F67B5"/>
    <w:rsid w:val="007F6AD2"/>
    <w:rsid w:val="007F6CD5"/>
    <w:rsid w:val="007F6F3D"/>
    <w:rsid w:val="007F7367"/>
    <w:rsid w:val="00801CF9"/>
    <w:rsid w:val="008032CF"/>
    <w:rsid w:val="00803733"/>
    <w:rsid w:val="0080476C"/>
    <w:rsid w:val="00804A52"/>
    <w:rsid w:val="00804DEA"/>
    <w:rsid w:val="0081042F"/>
    <w:rsid w:val="0081067D"/>
    <w:rsid w:val="00810E04"/>
    <w:rsid w:val="00812655"/>
    <w:rsid w:val="0081391B"/>
    <w:rsid w:val="00816947"/>
    <w:rsid w:val="00817478"/>
    <w:rsid w:val="0082005D"/>
    <w:rsid w:val="00821228"/>
    <w:rsid w:val="008226FC"/>
    <w:rsid w:val="008229CF"/>
    <w:rsid w:val="00822CF0"/>
    <w:rsid w:val="00824A5B"/>
    <w:rsid w:val="00825F57"/>
    <w:rsid w:val="0082630C"/>
    <w:rsid w:val="00826B41"/>
    <w:rsid w:val="00830E64"/>
    <w:rsid w:val="00831198"/>
    <w:rsid w:val="0083333A"/>
    <w:rsid w:val="00833613"/>
    <w:rsid w:val="008347B7"/>
    <w:rsid w:val="00834C78"/>
    <w:rsid w:val="00835124"/>
    <w:rsid w:val="008351E8"/>
    <w:rsid w:val="00835EC6"/>
    <w:rsid w:val="0083769E"/>
    <w:rsid w:val="008417AC"/>
    <w:rsid w:val="00841D6F"/>
    <w:rsid w:val="00842A25"/>
    <w:rsid w:val="00842E7C"/>
    <w:rsid w:val="00846513"/>
    <w:rsid w:val="008476AE"/>
    <w:rsid w:val="008508AA"/>
    <w:rsid w:val="00850F4E"/>
    <w:rsid w:val="00851539"/>
    <w:rsid w:val="0085165B"/>
    <w:rsid w:val="00851A4B"/>
    <w:rsid w:val="008523AF"/>
    <w:rsid w:val="00852B56"/>
    <w:rsid w:val="00854723"/>
    <w:rsid w:val="00854A19"/>
    <w:rsid w:val="00856321"/>
    <w:rsid w:val="008601F4"/>
    <w:rsid w:val="00861FCB"/>
    <w:rsid w:val="008622C8"/>
    <w:rsid w:val="008629AC"/>
    <w:rsid w:val="00862A3D"/>
    <w:rsid w:val="00863313"/>
    <w:rsid w:val="008635B2"/>
    <w:rsid w:val="0086384E"/>
    <w:rsid w:val="00864547"/>
    <w:rsid w:val="00864ABE"/>
    <w:rsid w:val="00864F39"/>
    <w:rsid w:val="00865657"/>
    <w:rsid w:val="00866A33"/>
    <w:rsid w:val="00866A98"/>
    <w:rsid w:val="00867039"/>
    <w:rsid w:val="00867CF9"/>
    <w:rsid w:val="00871769"/>
    <w:rsid w:val="0087268E"/>
    <w:rsid w:val="008745C7"/>
    <w:rsid w:val="008754E7"/>
    <w:rsid w:val="00876A47"/>
    <w:rsid w:val="0087781C"/>
    <w:rsid w:val="00880B99"/>
    <w:rsid w:val="00881173"/>
    <w:rsid w:val="00883A00"/>
    <w:rsid w:val="008840FF"/>
    <w:rsid w:val="00884738"/>
    <w:rsid w:val="00884CAE"/>
    <w:rsid w:val="008869C2"/>
    <w:rsid w:val="00892085"/>
    <w:rsid w:val="00892C12"/>
    <w:rsid w:val="00892C30"/>
    <w:rsid w:val="00893099"/>
    <w:rsid w:val="008939EE"/>
    <w:rsid w:val="00895173"/>
    <w:rsid w:val="00897415"/>
    <w:rsid w:val="008A1274"/>
    <w:rsid w:val="008A162E"/>
    <w:rsid w:val="008A17F3"/>
    <w:rsid w:val="008A1B83"/>
    <w:rsid w:val="008A2ED5"/>
    <w:rsid w:val="008A32B1"/>
    <w:rsid w:val="008A4190"/>
    <w:rsid w:val="008A4FAD"/>
    <w:rsid w:val="008A5850"/>
    <w:rsid w:val="008A6ED8"/>
    <w:rsid w:val="008B00DC"/>
    <w:rsid w:val="008B186E"/>
    <w:rsid w:val="008B19D3"/>
    <w:rsid w:val="008B1BCA"/>
    <w:rsid w:val="008B1CFB"/>
    <w:rsid w:val="008B1EC6"/>
    <w:rsid w:val="008B26FA"/>
    <w:rsid w:val="008B2990"/>
    <w:rsid w:val="008B3906"/>
    <w:rsid w:val="008B461E"/>
    <w:rsid w:val="008B4949"/>
    <w:rsid w:val="008B67C3"/>
    <w:rsid w:val="008B72EC"/>
    <w:rsid w:val="008B742B"/>
    <w:rsid w:val="008B7E5B"/>
    <w:rsid w:val="008B7FDB"/>
    <w:rsid w:val="008C0267"/>
    <w:rsid w:val="008C1A72"/>
    <w:rsid w:val="008C589E"/>
    <w:rsid w:val="008C643B"/>
    <w:rsid w:val="008C6AF5"/>
    <w:rsid w:val="008C6C38"/>
    <w:rsid w:val="008C7460"/>
    <w:rsid w:val="008C7F16"/>
    <w:rsid w:val="008D0276"/>
    <w:rsid w:val="008D1DEB"/>
    <w:rsid w:val="008D22B2"/>
    <w:rsid w:val="008D2880"/>
    <w:rsid w:val="008D330B"/>
    <w:rsid w:val="008D4D71"/>
    <w:rsid w:val="008D5629"/>
    <w:rsid w:val="008D5F0C"/>
    <w:rsid w:val="008D693C"/>
    <w:rsid w:val="008D6EB0"/>
    <w:rsid w:val="008D7168"/>
    <w:rsid w:val="008D7B1C"/>
    <w:rsid w:val="008E0D0F"/>
    <w:rsid w:val="008E0D76"/>
    <w:rsid w:val="008E0EED"/>
    <w:rsid w:val="008E1364"/>
    <w:rsid w:val="008E2F55"/>
    <w:rsid w:val="008E3177"/>
    <w:rsid w:val="008E439C"/>
    <w:rsid w:val="008E457D"/>
    <w:rsid w:val="008E512E"/>
    <w:rsid w:val="008E59EF"/>
    <w:rsid w:val="008E6FA8"/>
    <w:rsid w:val="008F00DD"/>
    <w:rsid w:val="008F0A47"/>
    <w:rsid w:val="008F1BB8"/>
    <w:rsid w:val="008F3485"/>
    <w:rsid w:val="008F4217"/>
    <w:rsid w:val="008F44BE"/>
    <w:rsid w:val="008F49D3"/>
    <w:rsid w:val="008F554A"/>
    <w:rsid w:val="008F5CE4"/>
    <w:rsid w:val="008F6F21"/>
    <w:rsid w:val="008F75AF"/>
    <w:rsid w:val="008F7794"/>
    <w:rsid w:val="009010F1"/>
    <w:rsid w:val="00901402"/>
    <w:rsid w:val="0090172F"/>
    <w:rsid w:val="00902686"/>
    <w:rsid w:val="00903EC5"/>
    <w:rsid w:val="00906383"/>
    <w:rsid w:val="009077F2"/>
    <w:rsid w:val="00910F3F"/>
    <w:rsid w:val="00911BCA"/>
    <w:rsid w:val="00912D9C"/>
    <w:rsid w:val="00913BBC"/>
    <w:rsid w:val="00913BDD"/>
    <w:rsid w:val="00914100"/>
    <w:rsid w:val="00914188"/>
    <w:rsid w:val="00914BFF"/>
    <w:rsid w:val="00916751"/>
    <w:rsid w:val="00916D8F"/>
    <w:rsid w:val="0091709C"/>
    <w:rsid w:val="009202FA"/>
    <w:rsid w:val="0092121A"/>
    <w:rsid w:val="00921CF9"/>
    <w:rsid w:val="00922148"/>
    <w:rsid w:val="00922182"/>
    <w:rsid w:val="00922BC9"/>
    <w:rsid w:val="00922C23"/>
    <w:rsid w:val="00923090"/>
    <w:rsid w:val="0092365B"/>
    <w:rsid w:val="009236A7"/>
    <w:rsid w:val="00923C8C"/>
    <w:rsid w:val="00923D45"/>
    <w:rsid w:val="00924864"/>
    <w:rsid w:val="009261F2"/>
    <w:rsid w:val="00926CCC"/>
    <w:rsid w:val="00926E37"/>
    <w:rsid w:val="0092786D"/>
    <w:rsid w:val="00931C65"/>
    <w:rsid w:val="00931D19"/>
    <w:rsid w:val="009320B7"/>
    <w:rsid w:val="00932E99"/>
    <w:rsid w:val="009332A6"/>
    <w:rsid w:val="00934564"/>
    <w:rsid w:val="00934956"/>
    <w:rsid w:val="00936ABB"/>
    <w:rsid w:val="0094144C"/>
    <w:rsid w:val="009414C9"/>
    <w:rsid w:val="00942304"/>
    <w:rsid w:val="00942F86"/>
    <w:rsid w:val="0094403A"/>
    <w:rsid w:val="00944D88"/>
    <w:rsid w:val="009465F6"/>
    <w:rsid w:val="00947DA9"/>
    <w:rsid w:val="00947DED"/>
    <w:rsid w:val="00947FF8"/>
    <w:rsid w:val="0095137D"/>
    <w:rsid w:val="009525DF"/>
    <w:rsid w:val="009530D8"/>
    <w:rsid w:val="0095323D"/>
    <w:rsid w:val="00953F8F"/>
    <w:rsid w:val="0095487D"/>
    <w:rsid w:val="00954D10"/>
    <w:rsid w:val="009558C5"/>
    <w:rsid w:val="009567B4"/>
    <w:rsid w:val="009575A4"/>
    <w:rsid w:val="00961C25"/>
    <w:rsid w:val="00961FDD"/>
    <w:rsid w:val="0096280F"/>
    <w:rsid w:val="00963E1D"/>
    <w:rsid w:val="00965207"/>
    <w:rsid w:val="00965826"/>
    <w:rsid w:val="009679FE"/>
    <w:rsid w:val="00967F9E"/>
    <w:rsid w:val="00970E45"/>
    <w:rsid w:val="00970FB3"/>
    <w:rsid w:val="009712C6"/>
    <w:rsid w:val="0097170B"/>
    <w:rsid w:val="0097172A"/>
    <w:rsid w:val="00971CA0"/>
    <w:rsid w:val="00971E2F"/>
    <w:rsid w:val="00972C1E"/>
    <w:rsid w:val="0097391B"/>
    <w:rsid w:val="009748BF"/>
    <w:rsid w:val="0097575E"/>
    <w:rsid w:val="00975F8F"/>
    <w:rsid w:val="0097712E"/>
    <w:rsid w:val="0097757C"/>
    <w:rsid w:val="00981FAC"/>
    <w:rsid w:val="0098224F"/>
    <w:rsid w:val="00982C32"/>
    <w:rsid w:val="00982DF9"/>
    <w:rsid w:val="00983A94"/>
    <w:rsid w:val="00983BB1"/>
    <w:rsid w:val="00984C2C"/>
    <w:rsid w:val="0098559E"/>
    <w:rsid w:val="00985A76"/>
    <w:rsid w:val="00985BAB"/>
    <w:rsid w:val="00986C7B"/>
    <w:rsid w:val="009908C3"/>
    <w:rsid w:val="0099122B"/>
    <w:rsid w:val="009916B1"/>
    <w:rsid w:val="00991E88"/>
    <w:rsid w:val="00992BA4"/>
    <w:rsid w:val="009937A3"/>
    <w:rsid w:val="009946FE"/>
    <w:rsid w:val="00994FFA"/>
    <w:rsid w:val="0099629D"/>
    <w:rsid w:val="0099651A"/>
    <w:rsid w:val="00997191"/>
    <w:rsid w:val="009978D9"/>
    <w:rsid w:val="00997AC0"/>
    <w:rsid w:val="009A1684"/>
    <w:rsid w:val="009A18BE"/>
    <w:rsid w:val="009A197D"/>
    <w:rsid w:val="009A1E94"/>
    <w:rsid w:val="009A203D"/>
    <w:rsid w:val="009A2AEC"/>
    <w:rsid w:val="009A2C41"/>
    <w:rsid w:val="009A361B"/>
    <w:rsid w:val="009A3834"/>
    <w:rsid w:val="009A39B0"/>
    <w:rsid w:val="009A4D9E"/>
    <w:rsid w:val="009A596F"/>
    <w:rsid w:val="009A5D08"/>
    <w:rsid w:val="009A79A2"/>
    <w:rsid w:val="009B131D"/>
    <w:rsid w:val="009B18AB"/>
    <w:rsid w:val="009B1D06"/>
    <w:rsid w:val="009B1F4E"/>
    <w:rsid w:val="009B4F77"/>
    <w:rsid w:val="009B607A"/>
    <w:rsid w:val="009B7149"/>
    <w:rsid w:val="009C074A"/>
    <w:rsid w:val="009C2F04"/>
    <w:rsid w:val="009C31E3"/>
    <w:rsid w:val="009C33BF"/>
    <w:rsid w:val="009C5341"/>
    <w:rsid w:val="009C7324"/>
    <w:rsid w:val="009D0489"/>
    <w:rsid w:val="009D059A"/>
    <w:rsid w:val="009D15E7"/>
    <w:rsid w:val="009D285C"/>
    <w:rsid w:val="009D31D0"/>
    <w:rsid w:val="009D7458"/>
    <w:rsid w:val="009E19E2"/>
    <w:rsid w:val="009E2988"/>
    <w:rsid w:val="009E2AB6"/>
    <w:rsid w:val="009E2E62"/>
    <w:rsid w:val="009E35AB"/>
    <w:rsid w:val="009E4279"/>
    <w:rsid w:val="009E461E"/>
    <w:rsid w:val="009E4755"/>
    <w:rsid w:val="009E47EA"/>
    <w:rsid w:val="009E4AAA"/>
    <w:rsid w:val="009E5F81"/>
    <w:rsid w:val="009E673C"/>
    <w:rsid w:val="009E737C"/>
    <w:rsid w:val="009F1722"/>
    <w:rsid w:val="009F27F5"/>
    <w:rsid w:val="009F28B1"/>
    <w:rsid w:val="009F3636"/>
    <w:rsid w:val="009F4B1F"/>
    <w:rsid w:val="009F507B"/>
    <w:rsid w:val="009F6E00"/>
    <w:rsid w:val="00A0040C"/>
    <w:rsid w:val="00A0051D"/>
    <w:rsid w:val="00A00F23"/>
    <w:rsid w:val="00A00FEE"/>
    <w:rsid w:val="00A01289"/>
    <w:rsid w:val="00A01312"/>
    <w:rsid w:val="00A0135B"/>
    <w:rsid w:val="00A01A82"/>
    <w:rsid w:val="00A0210A"/>
    <w:rsid w:val="00A02424"/>
    <w:rsid w:val="00A031FB"/>
    <w:rsid w:val="00A03DBD"/>
    <w:rsid w:val="00A05035"/>
    <w:rsid w:val="00A05090"/>
    <w:rsid w:val="00A050E8"/>
    <w:rsid w:val="00A057E3"/>
    <w:rsid w:val="00A05C7C"/>
    <w:rsid w:val="00A0772E"/>
    <w:rsid w:val="00A13066"/>
    <w:rsid w:val="00A137FC"/>
    <w:rsid w:val="00A13EA6"/>
    <w:rsid w:val="00A15812"/>
    <w:rsid w:val="00A163F8"/>
    <w:rsid w:val="00A167D3"/>
    <w:rsid w:val="00A1773C"/>
    <w:rsid w:val="00A17848"/>
    <w:rsid w:val="00A206FD"/>
    <w:rsid w:val="00A21227"/>
    <w:rsid w:val="00A22820"/>
    <w:rsid w:val="00A23E72"/>
    <w:rsid w:val="00A24B8C"/>
    <w:rsid w:val="00A25060"/>
    <w:rsid w:val="00A2559C"/>
    <w:rsid w:val="00A25D6F"/>
    <w:rsid w:val="00A26B3F"/>
    <w:rsid w:val="00A2788F"/>
    <w:rsid w:val="00A3008C"/>
    <w:rsid w:val="00A31615"/>
    <w:rsid w:val="00A3191A"/>
    <w:rsid w:val="00A34D5B"/>
    <w:rsid w:val="00A3519C"/>
    <w:rsid w:val="00A367A9"/>
    <w:rsid w:val="00A36AC9"/>
    <w:rsid w:val="00A36C99"/>
    <w:rsid w:val="00A36F1A"/>
    <w:rsid w:val="00A37284"/>
    <w:rsid w:val="00A37655"/>
    <w:rsid w:val="00A4101D"/>
    <w:rsid w:val="00A411AD"/>
    <w:rsid w:val="00A442FC"/>
    <w:rsid w:val="00A44957"/>
    <w:rsid w:val="00A45751"/>
    <w:rsid w:val="00A466FF"/>
    <w:rsid w:val="00A4698F"/>
    <w:rsid w:val="00A46AA6"/>
    <w:rsid w:val="00A50794"/>
    <w:rsid w:val="00A512B8"/>
    <w:rsid w:val="00A53749"/>
    <w:rsid w:val="00A5374A"/>
    <w:rsid w:val="00A54474"/>
    <w:rsid w:val="00A54AC6"/>
    <w:rsid w:val="00A54E5A"/>
    <w:rsid w:val="00A55A04"/>
    <w:rsid w:val="00A560B7"/>
    <w:rsid w:val="00A5730C"/>
    <w:rsid w:val="00A5747B"/>
    <w:rsid w:val="00A574B0"/>
    <w:rsid w:val="00A635C9"/>
    <w:rsid w:val="00A648DE"/>
    <w:rsid w:val="00A6552C"/>
    <w:rsid w:val="00A66779"/>
    <w:rsid w:val="00A66CA1"/>
    <w:rsid w:val="00A70C46"/>
    <w:rsid w:val="00A70FE2"/>
    <w:rsid w:val="00A7331E"/>
    <w:rsid w:val="00A74F42"/>
    <w:rsid w:val="00A754D1"/>
    <w:rsid w:val="00A811E1"/>
    <w:rsid w:val="00A8148B"/>
    <w:rsid w:val="00A82047"/>
    <w:rsid w:val="00A825BD"/>
    <w:rsid w:val="00A832A5"/>
    <w:rsid w:val="00A839C1"/>
    <w:rsid w:val="00A839F0"/>
    <w:rsid w:val="00A84430"/>
    <w:rsid w:val="00A859E1"/>
    <w:rsid w:val="00A85D05"/>
    <w:rsid w:val="00A86696"/>
    <w:rsid w:val="00A87C4E"/>
    <w:rsid w:val="00A906CB"/>
    <w:rsid w:val="00A91212"/>
    <w:rsid w:val="00A915B0"/>
    <w:rsid w:val="00A92411"/>
    <w:rsid w:val="00A925EE"/>
    <w:rsid w:val="00A9389E"/>
    <w:rsid w:val="00A94582"/>
    <w:rsid w:val="00A95291"/>
    <w:rsid w:val="00A952F6"/>
    <w:rsid w:val="00A95945"/>
    <w:rsid w:val="00A961B6"/>
    <w:rsid w:val="00A96E50"/>
    <w:rsid w:val="00A96E76"/>
    <w:rsid w:val="00A97483"/>
    <w:rsid w:val="00A97F4F"/>
    <w:rsid w:val="00AA038A"/>
    <w:rsid w:val="00AA0D18"/>
    <w:rsid w:val="00AA116D"/>
    <w:rsid w:val="00AA184D"/>
    <w:rsid w:val="00AA20C7"/>
    <w:rsid w:val="00AA2F88"/>
    <w:rsid w:val="00AA544D"/>
    <w:rsid w:val="00AA5FF0"/>
    <w:rsid w:val="00AA657C"/>
    <w:rsid w:val="00AA6B23"/>
    <w:rsid w:val="00AA7A61"/>
    <w:rsid w:val="00AB0E22"/>
    <w:rsid w:val="00AB0EE1"/>
    <w:rsid w:val="00AB0F0E"/>
    <w:rsid w:val="00AB17A6"/>
    <w:rsid w:val="00AB2674"/>
    <w:rsid w:val="00AB3655"/>
    <w:rsid w:val="00AB57B1"/>
    <w:rsid w:val="00AB6729"/>
    <w:rsid w:val="00AB6D89"/>
    <w:rsid w:val="00AB75E4"/>
    <w:rsid w:val="00AB7B54"/>
    <w:rsid w:val="00AB7C71"/>
    <w:rsid w:val="00AC0E8C"/>
    <w:rsid w:val="00AC23A8"/>
    <w:rsid w:val="00AC335B"/>
    <w:rsid w:val="00AC3AD9"/>
    <w:rsid w:val="00AC5977"/>
    <w:rsid w:val="00AC6985"/>
    <w:rsid w:val="00AC6E6C"/>
    <w:rsid w:val="00AC6FE5"/>
    <w:rsid w:val="00AC77DD"/>
    <w:rsid w:val="00AD0BE6"/>
    <w:rsid w:val="00AD106D"/>
    <w:rsid w:val="00AD129F"/>
    <w:rsid w:val="00AD28D6"/>
    <w:rsid w:val="00AD2C55"/>
    <w:rsid w:val="00AD3B85"/>
    <w:rsid w:val="00AD3CA5"/>
    <w:rsid w:val="00AD76BE"/>
    <w:rsid w:val="00AE07AC"/>
    <w:rsid w:val="00AE083B"/>
    <w:rsid w:val="00AE0B6D"/>
    <w:rsid w:val="00AE0E7A"/>
    <w:rsid w:val="00AE2F90"/>
    <w:rsid w:val="00AE4695"/>
    <w:rsid w:val="00AE4E11"/>
    <w:rsid w:val="00AE4E7F"/>
    <w:rsid w:val="00AE5B75"/>
    <w:rsid w:val="00AE6437"/>
    <w:rsid w:val="00AE7626"/>
    <w:rsid w:val="00AE7FB2"/>
    <w:rsid w:val="00AF1B86"/>
    <w:rsid w:val="00AF1C88"/>
    <w:rsid w:val="00AF5963"/>
    <w:rsid w:val="00AF7590"/>
    <w:rsid w:val="00B020AD"/>
    <w:rsid w:val="00B021C4"/>
    <w:rsid w:val="00B02667"/>
    <w:rsid w:val="00B030DD"/>
    <w:rsid w:val="00B0469A"/>
    <w:rsid w:val="00B05001"/>
    <w:rsid w:val="00B0593E"/>
    <w:rsid w:val="00B06617"/>
    <w:rsid w:val="00B07470"/>
    <w:rsid w:val="00B07D38"/>
    <w:rsid w:val="00B1171D"/>
    <w:rsid w:val="00B12630"/>
    <w:rsid w:val="00B133A4"/>
    <w:rsid w:val="00B137A5"/>
    <w:rsid w:val="00B13CF0"/>
    <w:rsid w:val="00B1400A"/>
    <w:rsid w:val="00B143D2"/>
    <w:rsid w:val="00B1734A"/>
    <w:rsid w:val="00B176F3"/>
    <w:rsid w:val="00B179BC"/>
    <w:rsid w:val="00B202E9"/>
    <w:rsid w:val="00B209D1"/>
    <w:rsid w:val="00B20DA3"/>
    <w:rsid w:val="00B2154E"/>
    <w:rsid w:val="00B2321B"/>
    <w:rsid w:val="00B23432"/>
    <w:rsid w:val="00B23C33"/>
    <w:rsid w:val="00B24424"/>
    <w:rsid w:val="00B25ABA"/>
    <w:rsid w:val="00B25B66"/>
    <w:rsid w:val="00B26640"/>
    <w:rsid w:val="00B26FBA"/>
    <w:rsid w:val="00B27F61"/>
    <w:rsid w:val="00B300AA"/>
    <w:rsid w:val="00B30726"/>
    <w:rsid w:val="00B3393E"/>
    <w:rsid w:val="00B357D1"/>
    <w:rsid w:val="00B3627B"/>
    <w:rsid w:val="00B36CA7"/>
    <w:rsid w:val="00B40178"/>
    <w:rsid w:val="00B40A4A"/>
    <w:rsid w:val="00B41D7D"/>
    <w:rsid w:val="00B436E7"/>
    <w:rsid w:val="00B45F0E"/>
    <w:rsid w:val="00B46535"/>
    <w:rsid w:val="00B46ABB"/>
    <w:rsid w:val="00B46B2C"/>
    <w:rsid w:val="00B471AC"/>
    <w:rsid w:val="00B47376"/>
    <w:rsid w:val="00B50CE8"/>
    <w:rsid w:val="00B513CC"/>
    <w:rsid w:val="00B51F61"/>
    <w:rsid w:val="00B51F92"/>
    <w:rsid w:val="00B528F0"/>
    <w:rsid w:val="00B53035"/>
    <w:rsid w:val="00B53A4C"/>
    <w:rsid w:val="00B53FF1"/>
    <w:rsid w:val="00B56BE3"/>
    <w:rsid w:val="00B57A10"/>
    <w:rsid w:val="00B57B6C"/>
    <w:rsid w:val="00B57CC1"/>
    <w:rsid w:val="00B60560"/>
    <w:rsid w:val="00B630BF"/>
    <w:rsid w:val="00B64539"/>
    <w:rsid w:val="00B6460B"/>
    <w:rsid w:val="00B652D1"/>
    <w:rsid w:val="00B6537D"/>
    <w:rsid w:val="00B66A62"/>
    <w:rsid w:val="00B6719B"/>
    <w:rsid w:val="00B705DC"/>
    <w:rsid w:val="00B71708"/>
    <w:rsid w:val="00B71C7B"/>
    <w:rsid w:val="00B73492"/>
    <w:rsid w:val="00B735EE"/>
    <w:rsid w:val="00B737F6"/>
    <w:rsid w:val="00B75087"/>
    <w:rsid w:val="00B75338"/>
    <w:rsid w:val="00B7621F"/>
    <w:rsid w:val="00B764AC"/>
    <w:rsid w:val="00B77DAF"/>
    <w:rsid w:val="00B8017C"/>
    <w:rsid w:val="00B80379"/>
    <w:rsid w:val="00B80FB2"/>
    <w:rsid w:val="00B815C7"/>
    <w:rsid w:val="00B835B2"/>
    <w:rsid w:val="00B8479B"/>
    <w:rsid w:val="00B85A6B"/>
    <w:rsid w:val="00B85BEC"/>
    <w:rsid w:val="00B87BC9"/>
    <w:rsid w:val="00B914C6"/>
    <w:rsid w:val="00B91C47"/>
    <w:rsid w:val="00B91E81"/>
    <w:rsid w:val="00B9299C"/>
    <w:rsid w:val="00B93094"/>
    <w:rsid w:val="00B945C7"/>
    <w:rsid w:val="00B948EA"/>
    <w:rsid w:val="00B963AB"/>
    <w:rsid w:val="00BA2F2A"/>
    <w:rsid w:val="00BA38B1"/>
    <w:rsid w:val="00BA4668"/>
    <w:rsid w:val="00BA76B5"/>
    <w:rsid w:val="00BB1006"/>
    <w:rsid w:val="00BB2AE0"/>
    <w:rsid w:val="00BB4E61"/>
    <w:rsid w:val="00BB4EB2"/>
    <w:rsid w:val="00BB65FA"/>
    <w:rsid w:val="00BC0570"/>
    <w:rsid w:val="00BC0F0A"/>
    <w:rsid w:val="00BC162F"/>
    <w:rsid w:val="00BC1EA3"/>
    <w:rsid w:val="00BC2011"/>
    <w:rsid w:val="00BC3602"/>
    <w:rsid w:val="00BC6BA6"/>
    <w:rsid w:val="00BC6D89"/>
    <w:rsid w:val="00BC745A"/>
    <w:rsid w:val="00BC75DF"/>
    <w:rsid w:val="00BC7648"/>
    <w:rsid w:val="00BD0971"/>
    <w:rsid w:val="00BD2D99"/>
    <w:rsid w:val="00BD3DCC"/>
    <w:rsid w:val="00BD4662"/>
    <w:rsid w:val="00BD54F7"/>
    <w:rsid w:val="00BD718C"/>
    <w:rsid w:val="00BD7A81"/>
    <w:rsid w:val="00BE0349"/>
    <w:rsid w:val="00BE11EE"/>
    <w:rsid w:val="00BE1AE6"/>
    <w:rsid w:val="00BE211E"/>
    <w:rsid w:val="00BE3033"/>
    <w:rsid w:val="00BE6012"/>
    <w:rsid w:val="00BE7139"/>
    <w:rsid w:val="00BF00E8"/>
    <w:rsid w:val="00BF19EE"/>
    <w:rsid w:val="00BF2427"/>
    <w:rsid w:val="00BF47FC"/>
    <w:rsid w:val="00BF6162"/>
    <w:rsid w:val="00BF7556"/>
    <w:rsid w:val="00BF7E0C"/>
    <w:rsid w:val="00C000C5"/>
    <w:rsid w:val="00C00DA4"/>
    <w:rsid w:val="00C010AB"/>
    <w:rsid w:val="00C01F55"/>
    <w:rsid w:val="00C02F8A"/>
    <w:rsid w:val="00C02FBC"/>
    <w:rsid w:val="00C03320"/>
    <w:rsid w:val="00C04565"/>
    <w:rsid w:val="00C059D2"/>
    <w:rsid w:val="00C10F9C"/>
    <w:rsid w:val="00C11B8D"/>
    <w:rsid w:val="00C1228A"/>
    <w:rsid w:val="00C12CD7"/>
    <w:rsid w:val="00C131D1"/>
    <w:rsid w:val="00C17818"/>
    <w:rsid w:val="00C214A4"/>
    <w:rsid w:val="00C21A5B"/>
    <w:rsid w:val="00C2272B"/>
    <w:rsid w:val="00C229BF"/>
    <w:rsid w:val="00C23AFA"/>
    <w:rsid w:val="00C245FE"/>
    <w:rsid w:val="00C2512E"/>
    <w:rsid w:val="00C25991"/>
    <w:rsid w:val="00C25AB8"/>
    <w:rsid w:val="00C26E77"/>
    <w:rsid w:val="00C3015A"/>
    <w:rsid w:val="00C30929"/>
    <w:rsid w:val="00C33920"/>
    <w:rsid w:val="00C34167"/>
    <w:rsid w:val="00C344BA"/>
    <w:rsid w:val="00C34C7E"/>
    <w:rsid w:val="00C37668"/>
    <w:rsid w:val="00C42035"/>
    <w:rsid w:val="00C42473"/>
    <w:rsid w:val="00C425DB"/>
    <w:rsid w:val="00C432A3"/>
    <w:rsid w:val="00C434D0"/>
    <w:rsid w:val="00C44702"/>
    <w:rsid w:val="00C44BC7"/>
    <w:rsid w:val="00C45BFA"/>
    <w:rsid w:val="00C47DF8"/>
    <w:rsid w:val="00C51751"/>
    <w:rsid w:val="00C52A8F"/>
    <w:rsid w:val="00C52F5E"/>
    <w:rsid w:val="00C52F90"/>
    <w:rsid w:val="00C537D9"/>
    <w:rsid w:val="00C54BE0"/>
    <w:rsid w:val="00C55C14"/>
    <w:rsid w:val="00C55EF4"/>
    <w:rsid w:val="00C5703E"/>
    <w:rsid w:val="00C57136"/>
    <w:rsid w:val="00C57688"/>
    <w:rsid w:val="00C60185"/>
    <w:rsid w:val="00C60383"/>
    <w:rsid w:val="00C60470"/>
    <w:rsid w:val="00C604C1"/>
    <w:rsid w:val="00C60A59"/>
    <w:rsid w:val="00C6252F"/>
    <w:rsid w:val="00C62C7C"/>
    <w:rsid w:val="00C634C0"/>
    <w:rsid w:val="00C64096"/>
    <w:rsid w:val="00C6583D"/>
    <w:rsid w:val="00C65855"/>
    <w:rsid w:val="00C667A6"/>
    <w:rsid w:val="00C67FF9"/>
    <w:rsid w:val="00C713C2"/>
    <w:rsid w:val="00C73A9A"/>
    <w:rsid w:val="00C75558"/>
    <w:rsid w:val="00C76EA3"/>
    <w:rsid w:val="00C77FD7"/>
    <w:rsid w:val="00C8117D"/>
    <w:rsid w:val="00C8160C"/>
    <w:rsid w:val="00C82648"/>
    <w:rsid w:val="00C82F61"/>
    <w:rsid w:val="00C82FEE"/>
    <w:rsid w:val="00C861C4"/>
    <w:rsid w:val="00C86AA5"/>
    <w:rsid w:val="00C86B4B"/>
    <w:rsid w:val="00C86E63"/>
    <w:rsid w:val="00C87263"/>
    <w:rsid w:val="00C875E6"/>
    <w:rsid w:val="00C87D2A"/>
    <w:rsid w:val="00C93183"/>
    <w:rsid w:val="00C93DB2"/>
    <w:rsid w:val="00C94494"/>
    <w:rsid w:val="00C9576F"/>
    <w:rsid w:val="00C961FE"/>
    <w:rsid w:val="00C963E6"/>
    <w:rsid w:val="00C96C7B"/>
    <w:rsid w:val="00CA0C15"/>
    <w:rsid w:val="00CA2494"/>
    <w:rsid w:val="00CA3028"/>
    <w:rsid w:val="00CA3170"/>
    <w:rsid w:val="00CA392A"/>
    <w:rsid w:val="00CA3CAC"/>
    <w:rsid w:val="00CA40D4"/>
    <w:rsid w:val="00CA48C2"/>
    <w:rsid w:val="00CA4F26"/>
    <w:rsid w:val="00CA589F"/>
    <w:rsid w:val="00CA5E33"/>
    <w:rsid w:val="00CA79BF"/>
    <w:rsid w:val="00CA7B47"/>
    <w:rsid w:val="00CB2BDC"/>
    <w:rsid w:val="00CB2E07"/>
    <w:rsid w:val="00CB3DFC"/>
    <w:rsid w:val="00CB4F87"/>
    <w:rsid w:val="00CB5593"/>
    <w:rsid w:val="00CB70D9"/>
    <w:rsid w:val="00CB73E2"/>
    <w:rsid w:val="00CB76BC"/>
    <w:rsid w:val="00CB7BC4"/>
    <w:rsid w:val="00CB7DB7"/>
    <w:rsid w:val="00CC075C"/>
    <w:rsid w:val="00CC0DBF"/>
    <w:rsid w:val="00CC17BC"/>
    <w:rsid w:val="00CC1E2E"/>
    <w:rsid w:val="00CC3299"/>
    <w:rsid w:val="00CC33FF"/>
    <w:rsid w:val="00CC3BEF"/>
    <w:rsid w:val="00CC62A1"/>
    <w:rsid w:val="00CC6646"/>
    <w:rsid w:val="00CC7C4C"/>
    <w:rsid w:val="00CD011D"/>
    <w:rsid w:val="00CD08F9"/>
    <w:rsid w:val="00CD3B80"/>
    <w:rsid w:val="00CD4320"/>
    <w:rsid w:val="00CD4BE0"/>
    <w:rsid w:val="00CD59E7"/>
    <w:rsid w:val="00CD6F6B"/>
    <w:rsid w:val="00CD794A"/>
    <w:rsid w:val="00CE0623"/>
    <w:rsid w:val="00CE21FF"/>
    <w:rsid w:val="00CE2644"/>
    <w:rsid w:val="00CE2728"/>
    <w:rsid w:val="00CE2B3E"/>
    <w:rsid w:val="00CE3077"/>
    <w:rsid w:val="00CE4EF1"/>
    <w:rsid w:val="00CE50E5"/>
    <w:rsid w:val="00CE6762"/>
    <w:rsid w:val="00CE6CEC"/>
    <w:rsid w:val="00CE7532"/>
    <w:rsid w:val="00CF006B"/>
    <w:rsid w:val="00CF0A11"/>
    <w:rsid w:val="00CF2833"/>
    <w:rsid w:val="00CF2B62"/>
    <w:rsid w:val="00CF3103"/>
    <w:rsid w:val="00CF3573"/>
    <w:rsid w:val="00CF3747"/>
    <w:rsid w:val="00CF3F10"/>
    <w:rsid w:val="00CF49A4"/>
    <w:rsid w:val="00CF54C0"/>
    <w:rsid w:val="00CF5A9C"/>
    <w:rsid w:val="00CF678A"/>
    <w:rsid w:val="00CF6F5E"/>
    <w:rsid w:val="00D00BB8"/>
    <w:rsid w:val="00D00D87"/>
    <w:rsid w:val="00D01AF1"/>
    <w:rsid w:val="00D01B08"/>
    <w:rsid w:val="00D02A34"/>
    <w:rsid w:val="00D02C03"/>
    <w:rsid w:val="00D03216"/>
    <w:rsid w:val="00D0421C"/>
    <w:rsid w:val="00D0448D"/>
    <w:rsid w:val="00D053EB"/>
    <w:rsid w:val="00D05D24"/>
    <w:rsid w:val="00D06024"/>
    <w:rsid w:val="00D062C1"/>
    <w:rsid w:val="00D065C7"/>
    <w:rsid w:val="00D07999"/>
    <w:rsid w:val="00D07D9E"/>
    <w:rsid w:val="00D108A8"/>
    <w:rsid w:val="00D10E7C"/>
    <w:rsid w:val="00D110E3"/>
    <w:rsid w:val="00D11AD9"/>
    <w:rsid w:val="00D14B7A"/>
    <w:rsid w:val="00D15FA0"/>
    <w:rsid w:val="00D164A7"/>
    <w:rsid w:val="00D16642"/>
    <w:rsid w:val="00D16655"/>
    <w:rsid w:val="00D16765"/>
    <w:rsid w:val="00D2069F"/>
    <w:rsid w:val="00D207CD"/>
    <w:rsid w:val="00D21DC0"/>
    <w:rsid w:val="00D222F4"/>
    <w:rsid w:val="00D26144"/>
    <w:rsid w:val="00D2699B"/>
    <w:rsid w:val="00D304E1"/>
    <w:rsid w:val="00D30AA8"/>
    <w:rsid w:val="00D31709"/>
    <w:rsid w:val="00D335B8"/>
    <w:rsid w:val="00D3377E"/>
    <w:rsid w:val="00D34757"/>
    <w:rsid w:val="00D3548F"/>
    <w:rsid w:val="00D354D4"/>
    <w:rsid w:val="00D35DA8"/>
    <w:rsid w:val="00D37D6F"/>
    <w:rsid w:val="00D4027D"/>
    <w:rsid w:val="00D40872"/>
    <w:rsid w:val="00D424D0"/>
    <w:rsid w:val="00D4371E"/>
    <w:rsid w:val="00D44C77"/>
    <w:rsid w:val="00D44DCA"/>
    <w:rsid w:val="00D46DE8"/>
    <w:rsid w:val="00D47379"/>
    <w:rsid w:val="00D4764A"/>
    <w:rsid w:val="00D50E53"/>
    <w:rsid w:val="00D5122A"/>
    <w:rsid w:val="00D5163E"/>
    <w:rsid w:val="00D5246C"/>
    <w:rsid w:val="00D528FD"/>
    <w:rsid w:val="00D52A49"/>
    <w:rsid w:val="00D52F5F"/>
    <w:rsid w:val="00D5306B"/>
    <w:rsid w:val="00D53AA9"/>
    <w:rsid w:val="00D559D2"/>
    <w:rsid w:val="00D55DE5"/>
    <w:rsid w:val="00D568E2"/>
    <w:rsid w:val="00D56F5A"/>
    <w:rsid w:val="00D574D4"/>
    <w:rsid w:val="00D608EE"/>
    <w:rsid w:val="00D61C97"/>
    <w:rsid w:val="00D627B7"/>
    <w:rsid w:val="00D634A9"/>
    <w:rsid w:val="00D635F5"/>
    <w:rsid w:val="00D639E3"/>
    <w:rsid w:val="00D646BD"/>
    <w:rsid w:val="00D64B85"/>
    <w:rsid w:val="00D65FE6"/>
    <w:rsid w:val="00D665AE"/>
    <w:rsid w:val="00D66892"/>
    <w:rsid w:val="00D672FB"/>
    <w:rsid w:val="00D67A3E"/>
    <w:rsid w:val="00D710D4"/>
    <w:rsid w:val="00D7279F"/>
    <w:rsid w:val="00D73AD3"/>
    <w:rsid w:val="00D73D47"/>
    <w:rsid w:val="00D741C4"/>
    <w:rsid w:val="00D7508F"/>
    <w:rsid w:val="00D75194"/>
    <w:rsid w:val="00D7538C"/>
    <w:rsid w:val="00D7543B"/>
    <w:rsid w:val="00D75AB5"/>
    <w:rsid w:val="00D76309"/>
    <w:rsid w:val="00D76D64"/>
    <w:rsid w:val="00D81224"/>
    <w:rsid w:val="00D83075"/>
    <w:rsid w:val="00D83A1F"/>
    <w:rsid w:val="00D83C19"/>
    <w:rsid w:val="00D83C4A"/>
    <w:rsid w:val="00D852F4"/>
    <w:rsid w:val="00D85992"/>
    <w:rsid w:val="00D86F39"/>
    <w:rsid w:val="00D875C2"/>
    <w:rsid w:val="00D8782D"/>
    <w:rsid w:val="00D87D1D"/>
    <w:rsid w:val="00D902F9"/>
    <w:rsid w:val="00D90F87"/>
    <w:rsid w:val="00D92CD9"/>
    <w:rsid w:val="00D92D00"/>
    <w:rsid w:val="00D92E8F"/>
    <w:rsid w:val="00D94404"/>
    <w:rsid w:val="00D944C0"/>
    <w:rsid w:val="00D94627"/>
    <w:rsid w:val="00D9652B"/>
    <w:rsid w:val="00D96939"/>
    <w:rsid w:val="00DA07BD"/>
    <w:rsid w:val="00DA30E9"/>
    <w:rsid w:val="00DA3750"/>
    <w:rsid w:val="00DA3B11"/>
    <w:rsid w:val="00DA65F3"/>
    <w:rsid w:val="00DA6BFD"/>
    <w:rsid w:val="00DA7134"/>
    <w:rsid w:val="00DB06F3"/>
    <w:rsid w:val="00DB0955"/>
    <w:rsid w:val="00DB148A"/>
    <w:rsid w:val="00DB1F0A"/>
    <w:rsid w:val="00DB2216"/>
    <w:rsid w:val="00DB22AB"/>
    <w:rsid w:val="00DB24E5"/>
    <w:rsid w:val="00DB3578"/>
    <w:rsid w:val="00DB6205"/>
    <w:rsid w:val="00DB6FE0"/>
    <w:rsid w:val="00DC0510"/>
    <w:rsid w:val="00DC173D"/>
    <w:rsid w:val="00DC2699"/>
    <w:rsid w:val="00DC31DD"/>
    <w:rsid w:val="00DC527B"/>
    <w:rsid w:val="00DC54E7"/>
    <w:rsid w:val="00DC58E5"/>
    <w:rsid w:val="00DC5C0B"/>
    <w:rsid w:val="00DC5C8F"/>
    <w:rsid w:val="00DD04D1"/>
    <w:rsid w:val="00DD0B0C"/>
    <w:rsid w:val="00DD1C13"/>
    <w:rsid w:val="00DD2551"/>
    <w:rsid w:val="00DD2922"/>
    <w:rsid w:val="00DD48B9"/>
    <w:rsid w:val="00DD4D34"/>
    <w:rsid w:val="00DD657E"/>
    <w:rsid w:val="00DD6912"/>
    <w:rsid w:val="00DE2C0E"/>
    <w:rsid w:val="00DE3A1B"/>
    <w:rsid w:val="00DE6356"/>
    <w:rsid w:val="00DE677A"/>
    <w:rsid w:val="00DE7300"/>
    <w:rsid w:val="00DE7986"/>
    <w:rsid w:val="00DF1056"/>
    <w:rsid w:val="00DF1178"/>
    <w:rsid w:val="00DF1510"/>
    <w:rsid w:val="00DF3E05"/>
    <w:rsid w:val="00DF4713"/>
    <w:rsid w:val="00DF56A4"/>
    <w:rsid w:val="00DF7810"/>
    <w:rsid w:val="00E00B5A"/>
    <w:rsid w:val="00E01CCD"/>
    <w:rsid w:val="00E024A3"/>
    <w:rsid w:val="00E026B4"/>
    <w:rsid w:val="00E03877"/>
    <w:rsid w:val="00E039ED"/>
    <w:rsid w:val="00E03B7D"/>
    <w:rsid w:val="00E04239"/>
    <w:rsid w:val="00E044EF"/>
    <w:rsid w:val="00E04FAF"/>
    <w:rsid w:val="00E056BC"/>
    <w:rsid w:val="00E06363"/>
    <w:rsid w:val="00E10CEF"/>
    <w:rsid w:val="00E12CE5"/>
    <w:rsid w:val="00E12F7A"/>
    <w:rsid w:val="00E14C3C"/>
    <w:rsid w:val="00E15297"/>
    <w:rsid w:val="00E15DA0"/>
    <w:rsid w:val="00E17938"/>
    <w:rsid w:val="00E20100"/>
    <w:rsid w:val="00E20546"/>
    <w:rsid w:val="00E20693"/>
    <w:rsid w:val="00E209AC"/>
    <w:rsid w:val="00E23291"/>
    <w:rsid w:val="00E25928"/>
    <w:rsid w:val="00E259AD"/>
    <w:rsid w:val="00E26E59"/>
    <w:rsid w:val="00E2774B"/>
    <w:rsid w:val="00E321BF"/>
    <w:rsid w:val="00E321CA"/>
    <w:rsid w:val="00E324B1"/>
    <w:rsid w:val="00E326C8"/>
    <w:rsid w:val="00E333DC"/>
    <w:rsid w:val="00E36172"/>
    <w:rsid w:val="00E36958"/>
    <w:rsid w:val="00E3741B"/>
    <w:rsid w:val="00E37ABD"/>
    <w:rsid w:val="00E37D8E"/>
    <w:rsid w:val="00E37EA9"/>
    <w:rsid w:val="00E42260"/>
    <w:rsid w:val="00E44396"/>
    <w:rsid w:val="00E45C70"/>
    <w:rsid w:val="00E5109B"/>
    <w:rsid w:val="00E52E6D"/>
    <w:rsid w:val="00E53A66"/>
    <w:rsid w:val="00E5475D"/>
    <w:rsid w:val="00E55880"/>
    <w:rsid w:val="00E56972"/>
    <w:rsid w:val="00E56AC6"/>
    <w:rsid w:val="00E56D48"/>
    <w:rsid w:val="00E5727B"/>
    <w:rsid w:val="00E579EE"/>
    <w:rsid w:val="00E60A41"/>
    <w:rsid w:val="00E62BB9"/>
    <w:rsid w:val="00E63400"/>
    <w:rsid w:val="00E649B0"/>
    <w:rsid w:val="00E64CAA"/>
    <w:rsid w:val="00E65FFE"/>
    <w:rsid w:val="00E66226"/>
    <w:rsid w:val="00E72035"/>
    <w:rsid w:val="00E733BB"/>
    <w:rsid w:val="00E738E1"/>
    <w:rsid w:val="00E73A2E"/>
    <w:rsid w:val="00E74982"/>
    <w:rsid w:val="00E764D5"/>
    <w:rsid w:val="00E77C74"/>
    <w:rsid w:val="00E77F19"/>
    <w:rsid w:val="00E8586A"/>
    <w:rsid w:val="00E87AE4"/>
    <w:rsid w:val="00E87C23"/>
    <w:rsid w:val="00E90B4D"/>
    <w:rsid w:val="00E90CCF"/>
    <w:rsid w:val="00E913DE"/>
    <w:rsid w:val="00E913E0"/>
    <w:rsid w:val="00E92814"/>
    <w:rsid w:val="00E93FC3"/>
    <w:rsid w:val="00E94385"/>
    <w:rsid w:val="00E945A6"/>
    <w:rsid w:val="00E96CCD"/>
    <w:rsid w:val="00E96F8D"/>
    <w:rsid w:val="00E9753C"/>
    <w:rsid w:val="00EA060C"/>
    <w:rsid w:val="00EA08E1"/>
    <w:rsid w:val="00EA1246"/>
    <w:rsid w:val="00EA429D"/>
    <w:rsid w:val="00EA4E2C"/>
    <w:rsid w:val="00EA66BF"/>
    <w:rsid w:val="00EA7336"/>
    <w:rsid w:val="00EA7A5B"/>
    <w:rsid w:val="00EB20ED"/>
    <w:rsid w:val="00EB22FE"/>
    <w:rsid w:val="00EB2DDB"/>
    <w:rsid w:val="00EB358C"/>
    <w:rsid w:val="00EB386B"/>
    <w:rsid w:val="00EB3875"/>
    <w:rsid w:val="00EB435F"/>
    <w:rsid w:val="00EB4AA5"/>
    <w:rsid w:val="00EB4C2A"/>
    <w:rsid w:val="00EB752E"/>
    <w:rsid w:val="00EB76A9"/>
    <w:rsid w:val="00EB7AC0"/>
    <w:rsid w:val="00EC0E18"/>
    <w:rsid w:val="00EC0E6B"/>
    <w:rsid w:val="00EC19FC"/>
    <w:rsid w:val="00EC2889"/>
    <w:rsid w:val="00EC320D"/>
    <w:rsid w:val="00EC4E01"/>
    <w:rsid w:val="00EC5709"/>
    <w:rsid w:val="00EC57A6"/>
    <w:rsid w:val="00EC58A3"/>
    <w:rsid w:val="00EC6B33"/>
    <w:rsid w:val="00EC6DE6"/>
    <w:rsid w:val="00ED064D"/>
    <w:rsid w:val="00ED14E3"/>
    <w:rsid w:val="00ED2C6A"/>
    <w:rsid w:val="00ED38C0"/>
    <w:rsid w:val="00ED39A4"/>
    <w:rsid w:val="00ED3F8B"/>
    <w:rsid w:val="00ED40DF"/>
    <w:rsid w:val="00ED4C2C"/>
    <w:rsid w:val="00ED4E22"/>
    <w:rsid w:val="00ED5439"/>
    <w:rsid w:val="00ED71B0"/>
    <w:rsid w:val="00ED793A"/>
    <w:rsid w:val="00ED7C5E"/>
    <w:rsid w:val="00EE0238"/>
    <w:rsid w:val="00EE05A4"/>
    <w:rsid w:val="00EE1C8E"/>
    <w:rsid w:val="00EE2212"/>
    <w:rsid w:val="00EE3B19"/>
    <w:rsid w:val="00EE3B82"/>
    <w:rsid w:val="00EE3FAA"/>
    <w:rsid w:val="00EE44E4"/>
    <w:rsid w:val="00EE4615"/>
    <w:rsid w:val="00EE516A"/>
    <w:rsid w:val="00EE668B"/>
    <w:rsid w:val="00EE6B72"/>
    <w:rsid w:val="00EF0A68"/>
    <w:rsid w:val="00EF457D"/>
    <w:rsid w:val="00EF472C"/>
    <w:rsid w:val="00EF476F"/>
    <w:rsid w:val="00EF650F"/>
    <w:rsid w:val="00EF7419"/>
    <w:rsid w:val="00EF756F"/>
    <w:rsid w:val="00EF792C"/>
    <w:rsid w:val="00F02C72"/>
    <w:rsid w:val="00F02D8A"/>
    <w:rsid w:val="00F02E1B"/>
    <w:rsid w:val="00F03248"/>
    <w:rsid w:val="00F04969"/>
    <w:rsid w:val="00F04D3B"/>
    <w:rsid w:val="00F051E6"/>
    <w:rsid w:val="00F05D70"/>
    <w:rsid w:val="00F0769E"/>
    <w:rsid w:val="00F07D73"/>
    <w:rsid w:val="00F109D3"/>
    <w:rsid w:val="00F12FF7"/>
    <w:rsid w:val="00F139AA"/>
    <w:rsid w:val="00F15CB5"/>
    <w:rsid w:val="00F15CDA"/>
    <w:rsid w:val="00F15F59"/>
    <w:rsid w:val="00F162E7"/>
    <w:rsid w:val="00F1705D"/>
    <w:rsid w:val="00F17466"/>
    <w:rsid w:val="00F21D01"/>
    <w:rsid w:val="00F23F84"/>
    <w:rsid w:val="00F24938"/>
    <w:rsid w:val="00F256E5"/>
    <w:rsid w:val="00F25961"/>
    <w:rsid w:val="00F27551"/>
    <w:rsid w:val="00F27E42"/>
    <w:rsid w:val="00F31B9E"/>
    <w:rsid w:val="00F334E3"/>
    <w:rsid w:val="00F33895"/>
    <w:rsid w:val="00F35339"/>
    <w:rsid w:val="00F35420"/>
    <w:rsid w:val="00F35969"/>
    <w:rsid w:val="00F35E53"/>
    <w:rsid w:val="00F361BE"/>
    <w:rsid w:val="00F4067F"/>
    <w:rsid w:val="00F40C6A"/>
    <w:rsid w:val="00F4185A"/>
    <w:rsid w:val="00F435BE"/>
    <w:rsid w:val="00F45899"/>
    <w:rsid w:val="00F505EC"/>
    <w:rsid w:val="00F51654"/>
    <w:rsid w:val="00F53E78"/>
    <w:rsid w:val="00F550FC"/>
    <w:rsid w:val="00F55936"/>
    <w:rsid w:val="00F56637"/>
    <w:rsid w:val="00F56EC3"/>
    <w:rsid w:val="00F601BA"/>
    <w:rsid w:val="00F615B9"/>
    <w:rsid w:val="00F61CD7"/>
    <w:rsid w:val="00F62763"/>
    <w:rsid w:val="00F63FEF"/>
    <w:rsid w:val="00F65193"/>
    <w:rsid w:val="00F657AE"/>
    <w:rsid w:val="00F6635B"/>
    <w:rsid w:val="00F67A57"/>
    <w:rsid w:val="00F72D86"/>
    <w:rsid w:val="00F730E4"/>
    <w:rsid w:val="00F740EE"/>
    <w:rsid w:val="00F74250"/>
    <w:rsid w:val="00F75258"/>
    <w:rsid w:val="00F75921"/>
    <w:rsid w:val="00F8100D"/>
    <w:rsid w:val="00F813DE"/>
    <w:rsid w:val="00F83989"/>
    <w:rsid w:val="00F844FA"/>
    <w:rsid w:val="00F847CD"/>
    <w:rsid w:val="00F850CD"/>
    <w:rsid w:val="00F857A5"/>
    <w:rsid w:val="00F85B7C"/>
    <w:rsid w:val="00F85BEA"/>
    <w:rsid w:val="00F86F0D"/>
    <w:rsid w:val="00F87F27"/>
    <w:rsid w:val="00F90888"/>
    <w:rsid w:val="00F90A6B"/>
    <w:rsid w:val="00F90B02"/>
    <w:rsid w:val="00F91038"/>
    <w:rsid w:val="00F9141B"/>
    <w:rsid w:val="00F929E7"/>
    <w:rsid w:val="00F95DCA"/>
    <w:rsid w:val="00F96B0E"/>
    <w:rsid w:val="00FA01BA"/>
    <w:rsid w:val="00FA172F"/>
    <w:rsid w:val="00FA1820"/>
    <w:rsid w:val="00FA2020"/>
    <w:rsid w:val="00FA4730"/>
    <w:rsid w:val="00FA5038"/>
    <w:rsid w:val="00FA5194"/>
    <w:rsid w:val="00FA6617"/>
    <w:rsid w:val="00FA6742"/>
    <w:rsid w:val="00FA72F2"/>
    <w:rsid w:val="00FA7C69"/>
    <w:rsid w:val="00FA7CD8"/>
    <w:rsid w:val="00FB0C21"/>
    <w:rsid w:val="00FB0F32"/>
    <w:rsid w:val="00FB1381"/>
    <w:rsid w:val="00FB269F"/>
    <w:rsid w:val="00FB2AD2"/>
    <w:rsid w:val="00FB3583"/>
    <w:rsid w:val="00FB380E"/>
    <w:rsid w:val="00FB3BD7"/>
    <w:rsid w:val="00FB4488"/>
    <w:rsid w:val="00FB4D3D"/>
    <w:rsid w:val="00FB59A8"/>
    <w:rsid w:val="00FB70EC"/>
    <w:rsid w:val="00FB718F"/>
    <w:rsid w:val="00FC09EA"/>
    <w:rsid w:val="00FC2B11"/>
    <w:rsid w:val="00FC3E70"/>
    <w:rsid w:val="00FC4118"/>
    <w:rsid w:val="00FC417A"/>
    <w:rsid w:val="00FC48A5"/>
    <w:rsid w:val="00FC5A62"/>
    <w:rsid w:val="00FC788F"/>
    <w:rsid w:val="00FD05B4"/>
    <w:rsid w:val="00FD0829"/>
    <w:rsid w:val="00FD0E1E"/>
    <w:rsid w:val="00FD2202"/>
    <w:rsid w:val="00FD2657"/>
    <w:rsid w:val="00FD27BF"/>
    <w:rsid w:val="00FD2A81"/>
    <w:rsid w:val="00FD3171"/>
    <w:rsid w:val="00FD4B2C"/>
    <w:rsid w:val="00FD4D36"/>
    <w:rsid w:val="00FD4E93"/>
    <w:rsid w:val="00FD6957"/>
    <w:rsid w:val="00FD6C4C"/>
    <w:rsid w:val="00FE03DA"/>
    <w:rsid w:val="00FE103F"/>
    <w:rsid w:val="00FE1A6C"/>
    <w:rsid w:val="00FE2D9D"/>
    <w:rsid w:val="00FE4028"/>
    <w:rsid w:val="00FE4B4B"/>
    <w:rsid w:val="00FE4D9E"/>
    <w:rsid w:val="00FE6940"/>
    <w:rsid w:val="00FE70CB"/>
    <w:rsid w:val="00FE750F"/>
    <w:rsid w:val="00FE7FC1"/>
    <w:rsid w:val="00FF00A9"/>
    <w:rsid w:val="00FF052C"/>
    <w:rsid w:val="00FF1219"/>
    <w:rsid w:val="00FF1420"/>
    <w:rsid w:val="00FF1CF7"/>
    <w:rsid w:val="00FF295C"/>
    <w:rsid w:val="00FF2EE5"/>
    <w:rsid w:val="00FF2F31"/>
    <w:rsid w:val="00FF3D54"/>
    <w:rsid w:val="00FF491F"/>
    <w:rsid w:val="00FF5691"/>
    <w:rsid w:val="00FF65D3"/>
    <w:rsid w:val="00FF726F"/>
    <w:rsid w:val="00FF758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6303E"/>
  <w15:docId w15:val="{8DA0F903-51CF-451B-AD62-E527C7925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B9E"/>
    <w:pPr>
      <w:suppressAutoHyphens/>
      <w:spacing w:after="0" w:line="360" w:lineRule="auto"/>
      <w:ind w:firstLine="284"/>
      <w:jc w:val="both"/>
    </w:pPr>
  </w:style>
  <w:style w:type="paragraph" w:styleId="Ttulo1">
    <w:name w:val="heading 1"/>
    <w:basedOn w:val="Ttulo2"/>
    <w:next w:val="Ttulo2"/>
    <w:link w:val="Ttulo1Char"/>
    <w:uiPriority w:val="9"/>
    <w:qFormat/>
    <w:rsid w:val="00060FEB"/>
    <w:pPr>
      <w:numPr>
        <w:ilvl w:val="0"/>
      </w:numPr>
      <w:tabs>
        <w:tab w:val="num" w:pos="360"/>
      </w:tabs>
      <w:ind w:left="576" w:hanging="576"/>
      <w:outlineLvl w:val="0"/>
    </w:pPr>
    <w:rPr>
      <w:bCs w:val="0"/>
      <w:sz w:val="32"/>
      <w:szCs w:val="28"/>
    </w:rPr>
  </w:style>
  <w:style w:type="paragraph" w:styleId="Ttulo2">
    <w:name w:val="heading 2"/>
    <w:basedOn w:val="Normal"/>
    <w:next w:val="Ttulo3"/>
    <w:link w:val="Ttulo2Char"/>
    <w:uiPriority w:val="9"/>
    <w:unhideWhenUsed/>
    <w:qFormat/>
    <w:rsid w:val="00842E7C"/>
    <w:pPr>
      <w:keepNext/>
      <w:keepLines/>
      <w:numPr>
        <w:ilvl w:val="1"/>
        <w:numId w:val="14"/>
      </w:numPr>
      <w:spacing w:before="480" w:after="480"/>
      <w:ind w:left="578" w:hanging="578"/>
      <w:outlineLvl w:val="1"/>
    </w:pPr>
    <w:rPr>
      <w:rFonts w:eastAsiaTheme="majorEastAsia" w:cstheme="majorBidi"/>
      <w:b/>
      <w:bCs/>
      <w:sz w:val="28"/>
      <w:szCs w:val="26"/>
    </w:rPr>
  </w:style>
  <w:style w:type="paragraph" w:styleId="Ttulo3">
    <w:name w:val="heading 3"/>
    <w:basedOn w:val="Ttulo2"/>
    <w:next w:val="Normal"/>
    <w:link w:val="Ttulo3Char"/>
    <w:uiPriority w:val="9"/>
    <w:unhideWhenUsed/>
    <w:qFormat/>
    <w:rsid w:val="00146DA6"/>
    <w:pPr>
      <w:numPr>
        <w:ilvl w:val="2"/>
      </w:numPr>
      <w:outlineLvl w:val="2"/>
    </w:pPr>
  </w:style>
  <w:style w:type="paragraph" w:styleId="Ttulo4">
    <w:name w:val="heading 4"/>
    <w:basedOn w:val="Normal"/>
    <w:next w:val="Normal"/>
    <w:link w:val="Ttulo4Char"/>
    <w:uiPriority w:val="9"/>
    <w:unhideWhenUsed/>
    <w:qFormat/>
    <w:rsid w:val="00110727"/>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110727"/>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hAnsi="Tahoma" w:cs="Tahoma"/>
      <w:sz w:val="16"/>
      <w:szCs w:val="16"/>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hAnsiTheme="minorHAnsi" w:cstheme="minorBidi"/>
    </w:rPr>
  </w:style>
  <w:style w:type="character" w:styleId="Hyperlink">
    <w:name w:val="Hyperlink"/>
    <w:uiPriority w:val="99"/>
    <w:rsid w:val="00B8479B"/>
    <w:rPr>
      <w:color w:val="0000FF"/>
      <w:u w:val="single"/>
    </w:rPr>
  </w:style>
  <w:style w:type="table" w:styleId="Tabelacomgrade">
    <w:name w:val="Table Grid"/>
    <w:basedOn w:val="Tabelanormal"/>
    <w:uiPriority w:val="3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060FEB"/>
    <w:rPr>
      <w:rFonts w:eastAsiaTheme="majorEastAsia" w:cstheme="majorBidi"/>
      <w:b/>
      <w:sz w:val="32"/>
      <w:szCs w:val="28"/>
    </w:rPr>
  </w:style>
  <w:style w:type="character" w:customStyle="1" w:styleId="Ttulo2Char">
    <w:name w:val="Título 2 Char"/>
    <w:basedOn w:val="Fontepargpadro"/>
    <w:link w:val="Ttulo2"/>
    <w:uiPriority w:val="9"/>
    <w:rsid w:val="00842E7C"/>
    <w:rPr>
      <w:rFonts w:eastAsiaTheme="majorEastAsia" w:cstheme="majorBidi"/>
      <w:b/>
      <w:bCs/>
      <w:sz w:val="28"/>
      <w:szCs w:val="26"/>
    </w:rPr>
  </w:style>
  <w:style w:type="character" w:customStyle="1" w:styleId="Ttulo3Char">
    <w:name w:val="Título 3 Char"/>
    <w:basedOn w:val="Fontepargpadro"/>
    <w:link w:val="Ttulo3"/>
    <w:uiPriority w:val="9"/>
    <w:rsid w:val="00146DA6"/>
    <w:rPr>
      <w:rFonts w:eastAsiaTheme="majorEastAsia" w:cstheme="majorBidi"/>
      <w:b/>
      <w:bCs/>
      <w:sz w:val="28"/>
      <w:szCs w:val="26"/>
    </w:rPr>
  </w:style>
  <w:style w:type="character" w:customStyle="1" w:styleId="Ttulo4Char">
    <w:name w:val="Título 4 Char"/>
    <w:basedOn w:val="Fontepargpadro"/>
    <w:link w:val="Ttulo4"/>
    <w:uiPriority w:val="9"/>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CabealhodoSumrio">
    <w:name w:val="TOC Heading"/>
    <w:basedOn w:val="Ttulo1"/>
    <w:next w:val="Normal"/>
    <w:uiPriority w:val="39"/>
    <w:unhideWhenUsed/>
    <w:qFormat/>
    <w:rsid w:val="006B536F"/>
    <w:pPr>
      <w:suppressAutoHyphens w:val="0"/>
      <w:spacing w:before="240" w:line="259" w:lineRule="auto"/>
      <w:jc w:val="left"/>
      <w:outlineLvl w:val="9"/>
    </w:pPr>
    <w:rPr>
      <w:rFonts w:asciiTheme="majorHAnsi" w:hAnsiTheme="majorHAnsi"/>
      <w:b w:val="0"/>
      <w:color w:val="365F91" w:themeColor="accent1" w:themeShade="BF"/>
      <w:szCs w:val="32"/>
      <w:lang w:eastAsia="ja-JP"/>
    </w:rPr>
  </w:style>
  <w:style w:type="paragraph" w:styleId="Sumrio1">
    <w:name w:val="toc 1"/>
    <w:basedOn w:val="Normal"/>
    <w:next w:val="Normal"/>
    <w:autoRedefine/>
    <w:uiPriority w:val="39"/>
    <w:unhideWhenUsed/>
    <w:rsid w:val="006B536F"/>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B536F"/>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B536F"/>
    <w:pPr>
      <w:ind w:left="480"/>
      <w:jc w:val="left"/>
    </w:pPr>
    <w:rPr>
      <w:rFonts w:asciiTheme="minorHAnsi" w:hAnsiTheme="minorHAnsi" w:cstheme="minorHAnsi"/>
      <w:i/>
      <w:iCs/>
      <w:sz w:val="20"/>
      <w:szCs w:val="20"/>
    </w:rPr>
  </w:style>
  <w:style w:type="paragraph" w:styleId="Sumrio4">
    <w:name w:val="toc 4"/>
    <w:basedOn w:val="Normal"/>
    <w:next w:val="Normal"/>
    <w:autoRedefine/>
    <w:uiPriority w:val="39"/>
    <w:unhideWhenUsed/>
    <w:rsid w:val="006B536F"/>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6B536F"/>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6B536F"/>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6B536F"/>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6B536F"/>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6B536F"/>
    <w:pPr>
      <w:ind w:left="1920"/>
      <w:jc w:val="left"/>
    </w:pPr>
    <w:rPr>
      <w:rFonts w:asciiTheme="minorHAnsi" w:hAnsiTheme="minorHAnsi" w:cstheme="minorHAnsi"/>
      <w:sz w:val="18"/>
      <w:szCs w:val="18"/>
    </w:rPr>
  </w:style>
  <w:style w:type="paragraph" w:styleId="Reviso">
    <w:name w:val="Revision"/>
    <w:hidden/>
    <w:uiPriority w:val="99"/>
    <w:semiHidden/>
    <w:rsid w:val="00E2774B"/>
    <w:pPr>
      <w:spacing w:after="0" w:line="240" w:lineRule="auto"/>
    </w:pPr>
  </w:style>
  <w:style w:type="paragraph" w:styleId="Legenda">
    <w:name w:val="caption"/>
    <w:basedOn w:val="Normal"/>
    <w:next w:val="Normal"/>
    <w:uiPriority w:val="35"/>
    <w:unhideWhenUsed/>
    <w:qFormat/>
    <w:rsid w:val="00476D39"/>
    <w:pPr>
      <w:suppressAutoHyphens w:val="0"/>
      <w:spacing w:after="200" w:line="240" w:lineRule="auto"/>
      <w:ind w:firstLine="0"/>
      <w:jc w:val="left"/>
    </w:pPr>
    <w:rPr>
      <w:rFonts w:asciiTheme="minorHAnsi" w:eastAsiaTheme="minorEastAsia" w:hAnsiTheme="minorHAnsi" w:cstheme="minorBidi"/>
      <w:i/>
      <w:iCs/>
      <w:color w:val="1F497D" w:themeColor="text2"/>
      <w:kern w:val="2"/>
      <w:sz w:val="18"/>
      <w:szCs w:val="18"/>
      <w:lang w:eastAsia="ja-JP"/>
    </w:rPr>
  </w:style>
  <w:style w:type="table" w:customStyle="1" w:styleId="Tabelacomgrade1">
    <w:name w:val="Tabela com grade1"/>
    <w:basedOn w:val="Tabelanormal"/>
    <w:next w:val="Tabelacomgrade"/>
    <w:uiPriority w:val="39"/>
    <w:rsid w:val="000E69B1"/>
    <w:pPr>
      <w:spacing w:after="0" w:line="240" w:lineRule="auto"/>
    </w:pPr>
    <w:rPr>
      <w:rFonts w:asciiTheme="minorHAnsi" w:eastAsiaTheme="minorEastAsia" w:hAnsiTheme="minorHAnsi" w:cstheme="minorBidi"/>
      <w:kern w:val="2"/>
      <w:sz w:val="22"/>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B40A4A"/>
    <w:rPr>
      <w:color w:val="605E5C"/>
      <w:shd w:val="clear" w:color="auto" w:fill="E1DFDD"/>
    </w:rPr>
  </w:style>
  <w:style w:type="paragraph" w:styleId="ndicedeilustraes">
    <w:name w:val="table of figures"/>
    <w:basedOn w:val="Normal"/>
    <w:next w:val="Normal"/>
    <w:uiPriority w:val="99"/>
    <w:unhideWhenUsed/>
    <w:rsid w:val="0081067D"/>
  </w:style>
  <w:style w:type="character" w:styleId="TextodoEspaoReservado">
    <w:name w:val="Placeholder Text"/>
    <w:basedOn w:val="Fontepargpadro"/>
    <w:uiPriority w:val="99"/>
    <w:semiHidden/>
    <w:rsid w:val="00AA116D"/>
    <w:rPr>
      <w:color w:val="808080"/>
    </w:rPr>
  </w:style>
  <w:style w:type="character" w:styleId="Refdecomentrio">
    <w:name w:val="annotation reference"/>
    <w:basedOn w:val="Fontepargpadro"/>
    <w:uiPriority w:val="99"/>
    <w:semiHidden/>
    <w:unhideWhenUsed/>
    <w:rsid w:val="00D66892"/>
    <w:rPr>
      <w:sz w:val="16"/>
      <w:szCs w:val="16"/>
    </w:rPr>
  </w:style>
  <w:style w:type="paragraph" w:styleId="Textodecomentrio">
    <w:name w:val="annotation text"/>
    <w:basedOn w:val="Normal"/>
    <w:link w:val="TextodecomentrioChar"/>
    <w:uiPriority w:val="99"/>
    <w:unhideWhenUsed/>
    <w:rsid w:val="00D66892"/>
    <w:pPr>
      <w:spacing w:line="240" w:lineRule="auto"/>
    </w:pPr>
    <w:rPr>
      <w:sz w:val="20"/>
      <w:szCs w:val="20"/>
    </w:rPr>
  </w:style>
  <w:style w:type="character" w:customStyle="1" w:styleId="TextodecomentrioChar">
    <w:name w:val="Texto de comentário Char"/>
    <w:basedOn w:val="Fontepargpadro"/>
    <w:link w:val="Textodecomentrio"/>
    <w:uiPriority w:val="99"/>
    <w:rsid w:val="00D66892"/>
    <w:rPr>
      <w:sz w:val="20"/>
      <w:szCs w:val="20"/>
    </w:rPr>
  </w:style>
  <w:style w:type="paragraph" w:styleId="Assuntodocomentrio">
    <w:name w:val="annotation subject"/>
    <w:basedOn w:val="Textodecomentrio"/>
    <w:next w:val="Textodecomentrio"/>
    <w:link w:val="AssuntodocomentrioChar"/>
    <w:uiPriority w:val="99"/>
    <w:semiHidden/>
    <w:unhideWhenUsed/>
    <w:rsid w:val="00D66892"/>
    <w:rPr>
      <w:b/>
      <w:bCs/>
    </w:rPr>
  </w:style>
  <w:style w:type="character" w:customStyle="1" w:styleId="AssuntodocomentrioChar">
    <w:name w:val="Assunto do comentário Char"/>
    <w:basedOn w:val="TextodecomentrioChar"/>
    <w:link w:val="Assuntodocomentrio"/>
    <w:uiPriority w:val="99"/>
    <w:semiHidden/>
    <w:rsid w:val="00D668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446">
      <w:bodyDiv w:val="1"/>
      <w:marLeft w:val="0"/>
      <w:marRight w:val="0"/>
      <w:marTop w:val="0"/>
      <w:marBottom w:val="0"/>
      <w:divBdr>
        <w:top w:val="none" w:sz="0" w:space="0" w:color="auto"/>
        <w:left w:val="none" w:sz="0" w:space="0" w:color="auto"/>
        <w:bottom w:val="none" w:sz="0" w:space="0" w:color="auto"/>
        <w:right w:val="none" w:sz="0" w:space="0" w:color="auto"/>
      </w:divBdr>
    </w:div>
    <w:div w:id="11885328">
      <w:bodyDiv w:val="1"/>
      <w:marLeft w:val="0"/>
      <w:marRight w:val="0"/>
      <w:marTop w:val="0"/>
      <w:marBottom w:val="0"/>
      <w:divBdr>
        <w:top w:val="none" w:sz="0" w:space="0" w:color="auto"/>
        <w:left w:val="none" w:sz="0" w:space="0" w:color="auto"/>
        <w:bottom w:val="none" w:sz="0" w:space="0" w:color="auto"/>
        <w:right w:val="none" w:sz="0" w:space="0" w:color="auto"/>
      </w:divBdr>
    </w:div>
    <w:div w:id="17199591">
      <w:bodyDiv w:val="1"/>
      <w:marLeft w:val="0"/>
      <w:marRight w:val="0"/>
      <w:marTop w:val="0"/>
      <w:marBottom w:val="0"/>
      <w:divBdr>
        <w:top w:val="none" w:sz="0" w:space="0" w:color="auto"/>
        <w:left w:val="none" w:sz="0" w:space="0" w:color="auto"/>
        <w:bottom w:val="none" w:sz="0" w:space="0" w:color="auto"/>
        <w:right w:val="none" w:sz="0" w:space="0" w:color="auto"/>
      </w:divBdr>
    </w:div>
    <w:div w:id="121535764">
      <w:bodyDiv w:val="1"/>
      <w:marLeft w:val="0"/>
      <w:marRight w:val="0"/>
      <w:marTop w:val="0"/>
      <w:marBottom w:val="0"/>
      <w:divBdr>
        <w:top w:val="none" w:sz="0" w:space="0" w:color="auto"/>
        <w:left w:val="none" w:sz="0" w:space="0" w:color="auto"/>
        <w:bottom w:val="none" w:sz="0" w:space="0" w:color="auto"/>
        <w:right w:val="none" w:sz="0" w:space="0" w:color="auto"/>
      </w:divBdr>
    </w:div>
    <w:div w:id="185488229">
      <w:bodyDiv w:val="1"/>
      <w:marLeft w:val="0"/>
      <w:marRight w:val="0"/>
      <w:marTop w:val="0"/>
      <w:marBottom w:val="0"/>
      <w:divBdr>
        <w:top w:val="none" w:sz="0" w:space="0" w:color="auto"/>
        <w:left w:val="none" w:sz="0" w:space="0" w:color="auto"/>
        <w:bottom w:val="none" w:sz="0" w:space="0" w:color="auto"/>
        <w:right w:val="none" w:sz="0" w:space="0" w:color="auto"/>
      </w:divBdr>
    </w:div>
    <w:div w:id="312223532">
      <w:bodyDiv w:val="1"/>
      <w:marLeft w:val="0"/>
      <w:marRight w:val="0"/>
      <w:marTop w:val="0"/>
      <w:marBottom w:val="0"/>
      <w:divBdr>
        <w:top w:val="none" w:sz="0" w:space="0" w:color="auto"/>
        <w:left w:val="none" w:sz="0" w:space="0" w:color="auto"/>
        <w:bottom w:val="none" w:sz="0" w:space="0" w:color="auto"/>
        <w:right w:val="none" w:sz="0" w:space="0" w:color="auto"/>
      </w:divBdr>
    </w:div>
    <w:div w:id="326061706">
      <w:bodyDiv w:val="1"/>
      <w:marLeft w:val="0"/>
      <w:marRight w:val="0"/>
      <w:marTop w:val="0"/>
      <w:marBottom w:val="0"/>
      <w:divBdr>
        <w:top w:val="none" w:sz="0" w:space="0" w:color="auto"/>
        <w:left w:val="none" w:sz="0" w:space="0" w:color="auto"/>
        <w:bottom w:val="none" w:sz="0" w:space="0" w:color="auto"/>
        <w:right w:val="none" w:sz="0" w:space="0" w:color="auto"/>
      </w:divBdr>
    </w:div>
    <w:div w:id="563222063">
      <w:bodyDiv w:val="1"/>
      <w:marLeft w:val="0"/>
      <w:marRight w:val="0"/>
      <w:marTop w:val="0"/>
      <w:marBottom w:val="0"/>
      <w:divBdr>
        <w:top w:val="none" w:sz="0" w:space="0" w:color="auto"/>
        <w:left w:val="none" w:sz="0" w:space="0" w:color="auto"/>
        <w:bottom w:val="none" w:sz="0" w:space="0" w:color="auto"/>
        <w:right w:val="none" w:sz="0" w:space="0" w:color="auto"/>
      </w:divBdr>
    </w:div>
    <w:div w:id="618800873">
      <w:bodyDiv w:val="1"/>
      <w:marLeft w:val="0"/>
      <w:marRight w:val="0"/>
      <w:marTop w:val="0"/>
      <w:marBottom w:val="0"/>
      <w:divBdr>
        <w:top w:val="none" w:sz="0" w:space="0" w:color="auto"/>
        <w:left w:val="none" w:sz="0" w:space="0" w:color="auto"/>
        <w:bottom w:val="none" w:sz="0" w:space="0" w:color="auto"/>
        <w:right w:val="none" w:sz="0" w:space="0" w:color="auto"/>
      </w:divBdr>
    </w:div>
    <w:div w:id="624510987">
      <w:bodyDiv w:val="1"/>
      <w:marLeft w:val="0"/>
      <w:marRight w:val="0"/>
      <w:marTop w:val="0"/>
      <w:marBottom w:val="0"/>
      <w:divBdr>
        <w:top w:val="none" w:sz="0" w:space="0" w:color="auto"/>
        <w:left w:val="none" w:sz="0" w:space="0" w:color="auto"/>
        <w:bottom w:val="none" w:sz="0" w:space="0" w:color="auto"/>
        <w:right w:val="none" w:sz="0" w:space="0" w:color="auto"/>
      </w:divBdr>
    </w:div>
    <w:div w:id="730274684">
      <w:bodyDiv w:val="1"/>
      <w:marLeft w:val="0"/>
      <w:marRight w:val="0"/>
      <w:marTop w:val="0"/>
      <w:marBottom w:val="0"/>
      <w:divBdr>
        <w:top w:val="none" w:sz="0" w:space="0" w:color="auto"/>
        <w:left w:val="none" w:sz="0" w:space="0" w:color="auto"/>
        <w:bottom w:val="none" w:sz="0" w:space="0" w:color="auto"/>
        <w:right w:val="none" w:sz="0" w:space="0" w:color="auto"/>
      </w:divBdr>
    </w:div>
    <w:div w:id="841700179">
      <w:bodyDiv w:val="1"/>
      <w:marLeft w:val="0"/>
      <w:marRight w:val="0"/>
      <w:marTop w:val="0"/>
      <w:marBottom w:val="0"/>
      <w:divBdr>
        <w:top w:val="none" w:sz="0" w:space="0" w:color="auto"/>
        <w:left w:val="none" w:sz="0" w:space="0" w:color="auto"/>
        <w:bottom w:val="none" w:sz="0" w:space="0" w:color="auto"/>
        <w:right w:val="none" w:sz="0" w:space="0" w:color="auto"/>
      </w:divBdr>
    </w:div>
    <w:div w:id="881791226">
      <w:bodyDiv w:val="1"/>
      <w:marLeft w:val="0"/>
      <w:marRight w:val="0"/>
      <w:marTop w:val="0"/>
      <w:marBottom w:val="0"/>
      <w:divBdr>
        <w:top w:val="none" w:sz="0" w:space="0" w:color="auto"/>
        <w:left w:val="none" w:sz="0" w:space="0" w:color="auto"/>
        <w:bottom w:val="none" w:sz="0" w:space="0" w:color="auto"/>
        <w:right w:val="none" w:sz="0" w:space="0" w:color="auto"/>
      </w:divBdr>
    </w:div>
    <w:div w:id="918176487">
      <w:bodyDiv w:val="1"/>
      <w:marLeft w:val="0"/>
      <w:marRight w:val="0"/>
      <w:marTop w:val="0"/>
      <w:marBottom w:val="0"/>
      <w:divBdr>
        <w:top w:val="none" w:sz="0" w:space="0" w:color="auto"/>
        <w:left w:val="none" w:sz="0" w:space="0" w:color="auto"/>
        <w:bottom w:val="none" w:sz="0" w:space="0" w:color="auto"/>
        <w:right w:val="none" w:sz="0" w:space="0" w:color="auto"/>
      </w:divBdr>
    </w:div>
    <w:div w:id="1020929866">
      <w:bodyDiv w:val="1"/>
      <w:marLeft w:val="0"/>
      <w:marRight w:val="0"/>
      <w:marTop w:val="0"/>
      <w:marBottom w:val="0"/>
      <w:divBdr>
        <w:top w:val="none" w:sz="0" w:space="0" w:color="auto"/>
        <w:left w:val="none" w:sz="0" w:space="0" w:color="auto"/>
        <w:bottom w:val="none" w:sz="0" w:space="0" w:color="auto"/>
        <w:right w:val="none" w:sz="0" w:space="0" w:color="auto"/>
      </w:divBdr>
    </w:div>
    <w:div w:id="1031108960">
      <w:bodyDiv w:val="1"/>
      <w:marLeft w:val="0"/>
      <w:marRight w:val="0"/>
      <w:marTop w:val="0"/>
      <w:marBottom w:val="0"/>
      <w:divBdr>
        <w:top w:val="none" w:sz="0" w:space="0" w:color="auto"/>
        <w:left w:val="none" w:sz="0" w:space="0" w:color="auto"/>
        <w:bottom w:val="none" w:sz="0" w:space="0" w:color="auto"/>
        <w:right w:val="none" w:sz="0" w:space="0" w:color="auto"/>
      </w:divBdr>
      <w:divsChild>
        <w:div w:id="1822233119">
          <w:marLeft w:val="0"/>
          <w:marRight w:val="0"/>
          <w:marTop w:val="0"/>
          <w:marBottom w:val="0"/>
          <w:divBdr>
            <w:top w:val="none" w:sz="0" w:space="0" w:color="auto"/>
            <w:left w:val="none" w:sz="0" w:space="0" w:color="auto"/>
            <w:bottom w:val="none" w:sz="0" w:space="0" w:color="auto"/>
            <w:right w:val="none" w:sz="0" w:space="0" w:color="auto"/>
          </w:divBdr>
          <w:divsChild>
            <w:div w:id="757405210">
              <w:marLeft w:val="0"/>
              <w:marRight w:val="0"/>
              <w:marTop w:val="0"/>
              <w:marBottom w:val="0"/>
              <w:divBdr>
                <w:top w:val="none" w:sz="0" w:space="0" w:color="auto"/>
                <w:left w:val="none" w:sz="0" w:space="0" w:color="auto"/>
                <w:bottom w:val="none" w:sz="0" w:space="0" w:color="auto"/>
                <w:right w:val="none" w:sz="0" w:space="0" w:color="auto"/>
              </w:divBdr>
              <w:divsChild>
                <w:div w:id="233589406">
                  <w:marLeft w:val="0"/>
                  <w:marRight w:val="0"/>
                  <w:marTop w:val="0"/>
                  <w:marBottom w:val="0"/>
                  <w:divBdr>
                    <w:top w:val="none" w:sz="0" w:space="0" w:color="auto"/>
                    <w:left w:val="none" w:sz="0" w:space="0" w:color="auto"/>
                    <w:bottom w:val="none" w:sz="0" w:space="0" w:color="auto"/>
                    <w:right w:val="none" w:sz="0" w:space="0" w:color="auto"/>
                  </w:divBdr>
                  <w:divsChild>
                    <w:div w:id="868025428">
                      <w:marLeft w:val="0"/>
                      <w:marRight w:val="0"/>
                      <w:marTop w:val="0"/>
                      <w:marBottom w:val="0"/>
                      <w:divBdr>
                        <w:top w:val="none" w:sz="0" w:space="0" w:color="auto"/>
                        <w:left w:val="none" w:sz="0" w:space="0" w:color="auto"/>
                        <w:bottom w:val="none" w:sz="0" w:space="0" w:color="auto"/>
                        <w:right w:val="none" w:sz="0" w:space="0" w:color="auto"/>
                      </w:divBdr>
                      <w:divsChild>
                        <w:div w:id="228462728">
                          <w:marLeft w:val="0"/>
                          <w:marRight w:val="0"/>
                          <w:marTop w:val="0"/>
                          <w:marBottom w:val="0"/>
                          <w:divBdr>
                            <w:top w:val="none" w:sz="0" w:space="0" w:color="auto"/>
                            <w:left w:val="none" w:sz="0" w:space="0" w:color="auto"/>
                            <w:bottom w:val="none" w:sz="0" w:space="0" w:color="auto"/>
                            <w:right w:val="none" w:sz="0" w:space="0" w:color="auto"/>
                          </w:divBdr>
                          <w:divsChild>
                            <w:div w:id="1481119322">
                              <w:marLeft w:val="0"/>
                              <w:marRight w:val="0"/>
                              <w:marTop w:val="0"/>
                              <w:marBottom w:val="0"/>
                              <w:divBdr>
                                <w:top w:val="none" w:sz="0" w:space="0" w:color="auto"/>
                                <w:left w:val="none" w:sz="0" w:space="0" w:color="auto"/>
                                <w:bottom w:val="none" w:sz="0" w:space="0" w:color="auto"/>
                                <w:right w:val="none" w:sz="0" w:space="0" w:color="auto"/>
                              </w:divBdr>
                              <w:divsChild>
                                <w:div w:id="17736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110765">
          <w:marLeft w:val="0"/>
          <w:marRight w:val="0"/>
          <w:marTop w:val="0"/>
          <w:marBottom w:val="0"/>
          <w:divBdr>
            <w:top w:val="none" w:sz="0" w:space="0" w:color="auto"/>
            <w:left w:val="none" w:sz="0" w:space="0" w:color="auto"/>
            <w:bottom w:val="none" w:sz="0" w:space="0" w:color="auto"/>
            <w:right w:val="none" w:sz="0" w:space="0" w:color="auto"/>
          </w:divBdr>
          <w:divsChild>
            <w:div w:id="1048186496">
              <w:marLeft w:val="0"/>
              <w:marRight w:val="0"/>
              <w:marTop w:val="0"/>
              <w:marBottom w:val="0"/>
              <w:divBdr>
                <w:top w:val="none" w:sz="0" w:space="0" w:color="auto"/>
                <w:left w:val="none" w:sz="0" w:space="0" w:color="auto"/>
                <w:bottom w:val="none" w:sz="0" w:space="0" w:color="auto"/>
                <w:right w:val="none" w:sz="0" w:space="0" w:color="auto"/>
              </w:divBdr>
              <w:divsChild>
                <w:div w:id="1613824662">
                  <w:marLeft w:val="0"/>
                  <w:marRight w:val="0"/>
                  <w:marTop w:val="0"/>
                  <w:marBottom w:val="0"/>
                  <w:divBdr>
                    <w:top w:val="none" w:sz="0" w:space="0" w:color="auto"/>
                    <w:left w:val="none" w:sz="0" w:space="0" w:color="auto"/>
                    <w:bottom w:val="none" w:sz="0" w:space="0" w:color="auto"/>
                    <w:right w:val="none" w:sz="0" w:space="0" w:color="auto"/>
                  </w:divBdr>
                  <w:divsChild>
                    <w:div w:id="466321212">
                      <w:marLeft w:val="0"/>
                      <w:marRight w:val="0"/>
                      <w:marTop w:val="0"/>
                      <w:marBottom w:val="0"/>
                      <w:divBdr>
                        <w:top w:val="none" w:sz="0" w:space="0" w:color="auto"/>
                        <w:left w:val="none" w:sz="0" w:space="0" w:color="auto"/>
                        <w:bottom w:val="none" w:sz="0" w:space="0" w:color="auto"/>
                        <w:right w:val="none" w:sz="0" w:space="0" w:color="auto"/>
                      </w:divBdr>
                      <w:divsChild>
                        <w:div w:id="1934238526">
                          <w:marLeft w:val="0"/>
                          <w:marRight w:val="0"/>
                          <w:marTop w:val="0"/>
                          <w:marBottom w:val="0"/>
                          <w:divBdr>
                            <w:top w:val="none" w:sz="0" w:space="0" w:color="auto"/>
                            <w:left w:val="none" w:sz="0" w:space="0" w:color="auto"/>
                            <w:bottom w:val="none" w:sz="0" w:space="0" w:color="auto"/>
                            <w:right w:val="none" w:sz="0" w:space="0" w:color="auto"/>
                          </w:divBdr>
                          <w:divsChild>
                            <w:div w:id="12919376">
                              <w:marLeft w:val="0"/>
                              <w:marRight w:val="0"/>
                              <w:marTop w:val="0"/>
                              <w:marBottom w:val="0"/>
                              <w:divBdr>
                                <w:top w:val="none" w:sz="0" w:space="0" w:color="auto"/>
                                <w:left w:val="none" w:sz="0" w:space="0" w:color="auto"/>
                                <w:bottom w:val="none" w:sz="0" w:space="0" w:color="auto"/>
                                <w:right w:val="none" w:sz="0" w:space="0" w:color="auto"/>
                              </w:divBdr>
                              <w:divsChild>
                                <w:div w:id="9270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5876">
          <w:marLeft w:val="0"/>
          <w:marRight w:val="0"/>
          <w:marTop w:val="0"/>
          <w:marBottom w:val="0"/>
          <w:divBdr>
            <w:top w:val="none" w:sz="0" w:space="0" w:color="auto"/>
            <w:left w:val="none" w:sz="0" w:space="0" w:color="auto"/>
            <w:bottom w:val="none" w:sz="0" w:space="0" w:color="auto"/>
            <w:right w:val="none" w:sz="0" w:space="0" w:color="auto"/>
          </w:divBdr>
          <w:divsChild>
            <w:div w:id="424040521">
              <w:marLeft w:val="0"/>
              <w:marRight w:val="0"/>
              <w:marTop w:val="0"/>
              <w:marBottom w:val="0"/>
              <w:divBdr>
                <w:top w:val="none" w:sz="0" w:space="0" w:color="auto"/>
                <w:left w:val="none" w:sz="0" w:space="0" w:color="auto"/>
                <w:bottom w:val="none" w:sz="0" w:space="0" w:color="auto"/>
                <w:right w:val="none" w:sz="0" w:space="0" w:color="auto"/>
              </w:divBdr>
              <w:divsChild>
                <w:div w:id="671101659">
                  <w:marLeft w:val="0"/>
                  <w:marRight w:val="0"/>
                  <w:marTop w:val="0"/>
                  <w:marBottom w:val="0"/>
                  <w:divBdr>
                    <w:top w:val="none" w:sz="0" w:space="0" w:color="auto"/>
                    <w:left w:val="none" w:sz="0" w:space="0" w:color="auto"/>
                    <w:bottom w:val="none" w:sz="0" w:space="0" w:color="auto"/>
                    <w:right w:val="none" w:sz="0" w:space="0" w:color="auto"/>
                  </w:divBdr>
                  <w:divsChild>
                    <w:div w:id="1394699152">
                      <w:marLeft w:val="0"/>
                      <w:marRight w:val="0"/>
                      <w:marTop w:val="0"/>
                      <w:marBottom w:val="0"/>
                      <w:divBdr>
                        <w:top w:val="none" w:sz="0" w:space="0" w:color="auto"/>
                        <w:left w:val="none" w:sz="0" w:space="0" w:color="auto"/>
                        <w:bottom w:val="none" w:sz="0" w:space="0" w:color="auto"/>
                        <w:right w:val="none" w:sz="0" w:space="0" w:color="auto"/>
                      </w:divBdr>
                      <w:divsChild>
                        <w:div w:id="248542342">
                          <w:marLeft w:val="0"/>
                          <w:marRight w:val="0"/>
                          <w:marTop w:val="0"/>
                          <w:marBottom w:val="0"/>
                          <w:divBdr>
                            <w:top w:val="none" w:sz="0" w:space="0" w:color="auto"/>
                            <w:left w:val="none" w:sz="0" w:space="0" w:color="auto"/>
                            <w:bottom w:val="none" w:sz="0" w:space="0" w:color="auto"/>
                            <w:right w:val="none" w:sz="0" w:space="0" w:color="auto"/>
                          </w:divBdr>
                          <w:divsChild>
                            <w:div w:id="2021270617">
                              <w:marLeft w:val="0"/>
                              <w:marRight w:val="0"/>
                              <w:marTop w:val="0"/>
                              <w:marBottom w:val="0"/>
                              <w:divBdr>
                                <w:top w:val="none" w:sz="0" w:space="0" w:color="auto"/>
                                <w:left w:val="none" w:sz="0" w:space="0" w:color="auto"/>
                                <w:bottom w:val="none" w:sz="0" w:space="0" w:color="auto"/>
                                <w:right w:val="none" w:sz="0" w:space="0" w:color="auto"/>
                              </w:divBdr>
                              <w:divsChild>
                                <w:div w:id="19082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225165">
          <w:marLeft w:val="0"/>
          <w:marRight w:val="0"/>
          <w:marTop w:val="0"/>
          <w:marBottom w:val="0"/>
          <w:divBdr>
            <w:top w:val="none" w:sz="0" w:space="0" w:color="auto"/>
            <w:left w:val="none" w:sz="0" w:space="0" w:color="auto"/>
            <w:bottom w:val="none" w:sz="0" w:space="0" w:color="auto"/>
            <w:right w:val="none" w:sz="0" w:space="0" w:color="auto"/>
          </w:divBdr>
          <w:divsChild>
            <w:div w:id="1906261270">
              <w:marLeft w:val="0"/>
              <w:marRight w:val="0"/>
              <w:marTop w:val="0"/>
              <w:marBottom w:val="0"/>
              <w:divBdr>
                <w:top w:val="none" w:sz="0" w:space="0" w:color="auto"/>
                <w:left w:val="none" w:sz="0" w:space="0" w:color="auto"/>
                <w:bottom w:val="none" w:sz="0" w:space="0" w:color="auto"/>
                <w:right w:val="none" w:sz="0" w:space="0" w:color="auto"/>
              </w:divBdr>
              <w:divsChild>
                <w:div w:id="434445333">
                  <w:marLeft w:val="0"/>
                  <w:marRight w:val="0"/>
                  <w:marTop w:val="0"/>
                  <w:marBottom w:val="0"/>
                  <w:divBdr>
                    <w:top w:val="none" w:sz="0" w:space="0" w:color="auto"/>
                    <w:left w:val="none" w:sz="0" w:space="0" w:color="auto"/>
                    <w:bottom w:val="none" w:sz="0" w:space="0" w:color="auto"/>
                    <w:right w:val="none" w:sz="0" w:space="0" w:color="auto"/>
                  </w:divBdr>
                  <w:divsChild>
                    <w:div w:id="1933973052">
                      <w:marLeft w:val="0"/>
                      <w:marRight w:val="0"/>
                      <w:marTop w:val="0"/>
                      <w:marBottom w:val="0"/>
                      <w:divBdr>
                        <w:top w:val="none" w:sz="0" w:space="0" w:color="auto"/>
                        <w:left w:val="none" w:sz="0" w:space="0" w:color="auto"/>
                        <w:bottom w:val="none" w:sz="0" w:space="0" w:color="auto"/>
                        <w:right w:val="none" w:sz="0" w:space="0" w:color="auto"/>
                      </w:divBdr>
                      <w:divsChild>
                        <w:div w:id="144860584">
                          <w:marLeft w:val="0"/>
                          <w:marRight w:val="0"/>
                          <w:marTop w:val="0"/>
                          <w:marBottom w:val="0"/>
                          <w:divBdr>
                            <w:top w:val="none" w:sz="0" w:space="0" w:color="auto"/>
                            <w:left w:val="none" w:sz="0" w:space="0" w:color="auto"/>
                            <w:bottom w:val="none" w:sz="0" w:space="0" w:color="auto"/>
                            <w:right w:val="none" w:sz="0" w:space="0" w:color="auto"/>
                          </w:divBdr>
                          <w:divsChild>
                            <w:div w:id="315187167">
                              <w:marLeft w:val="0"/>
                              <w:marRight w:val="0"/>
                              <w:marTop w:val="0"/>
                              <w:marBottom w:val="0"/>
                              <w:divBdr>
                                <w:top w:val="none" w:sz="0" w:space="0" w:color="auto"/>
                                <w:left w:val="none" w:sz="0" w:space="0" w:color="auto"/>
                                <w:bottom w:val="none" w:sz="0" w:space="0" w:color="auto"/>
                                <w:right w:val="none" w:sz="0" w:space="0" w:color="auto"/>
                              </w:divBdr>
                              <w:divsChild>
                                <w:div w:id="16956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099628">
          <w:marLeft w:val="0"/>
          <w:marRight w:val="0"/>
          <w:marTop w:val="0"/>
          <w:marBottom w:val="0"/>
          <w:divBdr>
            <w:top w:val="none" w:sz="0" w:space="0" w:color="auto"/>
            <w:left w:val="none" w:sz="0" w:space="0" w:color="auto"/>
            <w:bottom w:val="none" w:sz="0" w:space="0" w:color="auto"/>
            <w:right w:val="none" w:sz="0" w:space="0" w:color="auto"/>
          </w:divBdr>
          <w:divsChild>
            <w:div w:id="1393046296">
              <w:marLeft w:val="0"/>
              <w:marRight w:val="0"/>
              <w:marTop w:val="0"/>
              <w:marBottom w:val="0"/>
              <w:divBdr>
                <w:top w:val="none" w:sz="0" w:space="0" w:color="auto"/>
                <w:left w:val="none" w:sz="0" w:space="0" w:color="auto"/>
                <w:bottom w:val="none" w:sz="0" w:space="0" w:color="auto"/>
                <w:right w:val="none" w:sz="0" w:space="0" w:color="auto"/>
              </w:divBdr>
              <w:divsChild>
                <w:div w:id="213735302">
                  <w:marLeft w:val="0"/>
                  <w:marRight w:val="0"/>
                  <w:marTop w:val="0"/>
                  <w:marBottom w:val="0"/>
                  <w:divBdr>
                    <w:top w:val="none" w:sz="0" w:space="0" w:color="auto"/>
                    <w:left w:val="none" w:sz="0" w:space="0" w:color="auto"/>
                    <w:bottom w:val="none" w:sz="0" w:space="0" w:color="auto"/>
                    <w:right w:val="none" w:sz="0" w:space="0" w:color="auto"/>
                  </w:divBdr>
                  <w:divsChild>
                    <w:div w:id="1782188787">
                      <w:marLeft w:val="0"/>
                      <w:marRight w:val="0"/>
                      <w:marTop w:val="0"/>
                      <w:marBottom w:val="0"/>
                      <w:divBdr>
                        <w:top w:val="none" w:sz="0" w:space="0" w:color="auto"/>
                        <w:left w:val="none" w:sz="0" w:space="0" w:color="auto"/>
                        <w:bottom w:val="none" w:sz="0" w:space="0" w:color="auto"/>
                        <w:right w:val="none" w:sz="0" w:space="0" w:color="auto"/>
                      </w:divBdr>
                      <w:divsChild>
                        <w:div w:id="1470198691">
                          <w:marLeft w:val="0"/>
                          <w:marRight w:val="0"/>
                          <w:marTop w:val="0"/>
                          <w:marBottom w:val="0"/>
                          <w:divBdr>
                            <w:top w:val="none" w:sz="0" w:space="0" w:color="auto"/>
                            <w:left w:val="none" w:sz="0" w:space="0" w:color="auto"/>
                            <w:bottom w:val="none" w:sz="0" w:space="0" w:color="auto"/>
                            <w:right w:val="none" w:sz="0" w:space="0" w:color="auto"/>
                          </w:divBdr>
                          <w:divsChild>
                            <w:div w:id="2038113341">
                              <w:marLeft w:val="0"/>
                              <w:marRight w:val="0"/>
                              <w:marTop w:val="0"/>
                              <w:marBottom w:val="0"/>
                              <w:divBdr>
                                <w:top w:val="none" w:sz="0" w:space="0" w:color="auto"/>
                                <w:left w:val="none" w:sz="0" w:space="0" w:color="auto"/>
                                <w:bottom w:val="none" w:sz="0" w:space="0" w:color="auto"/>
                                <w:right w:val="none" w:sz="0" w:space="0" w:color="auto"/>
                              </w:divBdr>
                              <w:divsChild>
                                <w:div w:id="17542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319728">
          <w:marLeft w:val="0"/>
          <w:marRight w:val="0"/>
          <w:marTop w:val="0"/>
          <w:marBottom w:val="0"/>
          <w:divBdr>
            <w:top w:val="none" w:sz="0" w:space="0" w:color="auto"/>
            <w:left w:val="none" w:sz="0" w:space="0" w:color="auto"/>
            <w:bottom w:val="none" w:sz="0" w:space="0" w:color="auto"/>
            <w:right w:val="none" w:sz="0" w:space="0" w:color="auto"/>
          </w:divBdr>
          <w:divsChild>
            <w:div w:id="2101875129">
              <w:marLeft w:val="0"/>
              <w:marRight w:val="0"/>
              <w:marTop w:val="0"/>
              <w:marBottom w:val="0"/>
              <w:divBdr>
                <w:top w:val="none" w:sz="0" w:space="0" w:color="auto"/>
                <w:left w:val="none" w:sz="0" w:space="0" w:color="auto"/>
                <w:bottom w:val="none" w:sz="0" w:space="0" w:color="auto"/>
                <w:right w:val="none" w:sz="0" w:space="0" w:color="auto"/>
              </w:divBdr>
              <w:divsChild>
                <w:div w:id="1288968093">
                  <w:marLeft w:val="0"/>
                  <w:marRight w:val="0"/>
                  <w:marTop w:val="0"/>
                  <w:marBottom w:val="0"/>
                  <w:divBdr>
                    <w:top w:val="none" w:sz="0" w:space="0" w:color="auto"/>
                    <w:left w:val="none" w:sz="0" w:space="0" w:color="auto"/>
                    <w:bottom w:val="none" w:sz="0" w:space="0" w:color="auto"/>
                    <w:right w:val="none" w:sz="0" w:space="0" w:color="auto"/>
                  </w:divBdr>
                  <w:divsChild>
                    <w:div w:id="1631936400">
                      <w:marLeft w:val="0"/>
                      <w:marRight w:val="0"/>
                      <w:marTop w:val="0"/>
                      <w:marBottom w:val="0"/>
                      <w:divBdr>
                        <w:top w:val="none" w:sz="0" w:space="0" w:color="auto"/>
                        <w:left w:val="none" w:sz="0" w:space="0" w:color="auto"/>
                        <w:bottom w:val="none" w:sz="0" w:space="0" w:color="auto"/>
                        <w:right w:val="none" w:sz="0" w:space="0" w:color="auto"/>
                      </w:divBdr>
                      <w:divsChild>
                        <w:div w:id="1314914887">
                          <w:marLeft w:val="0"/>
                          <w:marRight w:val="0"/>
                          <w:marTop w:val="0"/>
                          <w:marBottom w:val="0"/>
                          <w:divBdr>
                            <w:top w:val="none" w:sz="0" w:space="0" w:color="auto"/>
                            <w:left w:val="none" w:sz="0" w:space="0" w:color="auto"/>
                            <w:bottom w:val="none" w:sz="0" w:space="0" w:color="auto"/>
                            <w:right w:val="none" w:sz="0" w:space="0" w:color="auto"/>
                          </w:divBdr>
                          <w:divsChild>
                            <w:div w:id="958032322">
                              <w:marLeft w:val="0"/>
                              <w:marRight w:val="0"/>
                              <w:marTop w:val="0"/>
                              <w:marBottom w:val="0"/>
                              <w:divBdr>
                                <w:top w:val="none" w:sz="0" w:space="0" w:color="auto"/>
                                <w:left w:val="none" w:sz="0" w:space="0" w:color="auto"/>
                                <w:bottom w:val="none" w:sz="0" w:space="0" w:color="auto"/>
                                <w:right w:val="none" w:sz="0" w:space="0" w:color="auto"/>
                              </w:divBdr>
                              <w:divsChild>
                                <w:div w:id="12307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673201">
          <w:marLeft w:val="0"/>
          <w:marRight w:val="0"/>
          <w:marTop w:val="0"/>
          <w:marBottom w:val="0"/>
          <w:divBdr>
            <w:top w:val="none" w:sz="0" w:space="0" w:color="auto"/>
            <w:left w:val="none" w:sz="0" w:space="0" w:color="auto"/>
            <w:bottom w:val="none" w:sz="0" w:space="0" w:color="auto"/>
            <w:right w:val="none" w:sz="0" w:space="0" w:color="auto"/>
          </w:divBdr>
          <w:divsChild>
            <w:div w:id="1757937719">
              <w:marLeft w:val="0"/>
              <w:marRight w:val="0"/>
              <w:marTop w:val="0"/>
              <w:marBottom w:val="0"/>
              <w:divBdr>
                <w:top w:val="none" w:sz="0" w:space="0" w:color="auto"/>
                <w:left w:val="none" w:sz="0" w:space="0" w:color="auto"/>
                <w:bottom w:val="none" w:sz="0" w:space="0" w:color="auto"/>
                <w:right w:val="none" w:sz="0" w:space="0" w:color="auto"/>
              </w:divBdr>
              <w:divsChild>
                <w:div w:id="1785348540">
                  <w:marLeft w:val="0"/>
                  <w:marRight w:val="0"/>
                  <w:marTop w:val="0"/>
                  <w:marBottom w:val="0"/>
                  <w:divBdr>
                    <w:top w:val="none" w:sz="0" w:space="0" w:color="auto"/>
                    <w:left w:val="none" w:sz="0" w:space="0" w:color="auto"/>
                    <w:bottom w:val="none" w:sz="0" w:space="0" w:color="auto"/>
                    <w:right w:val="none" w:sz="0" w:space="0" w:color="auto"/>
                  </w:divBdr>
                  <w:divsChild>
                    <w:div w:id="1795440360">
                      <w:marLeft w:val="0"/>
                      <w:marRight w:val="0"/>
                      <w:marTop w:val="0"/>
                      <w:marBottom w:val="0"/>
                      <w:divBdr>
                        <w:top w:val="none" w:sz="0" w:space="0" w:color="auto"/>
                        <w:left w:val="none" w:sz="0" w:space="0" w:color="auto"/>
                        <w:bottom w:val="none" w:sz="0" w:space="0" w:color="auto"/>
                        <w:right w:val="none" w:sz="0" w:space="0" w:color="auto"/>
                      </w:divBdr>
                      <w:divsChild>
                        <w:div w:id="1765611061">
                          <w:marLeft w:val="0"/>
                          <w:marRight w:val="0"/>
                          <w:marTop w:val="0"/>
                          <w:marBottom w:val="0"/>
                          <w:divBdr>
                            <w:top w:val="none" w:sz="0" w:space="0" w:color="auto"/>
                            <w:left w:val="none" w:sz="0" w:space="0" w:color="auto"/>
                            <w:bottom w:val="none" w:sz="0" w:space="0" w:color="auto"/>
                            <w:right w:val="none" w:sz="0" w:space="0" w:color="auto"/>
                          </w:divBdr>
                          <w:divsChild>
                            <w:div w:id="1904757231">
                              <w:marLeft w:val="0"/>
                              <w:marRight w:val="0"/>
                              <w:marTop w:val="0"/>
                              <w:marBottom w:val="0"/>
                              <w:divBdr>
                                <w:top w:val="none" w:sz="0" w:space="0" w:color="auto"/>
                                <w:left w:val="none" w:sz="0" w:space="0" w:color="auto"/>
                                <w:bottom w:val="none" w:sz="0" w:space="0" w:color="auto"/>
                                <w:right w:val="none" w:sz="0" w:space="0" w:color="auto"/>
                              </w:divBdr>
                              <w:divsChild>
                                <w:div w:id="6805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613111">
          <w:marLeft w:val="0"/>
          <w:marRight w:val="0"/>
          <w:marTop w:val="0"/>
          <w:marBottom w:val="0"/>
          <w:divBdr>
            <w:top w:val="none" w:sz="0" w:space="0" w:color="auto"/>
            <w:left w:val="none" w:sz="0" w:space="0" w:color="auto"/>
            <w:bottom w:val="none" w:sz="0" w:space="0" w:color="auto"/>
            <w:right w:val="none" w:sz="0" w:space="0" w:color="auto"/>
          </w:divBdr>
          <w:divsChild>
            <w:div w:id="198013395">
              <w:marLeft w:val="0"/>
              <w:marRight w:val="0"/>
              <w:marTop w:val="0"/>
              <w:marBottom w:val="0"/>
              <w:divBdr>
                <w:top w:val="none" w:sz="0" w:space="0" w:color="auto"/>
                <w:left w:val="none" w:sz="0" w:space="0" w:color="auto"/>
                <w:bottom w:val="none" w:sz="0" w:space="0" w:color="auto"/>
                <w:right w:val="none" w:sz="0" w:space="0" w:color="auto"/>
              </w:divBdr>
              <w:divsChild>
                <w:div w:id="1211383799">
                  <w:marLeft w:val="0"/>
                  <w:marRight w:val="0"/>
                  <w:marTop w:val="0"/>
                  <w:marBottom w:val="0"/>
                  <w:divBdr>
                    <w:top w:val="none" w:sz="0" w:space="0" w:color="auto"/>
                    <w:left w:val="none" w:sz="0" w:space="0" w:color="auto"/>
                    <w:bottom w:val="none" w:sz="0" w:space="0" w:color="auto"/>
                    <w:right w:val="none" w:sz="0" w:space="0" w:color="auto"/>
                  </w:divBdr>
                  <w:divsChild>
                    <w:div w:id="1101877576">
                      <w:marLeft w:val="0"/>
                      <w:marRight w:val="0"/>
                      <w:marTop w:val="0"/>
                      <w:marBottom w:val="0"/>
                      <w:divBdr>
                        <w:top w:val="none" w:sz="0" w:space="0" w:color="auto"/>
                        <w:left w:val="none" w:sz="0" w:space="0" w:color="auto"/>
                        <w:bottom w:val="none" w:sz="0" w:space="0" w:color="auto"/>
                        <w:right w:val="none" w:sz="0" w:space="0" w:color="auto"/>
                      </w:divBdr>
                      <w:divsChild>
                        <w:div w:id="543717893">
                          <w:marLeft w:val="0"/>
                          <w:marRight w:val="0"/>
                          <w:marTop w:val="0"/>
                          <w:marBottom w:val="0"/>
                          <w:divBdr>
                            <w:top w:val="none" w:sz="0" w:space="0" w:color="auto"/>
                            <w:left w:val="none" w:sz="0" w:space="0" w:color="auto"/>
                            <w:bottom w:val="none" w:sz="0" w:space="0" w:color="auto"/>
                            <w:right w:val="none" w:sz="0" w:space="0" w:color="auto"/>
                          </w:divBdr>
                          <w:divsChild>
                            <w:div w:id="1546672585">
                              <w:marLeft w:val="0"/>
                              <w:marRight w:val="0"/>
                              <w:marTop w:val="0"/>
                              <w:marBottom w:val="0"/>
                              <w:divBdr>
                                <w:top w:val="none" w:sz="0" w:space="0" w:color="auto"/>
                                <w:left w:val="none" w:sz="0" w:space="0" w:color="auto"/>
                                <w:bottom w:val="none" w:sz="0" w:space="0" w:color="auto"/>
                                <w:right w:val="none" w:sz="0" w:space="0" w:color="auto"/>
                              </w:divBdr>
                              <w:divsChild>
                                <w:div w:id="2034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771071">
          <w:marLeft w:val="0"/>
          <w:marRight w:val="0"/>
          <w:marTop w:val="0"/>
          <w:marBottom w:val="0"/>
          <w:divBdr>
            <w:top w:val="none" w:sz="0" w:space="0" w:color="auto"/>
            <w:left w:val="none" w:sz="0" w:space="0" w:color="auto"/>
            <w:bottom w:val="none" w:sz="0" w:space="0" w:color="auto"/>
            <w:right w:val="none" w:sz="0" w:space="0" w:color="auto"/>
          </w:divBdr>
          <w:divsChild>
            <w:div w:id="1041200964">
              <w:marLeft w:val="0"/>
              <w:marRight w:val="0"/>
              <w:marTop w:val="0"/>
              <w:marBottom w:val="0"/>
              <w:divBdr>
                <w:top w:val="none" w:sz="0" w:space="0" w:color="auto"/>
                <w:left w:val="none" w:sz="0" w:space="0" w:color="auto"/>
                <w:bottom w:val="none" w:sz="0" w:space="0" w:color="auto"/>
                <w:right w:val="none" w:sz="0" w:space="0" w:color="auto"/>
              </w:divBdr>
              <w:divsChild>
                <w:div w:id="1932201283">
                  <w:marLeft w:val="0"/>
                  <w:marRight w:val="0"/>
                  <w:marTop w:val="0"/>
                  <w:marBottom w:val="0"/>
                  <w:divBdr>
                    <w:top w:val="none" w:sz="0" w:space="0" w:color="auto"/>
                    <w:left w:val="none" w:sz="0" w:space="0" w:color="auto"/>
                    <w:bottom w:val="none" w:sz="0" w:space="0" w:color="auto"/>
                    <w:right w:val="none" w:sz="0" w:space="0" w:color="auto"/>
                  </w:divBdr>
                  <w:divsChild>
                    <w:div w:id="905339517">
                      <w:marLeft w:val="0"/>
                      <w:marRight w:val="0"/>
                      <w:marTop w:val="0"/>
                      <w:marBottom w:val="0"/>
                      <w:divBdr>
                        <w:top w:val="none" w:sz="0" w:space="0" w:color="auto"/>
                        <w:left w:val="none" w:sz="0" w:space="0" w:color="auto"/>
                        <w:bottom w:val="none" w:sz="0" w:space="0" w:color="auto"/>
                        <w:right w:val="none" w:sz="0" w:space="0" w:color="auto"/>
                      </w:divBdr>
                      <w:divsChild>
                        <w:div w:id="1392387603">
                          <w:marLeft w:val="0"/>
                          <w:marRight w:val="0"/>
                          <w:marTop w:val="0"/>
                          <w:marBottom w:val="0"/>
                          <w:divBdr>
                            <w:top w:val="none" w:sz="0" w:space="0" w:color="auto"/>
                            <w:left w:val="none" w:sz="0" w:space="0" w:color="auto"/>
                            <w:bottom w:val="none" w:sz="0" w:space="0" w:color="auto"/>
                            <w:right w:val="none" w:sz="0" w:space="0" w:color="auto"/>
                          </w:divBdr>
                          <w:divsChild>
                            <w:div w:id="147063493">
                              <w:marLeft w:val="0"/>
                              <w:marRight w:val="0"/>
                              <w:marTop w:val="0"/>
                              <w:marBottom w:val="0"/>
                              <w:divBdr>
                                <w:top w:val="none" w:sz="0" w:space="0" w:color="auto"/>
                                <w:left w:val="none" w:sz="0" w:space="0" w:color="auto"/>
                                <w:bottom w:val="none" w:sz="0" w:space="0" w:color="auto"/>
                                <w:right w:val="none" w:sz="0" w:space="0" w:color="auto"/>
                              </w:divBdr>
                              <w:divsChild>
                                <w:div w:id="1003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550914">
          <w:marLeft w:val="0"/>
          <w:marRight w:val="0"/>
          <w:marTop w:val="0"/>
          <w:marBottom w:val="0"/>
          <w:divBdr>
            <w:top w:val="none" w:sz="0" w:space="0" w:color="auto"/>
            <w:left w:val="none" w:sz="0" w:space="0" w:color="auto"/>
            <w:bottom w:val="none" w:sz="0" w:space="0" w:color="auto"/>
            <w:right w:val="none" w:sz="0" w:space="0" w:color="auto"/>
          </w:divBdr>
          <w:divsChild>
            <w:div w:id="1474101575">
              <w:marLeft w:val="0"/>
              <w:marRight w:val="0"/>
              <w:marTop w:val="0"/>
              <w:marBottom w:val="0"/>
              <w:divBdr>
                <w:top w:val="none" w:sz="0" w:space="0" w:color="auto"/>
                <w:left w:val="none" w:sz="0" w:space="0" w:color="auto"/>
                <w:bottom w:val="none" w:sz="0" w:space="0" w:color="auto"/>
                <w:right w:val="none" w:sz="0" w:space="0" w:color="auto"/>
              </w:divBdr>
              <w:divsChild>
                <w:div w:id="617757822">
                  <w:marLeft w:val="0"/>
                  <w:marRight w:val="0"/>
                  <w:marTop w:val="0"/>
                  <w:marBottom w:val="0"/>
                  <w:divBdr>
                    <w:top w:val="none" w:sz="0" w:space="0" w:color="auto"/>
                    <w:left w:val="none" w:sz="0" w:space="0" w:color="auto"/>
                    <w:bottom w:val="none" w:sz="0" w:space="0" w:color="auto"/>
                    <w:right w:val="none" w:sz="0" w:space="0" w:color="auto"/>
                  </w:divBdr>
                  <w:divsChild>
                    <w:div w:id="1355156885">
                      <w:marLeft w:val="0"/>
                      <w:marRight w:val="0"/>
                      <w:marTop w:val="0"/>
                      <w:marBottom w:val="0"/>
                      <w:divBdr>
                        <w:top w:val="none" w:sz="0" w:space="0" w:color="auto"/>
                        <w:left w:val="none" w:sz="0" w:space="0" w:color="auto"/>
                        <w:bottom w:val="none" w:sz="0" w:space="0" w:color="auto"/>
                        <w:right w:val="none" w:sz="0" w:space="0" w:color="auto"/>
                      </w:divBdr>
                      <w:divsChild>
                        <w:div w:id="56250215">
                          <w:marLeft w:val="0"/>
                          <w:marRight w:val="0"/>
                          <w:marTop w:val="0"/>
                          <w:marBottom w:val="0"/>
                          <w:divBdr>
                            <w:top w:val="none" w:sz="0" w:space="0" w:color="auto"/>
                            <w:left w:val="none" w:sz="0" w:space="0" w:color="auto"/>
                            <w:bottom w:val="none" w:sz="0" w:space="0" w:color="auto"/>
                            <w:right w:val="none" w:sz="0" w:space="0" w:color="auto"/>
                          </w:divBdr>
                          <w:divsChild>
                            <w:div w:id="1774283513">
                              <w:marLeft w:val="0"/>
                              <w:marRight w:val="0"/>
                              <w:marTop w:val="0"/>
                              <w:marBottom w:val="0"/>
                              <w:divBdr>
                                <w:top w:val="none" w:sz="0" w:space="0" w:color="auto"/>
                                <w:left w:val="none" w:sz="0" w:space="0" w:color="auto"/>
                                <w:bottom w:val="none" w:sz="0" w:space="0" w:color="auto"/>
                                <w:right w:val="none" w:sz="0" w:space="0" w:color="auto"/>
                              </w:divBdr>
                              <w:divsChild>
                                <w:div w:id="1866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5541">
          <w:marLeft w:val="0"/>
          <w:marRight w:val="0"/>
          <w:marTop w:val="0"/>
          <w:marBottom w:val="0"/>
          <w:divBdr>
            <w:top w:val="none" w:sz="0" w:space="0" w:color="auto"/>
            <w:left w:val="none" w:sz="0" w:space="0" w:color="auto"/>
            <w:bottom w:val="none" w:sz="0" w:space="0" w:color="auto"/>
            <w:right w:val="none" w:sz="0" w:space="0" w:color="auto"/>
          </w:divBdr>
          <w:divsChild>
            <w:div w:id="91052275">
              <w:marLeft w:val="0"/>
              <w:marRight w:val="0"/>
              <w:marTop w:val="0"/>
              <w:marBottom w:val="0"/>
              <w:divBdr>
                <w:top w:val="none" w:sz="0" w:space="0" w:color="auto"/>
                <w:left w:val="none" w:sz="0" w:space="0" w:color="auto"/>
                <w:bottom w:val="none" w:sz="0" w:space="0" w:color="auto"/>
                <w:right w:val="none" w:sz="0" w:space="0" w:color="auto"/>
              </w:divBdr>
              <w:divsChild>
                <w:div w:id="1408723555">
                  <w:marLeft w:val="0"/>
                  <w:marRight w:val="0"/>
                  <w:marTop w:val="0"/>
                  <w:marBottom w:val="0"/>
                  <w:divBdr>
                    <w:top w:val="none" w:sz="0" w:space="0" w:color="auto"/>
                    <w:left w:val="none" w:sz="0" w:space="0" w:color="auto"/>
                    <w:bottom w:val="none" w:sz="0" w:space="0" w:color="auto"/>
                    <w:right w:val="none" w:sz="0" w:space="0" w:color="auto"/>
                  </w:divBdr>
                  <w:divsChild>
                    <w:div w:id="1808206911">
                      <w:marLeft w:val="0"/>
                      <w:marRight w:val="0"/>
                      <w:marTop w:val="0"/>
                      <w:marBottom w:val="0"/>
                      <w:divBdr>
                        <w:top w:val="none" w:sz="0" w:space="0" w:color="auto"/>
                        <w:left w:val="none" w:sz="0" w:space="0" w:color="auto"/>
                        <w:bottom w:val="none" w:sz="0" w:space="0" w:color="auto"/>
                        <w:right w:val="none" w:sz="0" w:space="0" w:color="auto"/>
                      </w:divBdr>
                      <w:divsChild>
                        <w:div w:id="1664893439">
                          <w:marLeft w:val="0"/>
                          <w:marRight w:val="0"/>
                          <w:marTop w:val="0"/>
                          <w:marBottom w:val="0"/>
                          <w:divBdr>
                            <w:top w:val="none" w:sz="0" w:space="0" w:color="auto"/>
                            <w:left w:val="none" w:sz="0" w:space="0" w:color="auto"/>
                            <w:bottom w:val="none" w:sz="0" w:space="0" w:color="auto"/>
                            <w:right w:val="none" w:sz="0" w:space="0" w:color="auto"/>
                          </w:divBdr>
                          <w:divsChild>
                            <w:div w:id="489951065">
                              <w:marLeft w:val="0"/>
                              <w:marRight w:val="0"/>
                              <w:marTop w:val="0"/>
                              <w:marBottom w:val="0"/>
                              <w:divBdr>
                                <w:top w:val="none" w:sz="0" w:space="0" w:color="auto"/>
                                <w:left w:val="none" w:sz="0" w:space="0" w:color="auto"/>
                                <w:bottom w:val="none" w:sz="0" w:space="0" w:color="auto"/>
                                <w:right w:val="none" w:sz="0" w:space="0" w:color="auto"/>
                              </w:divBdr>
                              <w:divsChild>
                                <w:div w:id="9897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439546">
          <w:marLeft w:val="0"/>
          <w:marRight w:val="0"/>
          <w:marTop w:val="0"/>
          <w:marBottom w:val="0"/>
          <w:divBdr>
            <w:top w:val="none" w:sz="0" w:space="0" w:color="auto"/>
            <w:left w:val="none" w:sz="0" w:space="0" w:color="auto"/>
            <w:bottom w:val="none" w:sz="0" w:space="0" w:color="auto"/>
            <w:right w:val="none" w:sz="0" w:space="0" w:color="auto"/>
          </w:divBdr>
          <w:divsChild>
            <w:div w:id="675693648">
              <w:marLeft w:val="0"/>
              <w:marRight w:val="0"/>
              <w:marTop w:val="0"/>
              <w:marBottom w:val="0"/>
              <w:divBdr>
                <w:top w:val="none" w:sz="0" w:space="0" w:color="auto"/>
                <w:left w:val="none" w:sz="0" w:space="0" w:color="auto"/>
                <w:bottom w:val="none" w:sz="0" w:space="0" w:color="auto"/>
                <w:right w:val="none" w:sz="0" w:space="0" w:color="auto"/>
              </w:divBdr>
              <w:divsChild>
                <w:div w:id="1873415970">
                  <w:marLeft w:val="0"/>
                  <w:marRight w:val="0"/>
                  <w:marTop w:val="0"/>
                  <w:marBottom w:val="0"/>
                  <w:divBdr>
                    <w:top w:val="none" w:sz="0" w:space="0" w:color="auto"/>
                    <w:left w:val="none" w:sz="0" w:space="0" w:color="auto"/>
                    <w:bottom w:val="none" w:sz="0" w:space="0" w:color="auto"/>
                    <w:right w:val="none" w:sz="0" w:space="0" w:color="auto"/>
                  </w:divBdr>
                  <w:divsChild>
                    <w:div w:id="44453459">
                      <w:marLeft w:val="0"/>
                      <w:marRight w:val="0"/>
                      <w:marTop w:val="0"/>
                      <w:marBottom w:val="0"/>
                      <w:divBdr>
                        <w:top w:val="none" w:sz="0" w:space="0" w:color="auto"/>
                        <w:left w:val="none" w:sz="0" w:space="0" w:color="auto"/>
                        <w:bottom w:val="none" w:sz="0" w:space="0" w:color="auto"/>
                        <w:right w:val="none" w:sz="0" w:space="0" w:color="auto"/>
                      </w:divBdr>
                      <w:divsChild>
                        <w:div w:id="227032652">
                          <w:marLeft w:val="0"/>
                          <w:marRight w:val="0"/>
                          <w:marTop w:val="0"/>
                          <w:marBottom w:val="0"/>
                          <w:divBdr>
                            <w:top w:val="none" w:sz="0" w:space="0" w:color="auto"/>
                            <w:left w:val="none" w:sz="0" w:space="0" w:color="auto"/>
                            <w:bottom w:val="none" w:sz="0" w:space="0" w:color="auto"/>
                            <w:right w:val="none" w:sz="0" w:space="0" w:color="auto"/>
                          </w:divBdr>
                          <w:divsChild>
                            <w:div w:id="610280007">
                              <w:marLeft w:val="0"/>
                              <w:marRight w:val="0"/>
                              <w:marTop w:val="0"/>
                              <w:marBottom w:val="0"/>
                              <w:divBdr>
                                <w:top w:val="none" w:sz="0" w:space="0" w:color="auto"/>
                                <w:left w:val="none" w:sz="0" w:space="0" w:color="auto"/>
                                <w:bottom w:val="none" w:sz="0" w:space="0" w:color="auto"/>
                                <w:right w:val="none" w:sz="0" w:space="0" w:color="auto"/>
                              </w:divBdr>
                              <w:divsChild>
                                <w:div w:id="20416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11080">
          <w:marLeft w:val="0"/>
          <w:marRight w:val="0"/>
          <w:marTop w:val="0"/>
          <w:marBottom w:val="0"/>
          <w:divBdr>
            <w:top w:val="none" w:sz="0" w:space="0" w:color="auto"/>
            <w:left w:val="none" w:sz="0" w:space="0" w:color="auto"/>
            <w:bottom w:val="none" w:sz="0" w:space="0" w:color="auto"/>
            <w:right w:val="none" w:sz="0" w:space="0" w:color="auto"/>
          </w:divBdr>
          <w:divsChild>
            <w:div w:id="1515605541">
              <w:marLeft w:val="0"/>
              <w:marRight w:val="0"/>
              <w:marTop w:val="0"/>
              <w:marBottom w:val="0"/>
              <w:divBdr>
                <w:top w:val="none" w:sz="0" w:space="0" w:color="auto"/>
                <w:left w:val="none" w:sz="0" w:space="0" w:color="auto"/>
                <w:bottom w:val="none" w:sz="0" w:space="0" w:color="auto"/>
                <w:right w:val="none" w:sz="0" w:space="0" w:color="auto"/>
              </w:divBdr>
              <w:divsChild>
                <w:div w:id="870990635">
                  <w:marLeft w:val="0"/>
                  <w:marRight w:val="0"/>
                  <w:marTop w:val="0"/>
                  <w:marBottom w:val="0"/>
                  <w:divBdr>
                    <w:top w:val="none" w:sz="0" w:space="0" w:color="auto"/>
                    <w:left w:val="none" w:sz="0" w:space="0" w:color="auto"/>
                    <w:bottom w:val="none" w:sz="0" w:space="0" w:color="auto"/>
                    <w:right w:val="none" w:sz="0" w:space="0" w:color="auto"/>
                  </w:divBdr>
                  <w:divsChild>
                    <w:div w:id="249587697">
                      <w:marLeft w:val="0"/>
                      <w:marRight w:val="0"/>
                      <w:marTop w:val="0"/>
                      <w:marBottom w:val="0"/>
                      <w:divBdr>
                        <w:top w:val="none" w:sz="0" w:space="0" w:color="auto"/>
                        <w:left w:val="none" w:sz="0" w:space="0" w:color="auto"/>
                        <w:bottom w:val="none" w:sz="0" w:space="0" w:color="auto"/>
                        <w:right w:val="none" w:sz="0" w:space="0" w:color="auto"/>
                      </w:divBdr>
                      <w:divsChild>
                        <w:div w:id="1380351529">
                          <w:marLeft w:val="0"/>
                          <w:marRight w:val="0"/>
                          <w:marTop w:val="0"/>
                          <w:marBottom w:val="0"/>
                          <w:divBdr>
                            <w:top w:val="none" w:sz="0" w:space="0" w:color="auto"/>
                            <w:left w:val="none" w:sz="0" w:space="0" w:color="auto"/>
                            <w:bottom w:val="none" w:sz="0" w:space="0" w:color="auto"/>
                            <w:right w:val="none" w:sz="0" w:space="0" w:color="auto"/>
                          </w:divBdr>
                          <w:divsChild>
                            <w:div w:id="730464405">
                              <w:marLeft w:val="0"/>
                              <w:marRight w:val="0"/>
                              <w:marTop w:val="0"/>
                              <w:marBottom w:val="0"/>
                              <w:divBdr>
                                <w:top w:val="none" w:sz="0" w:space="0" w:color="auto"/>
                                <w:left w:val="none" w:sz="0" w:space="0" w:color="auto"/>
                                <w:bottom w:val="none" w:sz="0" w:space="0" w:color="auto"/>
                                <w:right w:val="none" w:sz="0" w:space="0" w:color="auto"/>
                              </w:divBdr>
                              <w:divsChild>
                                <w:div w:id="6396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147264">
          <w:marLeft w:val="0"/>
          <w:marRight w:val="0"/>
          <w:marTop w:val="0"/>
          <w:marBottom w:val="0"/>
          <w:divBdr>
            <w:top w:val="none" w:sz="0" w:space="0" w:color="auto"/>
            <w:left w:val="none" w:sz="0" w:space="0" w:color="auto"/>
            <w:bottom w:val="none" w:sz="0" w:space="0" w:color="auto"/>
            <w:right w:val="none" w:sz="0" w:space="0" w:color="auto"/>
          </w:divBdr>
          <w:divsChild>
            <w:div w:id="1213731775">
              <w:marLeft w:val="0"/>
              <w:marRight w:val="0"/>
              <w:marTop w:val="0"/>
              <w:marBottom w:val="0"/>
              <w:divBdr>
                <w:top w:val="none" w:sz="0" w:space="0" w:color="auto"/>
                <w:left w:val="none" w:sz="0" w:space="0" w:color="auto"/>
                <w:bottom w:val="none" w:sz="0" w:space="0" w:color="auto"/>
                <w:right w:val="none" w:sz="0" w:space="0" w:color="auto"/>
              </w:divBdr>
              <w:divsChild>
                <w:div w:id="2060931583">
                  <w:marLeft w:val="0"/>
                  <w:marRight w:val="0"/>
                  <w:marTop w:val="0"/>
                  <w:marBottom w:val="0"/>
                  <w:divBdr>
                    <w:top w:val="none" w:sz="0" w:space="0" w:color="auto"/>
                    <w:left w:val="none" w:sz="0" w:space="0" w:color="auto"/>
                    <w:bottom w:val="none" w:sz="0" w:space="0" w:color="auto"/>
                    <w:right w:val="none" w:sz="0" w:space="0" w:color="auto"/>
                  </w:divBdr>
                  <w:divsChild>
                    <w:div w:id="1361585414">
                      <w:marLeft w:val="0"/>
                      <w:marRight w:val="0"/>
                      <w:marTop w:val="0"/>
                      <w:marBottom w:val="0"/>
                      <w:divBdr>
                        <w:top w:val="none" w:sz="0" w:space="0" w:color="auto"/>
                        <w:left w:val="none" w:sz="0" w:space="0" w:color="auto"/>
                        <w:bottom w:val="none" w:sz="0" w:space="0" w:color="auto"/>
                        <w:right w:val="none" w:sz="0" w:space="0" w:color="auto"/>
                      </w:divBdr>
                      <w:divsChild>
                        <w:div w:id="2102599637">
                          <w:marLeft w:val="0"/>
                          <w:marRight w:val="0"/>
                          <w:marTop w:val="0"/>
                          <w:marBottom w:val="0"/>
                          <w:divBdr>
                            <w:top w:val="none" w:sz="0" w:space="0" w:color="auto"/>
                            <w:left w:val="none" w:sz="0" w:space="0" w:color="auto"/>
                            <w:bottom w:val="none" w:sz="0" w:space="0" w:color="auto"/>
                            <w:right w:val="none" w:sz="0" w:space="0" w:color="auto"/>
                          </w:divBdr>
                          <w:divsChild>
                            <w:div w:id="1910767839">
                              <w:marLeft w:val="0"/>
                              <w:marRight w:val="0"/>
                              <w:marTop w:val="0"/>
                              <w:marBottom w:val="0"/>
                              <w:divBdr>
                                <w:top w:val="none" w:sz="0" w:space="0" w:color="auto"/>
                                <w:left w:val="none" w:sz="0" w:space="0" w:color="auto"/>
                                <w:bottom w:val="none" w:sz="0" w:space="0" w:color="auto"/>
                                <w:right w:val="none" w:sz="0" w:space="0" w:color="auto"/>
                              </w:divBdr>
                              <w:divsChild>
                                <w:div w:id="17711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599001">
          <w:marLeft w:val="0"/>
          <w:marRight w:val="0"/>
          <w:marTop w:val="0"/>
          <w:marBottom w:val="0"/>
          <w:divBdr>
            <w:top w:val="none" w:sz="0" w:space="0" w:color="auto"/>
            <w:left w:val="none" w:sz="0" w:space="0" w:color="auto"/>
            <w:bottom w:val="none" w:sz="0" w:space="0" w:color="auto"/>
            <w:right w:val="none" w:sz="0" w:space="0" w:color="auto"/>
          </w:divBdr>
          <w:divsChild>
            <w:div w:id="527446334">
              <w:marLeft w:val="0"/>
              <w:marRight w:val="0"/>
              <w:marTop w:val="0"/>
              <w:marBottom w:val="0"/>
              <w:divBdr>
                <w:top w:val="none" w:sz="0" w:space="0" w:color="auto"/>
                <w:left w:val="none" w:sz="0" w:space="0" w:color="auto"/>
                <w:bottom w:val="none" w:sz="0" w:space="0" w:color="auto"/>
                <w:right w:val="none" w:sz="0" w:space="0" w:color="auto"/>
              </w:divBdr>
              <w:divsChild>
                <w:div w:id="671951465">
                  <w:marLeft w:val="0"/>
                  <w:marRight w:val="0"/>
                  <w:marTop w:val="0"/>
                  <w:marBottom w:val="0"/>
                  <w:divBdr>
                    <w:top w:val="none" w:sz="0" w:space="0" w:color="auto"/>
                    <w:left w:val="none" w:sz="0" w:space="0" w:color="auto"/>
                    <w:bottom w:val="none" w:sz="0" w:space="0" w:color="auto"/>
                    <w:right w:val="none" w:sz="0" w:space="0" w:color="auto"/>
                  </w:divBdr>
                  <w:divsChild>
                    <w:div w:id="245454738">
                      <w:marLeft w:val="0"/>
                      <w:marRight w:val="0"/>
                      <w:marTop w:val="0"/>
                      <w:marBottom w:val="0"/>
                      <w:divBdr>
                        <w:top w:val="none" w:sz="0" w:space="0" w:color="auto"/>
                        <w:left w:val="none" w:sz="0" w:space="0" w:color="auto"/>
                        <w:bottom w:val="none" w:sz="0" w:space="0" w:color="auto"/>
                        <w:right w:val="none" w:sz="0" w:space="0" w:color="auto"/>
                      </w:divBdr>
                      <w:divsChild>
                        <w:div w:id="1532379748">
                          <w:marLeft w:val="0"/>
                          <w:marRight w:val="0"/>
                          <w:marTop w:val="0"/>
                          <w:marBottom w:val="0"/>
                          <w:divBdr>
                            <w:top w:val="none" w:sz="0" w:space="0" w:color="auto"/>
                            <w:left w:val="none" w:sz="0" w:space="0" w:color="auto"/>
                            <w:bottom w:val="none" w:sz="0" w:space="0" w:color="auto"/>
                            <w:right w:val="none" w:sz="0" w:space="0" w:color="auto"/>
                          </w:divBdr>
                          <w:divsChild>
                            <w:div w:id="1488664866">
                              <w:marLeft w:val="0"/>
                              <w:marRight w:val="0"/>
                              <w:marTop w:val="0"/>
                              <w:marBottom w:val="0"/>
                              <w:divBdr>
                                <w:top w:val="none" w:sz="0" w:space="0" w:color="auto"/>
                                <w:left w:val="none" w:sz="0" w:space="0" w:color="auto"/>
                                <w:bottom w:val="none" w:sz="0" w:space="0" w:color="auto"/>
                                <w:right w:val="none" w:sz="0" w:space="0" w:color="auto"/>
                              </w:divBdr>
                              <w:divsChild>
                                <w:div w:id="18616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031493">
          <w:marLeft w:val="0"/>
          <w:marRight w:val="0"/>
          <w:marTop w:val="0"/>
          <w:marBottom w:val="0"/>
          <w:divBdr>
            <w:top w:val="none" w:sz="0" w:space="0" w:color="auto"/>
            <w:left w:val="none" w:sz="0" w:space="0" w:color="auto"/>
            <w:bottom w:val="none" w:sz="0" w:space="0" w:color="auto"/>
            <w:right w:val="none" w:sz="0" w:space="0" w:color="auto"/>
          </w:divBdr>
          <w:divsChild>
            <w:div w:id="1955668199">
              <w:marLeft w:val="0"/>
              <w:marRight w:val="0"/>
              <w:marTop w:val="0"/>
              <w:marBottom w:val="0"/>
              <w:divBdr>
                <w:top w:val="none" w:sz="0" w:space="0" w:color="auto"/>
                <w:left w:val="none" w:sz="0" w:space="0" w:color="auto"/>
                <w:bottom w:val="none" w:sz="0" w:space="0" w:color="auto"/>
                <w:right w:val="none" w:sz="0" w:space="0" w:color="auto"/>
              </w:divBdr>
              <w:divsChild>
                <w:div w:id="1557815976">
                  <w:marLeft w:val="0"/>
                  <w:marRight w:val="0"/>
                  <w:marTop w:val="0"/>
                  <w:marBottom w:val="0"/>
                  <w:divBdr>
                    <w:top w:val="none" w:sz="0" w:space="0" w:color="auto"/>
                    <w:left w:val="none" w:sz="0" w:space="0" w:color="auto"/>
                    <w:bottom w:val="none" w:sz="0" w:space="0" w:color="auto"/>
                    <w:right w:val="none" w:sz="0" w:space="0" w:color="auto"/>
                  </w:divBdr>
                  <w:divsChild>
                    <w:div w:id="1364555657">
                      <w:marLeft w:val="0"/>
                      <w:marRight w:val="0"/>
                      <w:marTop w:val="0"/>
                      <w:marBottom w:val="0"/>
                      <w:divBdr>
                        <w:top w:val="none" w:sz="0" w:space="0" w:color="auto"/>
                        <w:left w:val="none" w:sz="0" w:space="0" w:color="auto"/>
                        <w:bottom w:val="none" w:sz="0" w:space="0" w:color="auto"/>
                        <w:right w:val="none" w:sz="0" w:space="0" w:color="auto"/>
                      </w:divBdr>
                      <w:divsChild>
                        <w:div w:id="954290787">
                          <w:marLeft w:val="0"/>
                          <w:marRight w:val="0"/>
                          <w:marTop w:val="0"/>
                          <w:marBottom w:val="0"/>
                          <w:divBdr>
                            <w:top w:val="none" w:sz="0" w:space="0" w:color="auto"/>
                            <w:left w:val="none" w:sz="0" w:space="0" w:color="auto"/>
                            <w:bottom w:val="none" w:sz="0" w:space="0" w:color="auto"/>
                            <w:right w:val="none" w:sz="0" w:space="0" w:color="auto"/>
                          </w:divBdr>
                          <w:divsChild>
                            <w:div w:id="1238901794">
                              <w:marLeft w:val="0"/>
                              <w:marRight w:val="0"/>
                              <w:marTop w:val="0"/>
                              <w:marBottom w:val="0"/>
                              <w:divBdr>
                                <w:top w:val="none" w:sz="0" w:space="0" w:color="auto"/>
                                <w:left w:val="none" w:sz="0" w:space="0" w:color="auto"/>
                                <w:bottom w:val="none" w:sz="0" w:space="0" w:color="auto"/>
                                <w:right w:val="none" w:sz="0" w:space="0" w:color="auto"/>
                              </w:divBdr>
                              <w:divsChild>
                                <w:div w:id="13829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990623">
          <w:marLeft w:val="0"/>
          <w:marRight w:val="0"/>
          <w:marTop w:val="0"/>
          <w:marBottom w:val="0"/>
          <w:divBdr>
            <w:top w:val="none" w:sz="0" w:space="0" w:color="auto"/>
            <w:left w:val="none" w:sz="0" w:space="0" w:color="auto"/>
            <w:bottom w:val="none" w:sz="0" w:space="0" w:color="auto"/>
            <w:right w:val="none" w:sz="0" w:space="0" w:color="auto"/>
          </w:divBdr>
          <w:divsChild>
            <w:div w:id="634991105">
              <w:marLeft w:val="0"/>
              <w:marRight w:val="0"/>
              <w:marTop w:val="0"/>
              <w:marBottom w:val="0"/>
              <w:divBdr>
                <w:top w:val="none" w:sz="0" w:space="0" w:color="auto"/>
                <w:left w:val="none" w:sz="0" w:space="0" w:color="auto"/>
                <w:bottom w:val="none" w:sz="0" w:space="0" w:color="auto"/>
                <w:right w:val="none" w:sz="0" w:space="0" w:color="auto"/>
              </w:divBdr>
              <w:divsChild>
                <w:div w:id="212205676">
                  <w:marLeft w:val="0"/>
                  <w:marRight w:val="0"/>
                  <w:marTop w:val="0"/>
                  <w:marBottom w:val="0"/>
                  <w:divBdr>
                    <w:top w:val="none" w:sz="0" w:space="0" w:color="auto"/>
                    <w:left w:val="none" w:sz="0" w:space="0" w:color="auto"/>
                    <w:bottom w:val="none" w:sz="0" w:space="0" w:color="auto"/>
                    <w:right w:val="none" w:sz="0" w:space="0" w:color="auto"/>
                  </w:divBdr>
                  <w:divsChild>
                    <w:div w:id="319773843">
                      <w:marLeft w:val="0"/>
                      <w:marRight w:val="0"/>
                      <w:marTop w:val="0"/>
                      <w:marBottom w:val="0"/>
                      <w:divBdr>
                        <w:top w:val="none" w:sz="0" w:space="0" w:color="auto"/>
                        <w:left w:val="none" w:sz="0" w:space="0" w:color="auto"/>
                        <w:bottom w:val="none" w:sz="0" w:space="0" w:color="auto"/>
                        <w:right w:val="none" w:sz="0" w:space="0" w:color="auto"/>
                      </w:divBdr>
                      <w:divsChild>
                        <w:div w:id="400375039">
                          <w:marLeft w:val="0"/>
                          <w:marRight w:val="0"/>
                          <w:marTop w:val="0"/>
                          <w:marBottom w:val="0"/>
                          <w:divBdr>
                            <w:top w:val="none" w:sz="0" w:space="0" w:color="auto"/>
                            <w:left w:val="none" w:sz="0" w:space="0" w:color="auto"/>
                            <w:bottom w:val="none" w:sz="0" w:space="0" w:color="auto"/>
                            <w:right w:val="none" w:sz="0" w:space="0" w:color="auto"/>
                          </w:divBdr>
                          <w:divsChild>
                            <w:div w:id="1461221005">
                              <w:marLeft w:val="0"/>
                              <w:marRight w:val="0"/>
                              <w:marTop w:val="0"/>
                              <w:marBottom w:val="0"/>
                              <w:divBdr>
                                <w:top w:val="none" w:sz="0" w:space="0" w:color="auto"/>
                                <w:left w:val="none" w:sz="0" w:space="0" w:color="auto"/>
                                <w:bottom w:val="none" w:sz="0" w:space="0" w:color="auto"/>
                                <w:right w:val="none" w:sz="0" w:space="0" w:color="auto"/>
                              </w:divBdr>
                              <w:divsChild>
                                <w:div w:id="12657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090640">
          <w:marLeft w:val="0"/>
          <w:marRight w:val="0"/>
          <w:marTop w:val="0"/>
          <w:marBottom w:val="0"/>
          <w:divBdr>
            <w:top w:val="none" w:sz="0" w:space="0" w:color="auto"/>
            <w:left w:val="none" w:sz="0" w:space="0" w:color="auto"/>
            <w:bottom w:val="none" w:sz="0" w:space="0" w:color="auto"/>
            <w:right w:val="none" w:sz="0" w:space="0" w:color="auto"/>
          </w:divBdr>
          <w:divsChild>
            <w:div w:id="1170100441">
              <w:marLeft w:val="0"/>
              <w:marRight w:val="0"/>
              <w:marTop w:val="0"/>
              <w:marBottom w:val="0"/>
              <w:divBdr>
                <w:top w:val="none" w:sz="0" w:space="0" w:color="auto"/>
                <w:left w:val="none" w:sz="0" w:space="0" w:color="auto"/>
                <w:bottom w:val="none" w:sz="0" w:space="0" w:color="auto"/>
                <w:right w:val="none" w:sz="0" w:space="0" w:color="auto"/>
              </w:divBdr>
              <w:divsChild>
                <w:div w:id="1209686721">
                  <w:marLeft w:val="0"/>
                  <w:marRight w:val="0"/>
                  <w:marTop w:val="0"/>
                  <w:marBottom w:val="0"/>
                  <w:divBdr>
                    <w:top w:val="none" w:sz="0" w:space="0" w:color="auto"/>
                    <w:left w:val="none" w:sz="0" w:space="0" w:color="auto"/>
                    <w:bottom w:val="none" w:sz="0" w:space="0" w:color="auto"/>
                    <w:right w:val="none" w:sz="0" w:space="0" w:color="auto"/>
                  </w:divBdr>
                  <w:divsChild>
                    <w:div w:id="603222429">
                      <w:marLeft w:val="0"/>
                      <w:marRight w:val="0"/>
                      <w:marTop w:val="0"/>
                      <w:marBottom w:val="0"/>
                      <w:divBdr>
                        <w:top w:val="none" w:sz="0" w:space="0" w:color="auto"/>
                        <w:left w:val="none" w:sz="0" w:space="0" w:color="auto"/>
                        <w:bottom w:val="none" w:sz="0" w:space="0" w:color="auto"/>
                        <w:right w:val="none" w:sz="0" w:space="0" w:color="auto"/>
                      </w:divBdr>
                      <w:divsChild>
                        <w:div w:id="1465342873">
                          <w:marLeft w:val="0"/>
                          <w:marRight w:val="0"/>
                          <w:marTop w:val="0"/>
                          <w:marBottom w:val="0"/>
                          <w:divBdr>
                            <w:top w:val="none" w:sz="0" w:space="0" w:color="auto"/>
                            <w:left w:val="none" w:sz="0" w:space="0" w:color="auto"/>
                            <w:bottom w:val="none" w:sz="0" w:space="0" w:color="auto"/>
                            <w:right w:val="none" w:sz="0" w:space="0" w:color="auto"/>
                          </w:divBdr>
                          <w:divsChild>
                            <w:div w:id="1018237332">
                              <w:marLeft w:val="0"/>
                              <w:marRight w:val="0"/>
                              <w:marTop w:val="0"/>
                              <w:marBottom w:val="0"/>
                              <w:divBdr>
                                <w:top w:val="none" w:sz="0" w:space="0" w:color="auto"/>
                                <w:left w:val="none" w:sz="0" w:space="0" w:color="auto"/>
                                <w:bottom w:val="none" w:sz="0" w:space="0" w:color="auto"/>
                                <w:right w:val="none" w:sz="0" w:space="0" w:color="auto"/>
                              </w:divBdr>
                              <w:divsChild>
                                <w:div w:id="20250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741121">
          <w:marLeft w:val="0"/>
          <w:marRight w:val="0"/>
          <w:marTop w:val="0"/>
          <w:marBottom w:val="0"/>
          <w:divBdr>
            <w:top w:val="none" w:sz="0" w:space="0" w:color="auto"/>
            <w:left w:val="none" w:sz="0" w:space="0" w:color="auto"/>
            <w:bottom w:val="none" w:sz="0" w:space="0" w:color="auto"/>
            <w:right w:val="none" w:sz="0" w:space="0" w:color="auto"/>
          </w:divBdr>
          <w:divsChild>
            <w:div w:id="416899133">
              <w:marLeft w:val="0"/>
              <w:marRight w:val="0"/>
              <w:marTop w:val="0"/>
              <w:marBottom w:val="0"/>
              <w:divBdr>
                <w:top w:val="none" w:sz="0" w:space="0" w:color="auto"/>
                <w:left w:val="none" w:sz="0" w:space="0" w:color="auto"/>
                <w:bottom w:val="none" w:sz="0" w:space="0" w:color="auto"/>
                <w:right w:val="none" w:sz="0" w:space="0" w:color="auto"/>
              </w:divBdr>
              <w:divsChild>
                <w:div w:id="1551846289">
                  <w:marLeft w:val="0"/>
                  <w:marRight w:val="0"/>
                  <w:marTop w:val="0"/>
                  <w:marBottom w:val="0"/>
                  <w:divBdr>
                    <w:top w:val="none" w:sz="0" w:space="0" w:color="auto"/>
                    <w:left w:val="none" w:sz="0" w:space="0" w:color="auto"/>
                    <w:bottom w:val="none" w:sz="0" w:space="0" w:color="auto"/>
                    <w:right w:val="none" w:sz="0" w:space="0" w:color="auto"/>
                  </w:divBdr>
                  <w:divsChild>
                    <w:div w:id="1544319049">
                      <w:marLeft w:val="0"/>
                      <w:marRight w:val="0"/>
                      <w:marTop w:val="0"/>
                      <w:marBottom w:val="0"/>
                      <w:divBdr>
                        <w:top w:val="none" w:sz="0" w:space="0" w:color="auto"/>
                        <w:left w:val="none" w:sz="0" w:space="0" w:color="auto"/>
                        <w:bottom w:val="none" w:sz="0" w:space="0" w:color="auto"/>
                        <w:right w:val="none" w:sz="0" w:space="0" w:color="auto"/>
                      </w:divBdr>
                      <w:divsChild>
                        <w:div w:id="1284775397">
                          <w:marLeft w:val="0"/>
                          <w:marRight w:val="0"/>
                          <w:marTop w:val="0"/>
                          <w:marBottom w:val="0"/>
                          <w:divBdr>
                            <w:top w:val="none" w:sz="0" w:space="0" w:color="auto"/>
                            <w:left w:val="none" w:sz="0" w:space="0" w:color="auto"/>
                            <w:bottom w:val="none" w:sz="0" w:space="0" w:color="auto"/>
                            <w:right w:val="none" w:sz="0" w:space="0" w:color="auto"/>
                          </w:divBdr>
                          <w:divsChild>
                            <w:div w:id="1344938188">
                              <w:marLeft w:val="0"/>
                              <w:marRight w:val="0"/>
                              <w:marTop w:val="0"/>
                              <w:marBottom w:val="0"/>
                              <w:divBdr>
                                <w:top w:val="none" w:sz="0" w:space="0" w:color="auto"/>
                                <w:left w:val="none" w:sz="0" w:space="0" w:color="auto"/>
                                <w:bottom w:val="none" w:sz="0" w:space="0" w:color="auto"/>
                                <w:right w:val="none" w:sz="0" w:space="0" w:color="auto"/>
                              </w:divBdr>
                              <w:divsChild>
                                <w:div w:id="15749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899214">
          <w:marLeft w:val="0"/>
          <w:marRight w:val="0"/>
          <w:marTop w:val="0"/>
          <w:marBottom w:val="0"/>
          <w:divBdr>
            <w:top w:val="none" w:sz="0" w:space="0" w:color="auto"/>
            <w:left w:val="none" w:sz="0" w:space="0" w:color="auto"/>
            <w:bottom w:val="none" w:sz="0" w:space="0" w:color="auto"/>
            <w:right w:val="none" w:sz="0" w:space="0" w:color="auto"/>
          </w:divBdr>
          <w:divsChild>
            <w:div w:id="739867406">
              <w:marLeft w:val="0"/>
              <w:marRight w:val="0"/>
              <w:marTop w:val="0"/>
              <w:marBottom w:val="0"/>
              <w:divBdr>
                <w:top w:val="none" w:sz="0" w:space="0" w:color="auto"/>
                <w:left w:val="none" w:sz="0" w:space="0" w:color="auto"/>
                <w:bottom w:val="none" w:sz="0" w:space="0" w:color="auto"/>
                <w:right w:val="none" w:sz="0" w:space="0" w:color="auto"/>
              </w:divBdr>
              <w:divsChild>
                <w:div w:id="742408154">
                  <w:marLeft w:val="0"/>
                  <w:marRight w:val="0"/>
                  <w:marTop w:val="0"/>
                  <w:marBottom w:val="0"/>
                  <w:divBdr>
                    <w:top w:val="none" w:sz="0" w:space="0" w:color="auto"/>
                    <w:left w:val="none" w:sz="0" w:space="0" w:color="auto"/>
                    <w:bottom w:val="none" w:sz="0" w:space="0" w:color="auto"/>
                    <w:right w:val="none" w:sz="0" w:space="0" w:color="auto"/>
                  </w:divBdr>
                  <w:divsChild>
                    <w:div w:id="29844411">
                      <w:marLeft w:val="0"/>
                      <w:marRight w:val="0"/>
                      <w:marTop w:val="0"/>
                      <w:marBottom w:val="0"/>
                      <w:divBdr>
                        <w:top w:val="none" w:sz="0" w:space="0" w:color="auto"/>
                        <w:left w:val="none" w:sz="0" w:space="0" w:color="auto"/>
                        <w:bottom w:val="none" w:sz="0" w:space="0" w:color="auto"/>
                        <w:right w:val="none" w:sz="0" w:space="0" w:color="auto"/>
                      </w:divBdr>
                      <w:divsChild>
                        <w:div w:id="1700886233">
                          <w:marLeft w:val="0"/>
                          <w:marRight w:val="0"/>
                          <w:marTop w:val="0"/>
                          <w:marBottom w:val="0"/>
                          <w:divBdr>
                            <w:top w:val="none" w:sz="0" w:space="0" w:color="auto"/>
                            <w:left w:val="none" w:sz="0" w:space="0" w:color="auto"/>
                            <w:bottom w:val="none" w:sz="0" w:space="0" w:color="auto"/>
                            <w:right w:val="none" w:sz="0" w:space="0" w:color="auto"/>
                          </w:divBdr>
                          <w:divsChild>
                            <w:div w:id="1098597500">
                              <w:marLeft w:val="0"/>
                              <w:marRight w:val="0"/>
                              <w:marTop w:val="0"/>
                              <w:marBottom w:val="0"/>
                              <w:divBdr>
                                <w:top w:val="none" w:sz="0" w:space="0" w:color="auto"/>
                                <w:left w:val="none" w:sz="0" w:space="0" w:color="auto"/>
                                <w:bottom w:val="none" w:sz="0" w:space="0" w:color="auto"/>
                                <w:right w:val="none" w:sz="0" w:space="0" w:color="auto"/>
                              </w:divBdr>
                              <w:divsChild>
                                <w:div w:id="9559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618452">
          <w:marLeft w:val="0"/>
          <w:marRight w:val="0"/>
          <w:marTop w:val="0"/>
          <w:marBottom w:val="0"/>
          <w:divBdr>
            <w:top w:val="none" w:sz="0" w:space="0" w:color="auto"/>
            <w:left w:val="none" w:sz="0" w:space="0" w:color="auto"/>
            <w:bottom w:val="none" w:sz="0" w:space="0" w:color="auto"/>
            <w:right w:val="none" w:sz="0" w:space="0" w:color="auto"/>
          </w:divBdr>
          <w:divsChild>
            <w:div w:id="308097396">
              <w:marLeft w:val="0"/>
              <w:marRight w:val="0"/>
              <w:marTop w:val="0"/>
              <w:marBottom w:val="0"/>
              <w:divBdr>
                <w:top w:val="none" w:sz="0" w:space="0" w:color="auto"/>
                <w:left w:val="none" w:sz="0" w:space="0" w:color="auto"/>
                <w:bottom w:val="none" w:sz="0" w:space="0" w:color="auto"/>
                <w:right w:val="none" w:sz="0" w:space="0" w:color="auto"/>
              </w:divBdr>
              <w:divsChild>
                <w:div w:id="1569992571">
                  <w:marLeft w:val="0"/>
                  <w:marRight w:val="0"/>
                  <w:marTop w:val="0"/>
                  <w:marBottom w:val="0"/>
                  <w:divBdr>
                    <w:top w:val="none" w:sz="0" w:space="0" w:color="auto"/>
                    <w:left w:val="none" w:sz="0" w:space="0" w:color="auto"/>
                    <w:bottom w:val="none" w:sz="0" w:space="0" w:color="auto"/>
                    <w:right w:val="none" w:sz="0" w:space="0" w:color="auto"/>
                  </w:divBdr>
                  <w:divsChild>
                    <w:div w:id="1127046623">
                      <w:marLeft w:val="0"/>
                      <w:marRight w:val="0"/>
                      <w:marTop w:val="0"/>
                      <w:marBottom w:val="0"/>
                      <w:divBdr>
                        <w:top w:val="none" w:sz="0" w:space="0" w:color="auto"/>
                        <w:left w:val="none" w:sz="0" w:space="0" w:color="auto"/>
                        <w:bottom w:val="none" w:sz="0" w:space="0" w:color="auto"/>
                        <w:right w:val="none" w:sz="0" w:space="0" w:color="auto"/>
                      </w:divBdr>
                      <w:divsChild>
                        <w:div w:id="1769808336">
                          <w:marLeft w:val="0"/>
                          <w:marRight w:val="0"/>
                          <w:marTop w:val="0"/>
                          <w:marBottom w:val="0"/>
                          <w:divBdr>
                            <w:top w:val="none" w:sz="0" w:space="0" w:color="auto"/>
                            <w:left w:val="none" w:sz="0" w:space="0" w:color="auto"/>
                            <w:bottom w:val="none" w:sz="0" w:space="0" w:color="auto"/>
                            <w:right w:val="none" w:sz="0" w:space="0" w:color="auto"/>
                          </w:divBdr>
                          <w:divsChild>
                            <w:div w:id="870994689">
                              <w:marLeft w:val="0"/>
                              <w:marRight w:val="0"/>
                              <w:marTop w:val="0"/>
                              <w:marBottom w:val="0"/>
                              <w:divBdr>
                                <w:top w:val="none" w:sz="0" w:space="0" w:color="auto"/>
                                <w:left w:val="none" w:sz="0" w:space="0" w:color="auto"/>
                                <w:bottom w:val="none" w:sz="0" w:space="0" w:color="auto"/>
                                <w:right w:val="none" w:sz="0" w:space="0" w:color="auto"/>
                              </w:divBdr>
                              <w:divsChild>
                                <w:div w:id="12582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456340">
          <w:marLeft w:val="0"/>
          <w:marRight w:val="0"/>
          <w:marTop w:val="0"/>
          <w:marBottom w:val="0"/>
          <w:divBdr>
            <w:top w:val="none" w:sz="0" w:space="0" w:color="auto"/>
            <w:left w:val="none" w:sz="0" w:space="0" w:color="auto"/>
            <w:bottom w:val="none" w:sz="0" w:space="0" w:color="auto"/>
            <w:right w:val="none" w:sz="0" w:space="0" w:color="auto"/>
          </w:divBdr>
          <w:divsChild>
            <w:div w:id="1719206682">
              <w:marLeft w:val="0"/>
              <w:marRight w:val="0"/>
              <w:marTop w:val="0"/>
              <w:marBottom w:val="0"/>
              <w:divBdr>
                <w:top w:val="none" w:sz="0" w:space="0" w:color="auto"/>
                <w:left w:val="none" w:sz="0" w:space="0" w:color="auto"/>
                <w:bottom w:val="none" w:sz="0" w:space="0" w:color="auto"/>
                <w:right w:val="none" w:sz="0" w:space="0" w:color="auto"/>
              </w:divBdr>
              <w:divsChild>
                <w:div w:id="1022165238">
                  <w:marLeft w:val="0"/>
                  <w:marRight w:val="0"/>
                  <w:marTop w:val="0"/>
                  <w:marBottom w:val="0"/>
                  <w:divBdr>
                    <w:top w:val="none" w:sz="0" w:space="0" w:color="auto"/>
                    <w:left w:val="none" w:sz="0" w:space="0" w:color="auto"/>
                    <w:bottom w:val="none" w:sz="0" w:space="0" w:color="auto"/>
                    <w:right w:val="none" w:sz="0" w:space="0" w:color="auto"/>
                  </w:divBdr>
                  <w:divsChild>
                    <w:div w:id="521674499">
                      <w:marLeft w:val="0"/>
                      <w:marRight w:val="0"/>
                      <w:marTop w:val="0"/>
                      <w:marBottom w:val="0"/>
                      <w:divBdr>
                        <w:top w:val="none" w:sz="0" w:space="0" w:color="auto"/>
                        <w:left w:val="none" w:sz="0" w:space="0" w:color="auto"/>
                        <w:bottom w:val="none" w:sz="0" w:space="0" w:color="auto"/>
                        <w:right w:val="none" w:sz="0" w:space="0" w:color="auto"/>
                      </w:divBdr>
                      <w:divsChild>
                        <w:div w:id="1309743360">
                          <w:marLeft w:val="0"/>
                          <w:marRight w:val="0"/>
                          <w:marTop w:val="0"/>
                          <w:marBottom w:val="0"/>
                          <w:divBdr>
                            <w:top w:val="none" w:sz="0" w:space="0" w:color="auto"/>
                            <w:left w:val="none" w:sz="0" w:space="0" w:color="auto"/>
                            <w:bottom w:val="none" w:sz="0" w:space="0" w:color="auto"/>
                            <w:right w:val="none" w:sz="0" w:space="0" w:color="auto"/>
                          </w:divBdr>
                          <w:divsChild>
                            <w:div w:id="424230955">
                              <w:marLeft w:val="0"/>
                              <w:marRight w:val="0"/>
                              <w:marTop w:val="0"/>
                              <w:marBottom w:val="0"/>
                              <w:divBdr>
                                <w:top w:val="none" w:sz="0" w:space="0" w:color="auto"/>
                                <w:left w:val="none" w:sz="0" w:space="0" w:color="auto"/>
                                <w:bottom w:val="none" w:sz="0" w:space="0" w:color="auto"/>
                                <w:right w:val="none" w:sz="0" w:space="0" w:color="auto"/>
                              </w:divBdr>
                              <w:divsChild>
                                <w:div w:id="9858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797298">
          <w:marLeft w:val="0"/>
          <w:marRight w:val="0"/>
          <w:marTop w:val="0"/>
          <w:marBottom w:val="0"/>
          <w:divBdr>
            <w:top w:val="none" w:sz="0" w:space="0" w:color="auto"/>
            <w:left w:val="none" w:sz="0" w:space="0" w:color="auto"/>
            <w:bottom w:val="none" w:sz="0" w:space="0" w:color="auto"/>
            <w:right w:val="none" w:sz="0" w:space="0" w:color="auto"/>
          </w:divBdr>
          <w:divsChild>
            <w:div w:id="325789807">
              <w:marLeft w:val="0"/>
              <w:marRight w:val="0"/>
              <w:marTop w:val="0"/>
              <w:marBottom w:val="0"/>
              <w:divBdr>
                <w:top w:val="none" w:sz="0" w:space="0" w:color="auto"/>
                <w:left w:val="none" w:sz="0" w:space="0" w:color="auto"/>
                <w:bottom w:val="none" w:sz="0" w:space="0" w:color="auto"/>
                <w:right w:val="none" w:sz="0" w:space="0" w:color="auto"/>
              </w:divBdr>
              <w:divsChild>
                <w:div w:id="1382365068">
                  <w:marLeft w:val="0"/>
                  <w:marRight w:val="0"/>
                  <w:marTop w:val="0"/>
                  <w:marBottom w:val="0"/>
                  <w:divBdr>
                    <w:top w:val="none" w:sz="0" w:space="0" w:color="auto"/>
                    <w:left w:val="none" w:sz="0" w:space="0" w:color="auto"/>
                    <w:bottom w:val="none" w:sz="0" w:space="0" w:color="auto"/>
                    <w:right w:val="none" w:sz="0" w:space="0" w:color="auto"/>
                  </w:divBdr>
                  <w:divsChild>
                    <w:div w:id="539175237">
                      <w:marLeft w:val="0"/>
                      <w:marRight w:val="0"/>
                      <w:marTop w:val="0"/>
                      <w:marBottom w:val="0"/>
                      <w:divBdr>
                        <w:top w:val="none" w:sz="0" w:space="0" w:color="auto"/>
                        <w:left w:val="none" w:sz="0" w:space="0" w:color="auto"/>
                        <w:bottom w:val="none" w:sz="0" w:space="0" w:color="auto"/>
                        <w:right w:val="none" w:sz="0" w:space="0" w:color="auto"/>
                      </w:divBdr>
                      <w:divsChild>
                        <w:div w:id="1661890222">
                          <w:marLeft w:val="0"/>
                          <w:marRight w:val="0"/>
                          <w:marTop w:val="0"/>
                          <w:marBottom w:val="0"/>
                          <w:divBdr>
                            <w:top w:val="none" w:sz="0" w:space="0" w:color="auto"/>
                            <w:left w:val="none" w:sz="0" w:space="0" w:color="auto"/>
                            <w:bottom w:val="none" w:sz="0" w:space="0" w:color="auto"/>
                            <w:right w:val="none" w:sz="0" w:space="0" w:color="auto"/>
                          </w:divBdr>
                          <w:divsChild>
                            <w:div w:id="932055984">
                              <w:marLeft w:val="0"/>
                              <w:marRight w:val="0"/>
                              <w:marTop w:val="0"/>
                              <w:marBottom w:val="0"/>
                              <w:divBdr>
                                <w:top w:val="none" w:sz="0" w:space="0" w:color="auto"/>
                                <w:left w:val="none" w:sz="0" w:space="0" w:color="auto"/>
                                <w:bottom w:val="none" w:sz="0" w:space="0" w:color="auto"/>
                                <w:right w:val="none" w:sz="0" w:space="0" w:color="auto"/>
                              </w:divBdr>
                              <w:divsChild>
                                <w:div w:id="19090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432501">
          <w:marLeft w:val="0"/>
          <w:marRight w:val="0"/>
          <w:marTop w:val="0"/>
          <w:marBottom w:val="0"/>
          <w:divBdr>
            <w:top w:val="none" w:sz="0" w:space="0" w:color="auto"/>
            <w:left w:val="none" w:sz="0" w:space="0" w:color="auto"/>
            <w:bottom w:val="none" w:sz="0" w:space="0" w:color="auto"/>
            <w:right w:val="none" w:sz="0" w:space="0" w:color="auto"/>
          </w:divBdr>
          <w:divsChild>
            <w:div w:id="962268639">
              <w:marLeft w:val="0"/>
              <w:marRight w:val="0"/>
              <w:marTop w:val="0"/>
              <w:marBottom w:val="0"/>
              <w:divBdr>
                <w:top w:val="none" w:sz="0" w:space="0" w:color="auto"/>
                <w:left w:val="none" w:sz="0" w:space="0" w:color="auto"/>
                <w:bottom w:val="none" w:sz="0" w:space="0" w:color="auto"/>
                <w:right w:val="none" w:sz="0" w:space="0" w:color="auto"/>
              </w:divBdr>
              <w:divsChild>
                <w:div w:id="2057510448">
                  <w:marLeft w:val="0"/>
                  <w:marRight w:val="0"/>
                  <w:marTop w:val="0"/>
                  <w:marBottom w:val="0"/>
                  <w:divBdr>
                    <w:top w:val="none" w:sz="0" w:space="0" w:color="auto"/>
                    <w:left w:val="none" w:sz="0" w:space="0" w:color="auto"/>
                    <w:bottom w:val="none" w:sz="0" w:space="0" w:color="auto"/>
                    <w:right w:val="none" w:sz="0" w:space="0" w:color="auto"/>
                  </w:divBdr>
                  <w:divsChild>
                    <w:div w:id="1790738204">
                      <w:marLeft w:val="0"/>
                      <w:marRight w:val="0"/>
                      <w:marTop w:val="0"/>
                      <w:marBottom w:val="0"/>
                      <w:divBdr>
                        <w:top w:val="none" w:sz="0" w:space="0" w:color="auto"/>
                        <w:left w:val="none" w:sz="0" w:space="0" w:color="auto"/>
                        <w:bottom w:val="none" w:sz="0" w:space="0" w:color="auto"/>
                        <w:right w:val="none" w:sz="0" w:space="0" w:color="auto"/>
                      </w:divBdr>
                      <w:divsChild>
                        <w:div w:id="1150556802">
                          <w:marLeft w:val="0"/>
                          <w:marRight w:val="0"/>
                          <w:marTop w:val="0"/>
                          <w:marBottom w:val="0"/>
                          <w:divBdr>
                            <w:top w:val="none" w:sz="0" w:space="0" w:color="auto"/>
                            <w:left w:val="none" w:sz="0" w:space="0" w:color="auto"/>
                            <w:bottom w:val="none" w:sz="0" w:space="0" w:color="auto"/>
                            <w:right w:val="none" w:sz="0" w:space="0" w:color="auto"/>
                          </w:divBdr>
                          <w:divsChild>
                            <w:div w:id="1187056239">
                              <w:marLeft w:val="0"/>
                              <w:marRight w:val="0"/>
                              <w:marTop w:val="0"/>
                              <w:marBottom w:val="0"/>
                              <w:divBdr>
                                <w:top w:val="none" w:sz="0" w:space="0" w:color="auto"/>
                                <w:left w:val="none" w:sz="0" w:space="0" w:color="auto"/>
                                <w:bottom w:val="none" w:sz="0" w:space="0" w:color="auto"/>
                                <w:right w:val="none" w:sz="0" w:space="0" w:color="auto"/>
                              </w:divBdr>
                              <w:divsChild>
                                <w:div w:id="4182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131078">
          <w:marLeft w:val="0"/>
          <w:marRight w:val="0"/>
          <w:marTop w:val="0"/>
          <w:marBottom w:val="0"/>
          <w:divBdr>
            <w:top w:val="none" w:sz="0" w:space="0" w:color="auto"/>
            <w:left w:val="none" w:sz="0" w:space="0" w:color="auto"/>
            <w:bottom w:val="none" w:sz="0" w:space="0" w:color="auto"/>
            <w:right w:val="none" w:sz="0" w:space="0" w:color="auto"/>
          </w:divBdr>
          <w:divsChild>
            <w:div w:id="976030617">
              <w:marLeft w:val="0"/>
              <w:marRight w:val="0"/>
              <w:marTop w:val="0"/>
              <w:marBottom w:val="0"/>
              <w:divBdr>
                <w:top w:val="none" w:sz="0" w:space="0" w:color="auto"/>
                <w:left w:val="none" w:sz="0" w:space="0" w:color="auto"/>
                <w:bottom w:val="none" w:sz="0" w:space="0" w:color="auto"/>
                <w:right w:val="none" w:sz="0" w:space="0" w:color="auto"/>
              </w:divBdr>
              <w:divsChild>
                <w:div w:id="107237229">
                  <w:marLeft w:val="0"/>
                  <w:marRight w:val="0"/>
                  <w:marTop w:val="0"/>
                  <w:marBottom w:val="0"/>
                  <w:divBdr>
                    <w:top w:val="none" w:sz="0" w:space="0" w:color="auto"/>
                    <w:left w:val="none" w:sz="0" w:space="0" w:color="auto"/>
                    <w:bottom w:val="none" w:sz="0" w:space="0" w:color="auto"/>
                    <w:right w:val="none" w:sz="0" w:space="0" w:color="auto"/>
                  </w:divBdr>
                  <w:divsChild>
                    <w:div w:id="186019744">
                      <w:marLeft w:val="0"/>
                      <w:marRight w:val="0"/>
                      <w:marTop w:val="0"/>
                      <w:marBottom w:val="0"/>
                      <w:divBdr>
                        <w:top w:val="none" w:sz="0" w:space="0" w:color="auto"/>
                        <w:left w:val="none" w:sz="0" w:space="0" w:color="auto"/>
                        <w:bottom w:val="none" w:sz="0" w:space="0" w:color="auto"/>
                        <w:right w:val="none" w:sz="0" w:space="0" w:color="auto"/>
                      </w:divBdr>
                      <w:divsChild>
                        <w:div w:id="433131511">
                          <w:marLeft w:val="0"/>
                          <w:marRight w:val="0"/>
                          <w:marTop w:val="0"/>
                          <w:marBottom w:val="0"/>
                          <w:divBdr>
                            <w:top w:val="none" w:sz="0" w:space="0" w:color="auto"/>
                            <w:left w:val="none" w:sz="0" w:space="0" w:color="auto"/>
                            <w:bottom w:val="none" w:sz="0" w:space="0" w:color="auto"/>
                            <w:right w:val="none" w:sz="0" w:space="0" w:color="auto"/>
                          </w:divBdr>
                          <w:divsChild>
                            <w:div w:id="366759418">
                              <w:marLeft w:val="0"/>
                              <w:marRight w:val="0"/>
                              <w:marTop w:val="0"/>
                              <w:marBottom w:val="0"/>
                              <w:divBdr>
                                <w:top w:val="none" w:sz="0" w:space="0" w:color="auto"/>
                                <w:left w:val="none" w:sz="0" w:space="0" w:color="auto"/>
                                <w:bottom w:val="none" w:sz="0" w:space="0" w:color="auto"/>
                                <w:right w:val="none" w:sz="0" w:space="0" w:color="auto"/>
                              </w:divBdr>
                              <w:divsChild>
                                <w:div w:id="651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1219">
          <w:marLeft w:val="0"/>
          <w:marRight w:val="0"/>
          <w:marTop w:val="0"/>
          <w:marBottom w:val="0"/>
          <w:divBdr>
            <w:top w:val="none" w:sz="0" w:space="0" w:color="auto"/>
            <w:left w:val="none" w:sz="0" w:space="0" w:color="auto"/>
            <w:bottom w:val="none" w:sz="0" w:space="0" w:color="auto"/>
            <w:right w:val="none" w:sz="0" w:space="0" w:color="auto"/>
          </w:divBdr>
          <w:divsChild>
            <w:div w:id="681472568">
              <w:marLeft w:val="0"/>
              <w:marRight w:val="0"/>
              <w:marTop w:val="0"/>
              <w:marBottom w:val="0"/>
              <w:divBdr>
                <w:top w:val="none" w:sz="0" w:space="0" w:color="auto"/>
                <w:left w:val="none" w:sz="0" w:space="0" w:color="auto"/>
                <w:bottom w:val="none" w:sz="0" w:space="0" w:color="auto"/>
                <w:right w:val="none" w:sz="0" w:space="0" w:color="auto"/>
              </w:divBdr>
              <w:divsChild>
                <w:div w:id="474028018">
                  <w:marLeft w:val="0"/>
                  <w:marRight w:val="0"/>
                  <w:marTop w:val="0"/>
                  <w:marBottom w:val="0"/>
                  <w:divBdr>
                    <w:top w:val="none" w:sz="0" w:space="0" w:color="auto"/>
                    <w:left w:val="none" w:sz="0" w:space="0" w:color="auto"/>
                    <w:bottom w:val="none" w:sz="0" w:space="0" w:color="auto"/>
                    <w:right w:val="none" w:sz="0" w:space="0" w:color="auto"/>
                  </w:divBdr>
                  <w:divsChild>
                    <w:div w:id="349264062">
                      <w:marLeft w:val="0"/>
                      <w:marRight w:val="0"/>
                      <w:marTop w:val="0"/>
                      <w:marBottom w:val="0"/>
                      <w:divBdr>
                        <w:top w:val="none" w:sz="0" w:space="0" w:color="auto"/>
                        <w:left w:val="none" w:sz="0" w:space="0" w:color="auto"/>
                        <w:bottom w:val="none" w:sz="0" w:space="0" w:color="auto"/>
                        <w:right w:val="none" w:sz="0" w:space="0" w:color="auto"/>
                      </w:divBdr>
                      <w:divsChild>
                        <w:div w:id="615675479">
                          <w:marLeft w:val="0"/>
                          <w:marRight w:val="0"/>
                          <w:marTop w:val="0"/>
                          <w:marBottom w:val="0"/>
                          <w:divBdr>
                            <w:top w:val="none" w:sz="0" w:space="0" w:color="auto"/>
                            <w:left w:val="none" w:sz="0" w:space="0" w:color="auto"/>
                            <w:bottom w:val="none" w:sz="0" w:space="0" w:color="auto"/>
                            <w:right w:val="none" w:sz="0" w:space="0" w:color="auto"/>
                          </w:divBdr>
                          <w:divsChild>
                            <w:div w:id="66196475">
                              <w:marLeft w:val="0"/>
                              <w:marRight w:val="0"/>
                              <w:marTop w:val="0"/>
                              <w:marBottom w:val="0"/>
                              <w:divBdr>
                                <w:top w:val="none" w:sz="0" w:space="0" w:color="auto"/>
                                <w:left w:val="none" w:sz="0" w:space="0" w:color="auto"/>
                                <w:bottom w:val="none" w:sz="0" w:space="0" w:color="auto"/>
                                <w:right w:val="none" w:sz="0" w:space="0" w:color="auto"/>
                              </w:divBdr>
                              <w:divsChild>
                                <w:div w:id="1905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473981">
          <w:marLeft w:val="0"/>
          <w:marRight w:val="0"/>
          <w:marTop w:val="0"/>
          <w:marBottom w:val="0"/>
          <w:divBdr>
            <w:top w:val="none" w:sz="0" w:space="0" w:color="auto"/>
            <w:left w:val="none" w:sz="0" w:space="0" w:color="auto"/>
            <w:bottom w:val="none" w:sz="0" w:space="0" w:color="auto"/>
            <w:right w:val="none" w:sz="0" w:space="0" w:color="auto"/>
          </w:divBdr>
          <w:divsChild>
            <w:div w:id="52313116">
              <w:marLeft w:val="0"/>
              <w:marRight w:val="0"/>
              <w:marTop w:val="0"/>
              <w:marBottom w:val="0"/>
              <w:divBdr>
                <w:top w:val="none" w:sz="0" w:space="0" w:color="auto"/>
                <w:left w:val="none" w:sz="0" w:space="0" w:color="auto"/>
                <w:bottom w:val="none" w:sz="0" w:space="0" w:color="auto"/>
                <w:right w:val="none" w:sz="0" w:space="0" w:color="auto"/>
              </w:divBdr>
              <w:divsChild>
                <w:div w:id="327946354">
                  <w:marLeft w:val="0"/>
                  <w:marRight w:val="0"/>
                  <w:marTop w:val="0"/>
                  <w:marBottom w:val="0"/>
                  <w:divBdr>
                    <w:top w:val="none" w:sz="0" w:space="0" w:color="auto"/>
                    <w:left w:val="none" w:sz="0" w:space="0" w:color="auto"/>
                    <w:bottom w:val="none" w:sz="0" w:space="0" w:color="auto"/>
                    <w:right w:val="none" w:sz="0" w:space="0" w:color="auto"/>
                  </w:divBdr>
                  <w:divsChild>
                    <w:div w:id="156656150">
                      <w:marLeft w:val="0"/>
                      <w:marRight w:val="0"/>
                      <w:marTop w:val="0"/>
                      <w:marBottom w:val="0"/>
                      <w:divBdr>
                        <w:top w:val="none" w:sz="0" w:space="0" w:color="auto"/>
                        <w:left w:val="none" w:sz="0" w:space="0" w:color="auto"/>
                        <w:bottom w:val="none" w:sz="0" w:space="0" w:color="auto"/>
                        <w:right w:val="none" w:sz="0" w:space="0" w:color="auto"/>
                      </w:divBdr>
                      <w:divsChild>
                        <w:div w:id="1992783250">
                          <w:marLeft w:val="0"/>
                          <w:marRight w:val="0"/>
                          <w:marTop w:val="0"/>
                          <w:marBottom w:val="0"/>
                          <w:divBdr>
                            <w:top w:val="none" w:sz="0" w:space="0" w:color="auto"/>
                            <w:left w:val="none" w:sz="0" w:space="0" w:color="auto"/>
                            <w:bottom w:val="none" w:sz="0" w:space="0" w:color="auto"/>
                            <w:right w:val="none" w:sz="0" w:space="0" w:color="auto"/>
                          </w:divBdr>
                          <w:divsChild>
                            <w:div w:id="474416485">
                              <w:marLeft w:val="0"/>
                              <w:marRight w:val="0"/>
                              <w:marTop w:val="0"/>
                              <w:marBottom w:val="0"/>
                              <w:divBdr>
                                <w:top w:val="none" w:sz="0" w:space="0" w:color="auto"/>
                                <w:left w:val="none" w:sz="0" w:space="0" w:color="auto"/>
                                <w:bottom w:val="none" w:sz="0" w:space="0" w:color="auto"/>
                                <w:right w:val="none" w:sz="0" w:space="0" w:color="auto"/>
                              </w:divBdr>
                              <w:divsChild>
                                <w:div w:id="2405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373298">
          <w:marLeft w:val="0"/>
          <w:marRight w:val="0"/>
          <w:marTop w:val="0"/>
          <w:marBottom w:val="0"/>
          <w:divBdr>
            <w:top w:val="none" w:sz="0" w:space="0" w:color="auto"/>
            <w:left w:val="none" w:sz="0" w:space="0" w:color="auto"/>
            <w:bottom w:val="none" w:sz="0" w:space="0" w:color="auto"/>
            <w:right w:val="none" w:sz="0" w:space="0" w:color="auto"/>
          </w:divBdr>
          <w:divsChild>
            <w:div w:id="2129354643">
              <w:marLeft w:val="0"/>
              <w:marRight w:val="0"/>
              <w:marTop w:val="0"/>
              <w:marBottom w:val="0"/>
              <w:divBdr>
                <w:top w:val="none" w:sz="0" w:space="0" w:color="auto"/>
                <w:left w:val="none" w:sz="0" w:space="0" w:color="auto"/>
                <w:bottom w:val="none" w:sz="0" w:space="0" w:color="auto"/>
                <w:right w:val="none" w:sz="0" w:space="0" w:color="auto"/>
              </w:divBdr>
              <w:divsChild>
                <w:div w:id="271674682">
                  <w:marLeft w:val="0"/>
                  <w:marRight w:val="0"/>
                  <w:marTop w:val="0"/>
                  <w:marBottom w:val="0"/>
                  <w:divBdr>
                    <w:top w:val="none" w:sz="0" w:space="0" w:color="auto"/>
                    <w:left w:val="none" w:sz="0" w:space="0" w:color="auto"/>
                    <w:bottom w:val="none" w:sz="0" w:space="0" w:color="auto"/>
                    <w:right w:val="none" w:sz="0" w:space="0" w:color="auto"/>
                  </w:divBdr>
                  <w:divsChild>
                    <w:div w:id="890507299">
                      <w:marLeft w:val="0"/>
                      <w:marRight w:val="0"/>
                      <w:marTop w:val="0"/>
                      <w:marBottom w:val="0"/>
                      <w:divBdr>
                        <w:top w:val="none" w:sz="0" w:space="0" w:color="auto"/>
                        <w:left w:val="none" w:sz="0" w:space="0" w:color="auto"/>
                        <w:bottom w:val="none" w:sz="0" w:space="0" w:color="auto"/>
                        <w:right w:val="none" w:sz="0" w:space="0" w:color="auto"/>
                      </w:divBdr>
                      <w:divsChild>
                        <w:div w:id="266350006">
                          <w:marLeft w:val="0"/>
                          <w:marRight w:val="0"/>
                          <w:marTop w:val="0"/>
                          <w:marBottom w:val="0"/>
                          <w:divBdr>
                            <w:top w:val="none" w:sz="0" w:space="0" w:color="auto"/>
                            <w:left w:val="none" w:sz="0" w:space="0" w:color="auto"/>
                            <w:bottom w:val="none" w:sz="0" w:space="0" w:color="auto"/>
                            <w:right w:val="none" w:sz="0" w:space="0" w:color="auto"/>
                          </w:divBdr>
                          <w:divsChild>
                            <w:div w:id="1718579849">
                              <w:marLeft w:val="0"/>
                              <w:marRight w:val="0"/>
                              <w:marTop w:val="0"/>
                              <w:marBottom w:val="0"/>
                              <w:divBdr>
                                <w:top w:val="none" w:sz="0" w:space="0" w:color="auto"/>
                                <w:left w:val="none" w:sz="0" w:space="0" w:color="auto"/>
                                <w:bottom w:val="none" w:sz="0" w:space="0" w:color="auto"/>
                                <w:right w:val="none" w:sz="0" w:space="0" w:color="auto"/>
                              </w:divBdr>
                              <w:divsChild>
                                <w:div w:id="3836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231376">
          <w:marLeft w:val="0"/>
          <w:marRight w:val="0"/>
          <w:marTop w:val="0"/>
          <w:marBottom w:val="0"/>
          <w:divBdr>
            <w:top w:val="none" w:sz="0" w:space="0" w:color="auto"/>
            <w:left w:val="none" w:sz="0" w:space="0" w:color="auto"/>
            <w:bottom w:val="none" w:sz="0" w:space="0" w:color="auto"/>
            <w:right w:val="none" w:sz="0" w:space="0" w:color="auto"/>
          </w:divBdr>
          <w:divsChild>
            <w:div w:id="142164005">
              <w:marLeft w:val="0"/>
              <w:marRight w:val="0"/>
              <w:marTop w:val="0"/>
              <w:marBottom w:val="0"/>
              <w:divBdr>
                <w:top w:val="none" w:sz="0" w:space="0" w:color="auto"/>
                <w:left w:val="none" w:sz="0" w:space="0" w:color="auto"/>
                <w:bottom w:val="none" w:sz="0" w:space="0" w:color="auto"/>
                <w:right w:val="none" w:sz="0" w:space="0" w:color="auto"/>
              </w:divBdr>
              <w:divsChild>
                <w:div w:id="57558658">
                  <w:marLeft w:val="0"/>
                  <w:marRight w:val="0"/>
                  <w:marTop w:val="0"/>
                  <w:marBottom w:val="0"/>
                  <w:divBdr>
                    <w:top w:val="none" w:sz="0" w:space="0" w:color="auto"/>
                    <w:left w:val="none" w:sz="0" w:space="0" w:color="auto"/>
                    <w:bottom w:val="none" w:sz="0" w:space="0" w:color="auto"/>
                    <w:right w:val="none" w:sz="0" w:space="0" w:color="auto"/>
                  </w:divBdr>
                  <w:divsChild>
                    <w:div w:id="591545622">
                      <w:marLeft w:val="0"/>
                      <w:marRight w:val="0"/>
                      <w:marTop w:val="0"/>
                      <w:marBottom w:val="0"/>
                      <w:divBdr>
                        <w:top w:val="none" w:sz="0" w:space="0" w:color="auto"/>
                        <w:left w:val="none" w:sz="0" w:space="0" w:color="auto"/>
                        <w:bottom w:val="none" w:sz="0" w:space="0" w:color="auto"/>
                        <w:right w:val="none" w:sz="0" w:space="0" w:color="auto"/>
                      </w:divBdr>
                      <w:divsChild>
                        <w:div w:id="561136799">
                          <w:marLeft w:val="0"/>
                          <w:marRight w:val="0"/>
                          <w:marTop w:val="0"/>
                          <w:marBottom w:val="0"/>
                          <w:divBdr>
                            <w:top w:val="none" w:sz="0" w:space="0" w:color="auto"/>
                            <w:left w:val="none" w:sz="0" w:space="0" w:color="auto"/>
                            <w:bottom w:val="none" w:sz="0" w:space="0" w:color="auto"/>
                            <w:right w:val="none" w:sz="0" w:space="0" w:color="auto"/>
                          </w:divBdr>
                          <w:divsChild>
                            <w:div w:id="1166438252">
                              <w:marLeft w:val="0"/>
                              <w:marRight w:val="0"/>
                              <w:marTop w:val="0"/>
                              <w:marBottom w:val="0"/>
                              <w:divBdr>
                                <w:top w:val="none" w:sz="0" w:space="0" w:color="auto"/>
                                <w:left w:val="none" w:sz="0" w:space="0" w:color="auto"/>
                                <w:bottom w:val="none" w:sz="0" w:space="0" w:color="auto"/>
                                <w:right w:val="none" w:sz="0" w:space="0" w:color="auto"/>
                              </w:divBdr>
                              <w:divsChild>
                                <w:div w:id="19066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161935">
          <w:marLeft w:val="0"/>
          <w:marRight w:val="0"/>
          <w:marTop w:val="0"/>
          <w:marBottom w:val="0"/>
          <w:divBdr>
            <w:top w:val="none" w:sz="0" w:space="0" w:color="auto"/>
            <w:left w:val="none" w:sz="0" w:space="0" w:color="auto"/>
            <w:bottom w:val="none" w:sz="0" w:space="0" w:color="auto"/>
            <w:right w:val="none" w:sz="0" w:space="0" w:color="auto"/>
          </w:divBdr>
          <w:divsChild>
            <w:div w:id="318390244">
              <w:marLeft w:val="0"/>
              <w:marRight w:val="0"/>
              <w:marTop w:val="0"/>
              <w:marBottom w:val="0"/>
              <w:divBdr>
                <w:top w:val="none" w:sz="0" w:space="0" w:color="auto"/>
                <w:left w:val="none" w:sz="0" w:space="0" w:color="auto"/>
                <w:bottom w:val="none" w:sz="0" w:space="0" w:color="auto"/>
                <w:right w:val="none" w:sz="0" w:space="0" w:color="auto"/>
              </w:divBdr>
              <w:divsChild>
                <w:div w:id="1440565087">
                  <w:marLeft w:val="0"/>
                  <w:marRight w:val="0"/>
                  <w:marTop w:val="0"/>
                  <w:marBottom w:val="0"/>
                  <w:divBdr>
                    <w:top w:val="none" w:sz="0" w:space="0" w:color="auto"/>
                    <w:left w:val="none" w:sz="0" w:space="0" w:color="auto"/>
                    <w:bottom w:val="none" w:sz="0" w:space="0" w:color="auto"/>
                    <w:right w:val="none" w:sz="0" w:space="0" w:color="auto"/>
                  </w:divBdr>
                  <w:divsChild>
                    <w:div w:id="78914815">
                      <w:marLeft w:val="0"/>
                      <w:marRight w:val="0"/>
                      <w:marTop w:val="0"/>
                      <w:marBottom w:val="0"/>
                      <w:divBdr>
                        <w:top w:val="none" w:sz="0" w:space="0" w:color="auto"/>
                        <w:left w:val="none" w:sz="0" w:space="0" w:color="auto"/>
                        <w:bottom w:val="none" w:sz="0" w:space="0" w:color="auto"/>
                        <w:right w:val="none" w:sz="0" w:space="0" w:color="auto"/>
                      </w:divBdr>
                      <w:divsChild>
                        <w:div w:id="255596239">
                          <w:marLeft w:val="0"/>
                          <w:marRight w:val="0"/>
                          <w:marTop w:val="0"/>
                          <w:marBottom w:val="0"/>
                          <w:divBdr>
                            <w:top w:val="none" w:sz="0" w:space="0" w:color="auto"/>
                            <w:left w:val="none" w:sz="0" w:space="0" w:color="auto"/>
                            <w:bottom w:val="none" w:sz="0" w:space="0" w:color="auto"/>
                            <w:right w:val="none" w:sz="0" w:space="0" w:color="auto"/>
                          </w:divBdr>
                          <w:divsChild>
                            <w:div w:id="770970289">
                              <w:marLeft w:val="0"/>
                              <w:marRight w:val="0"/>
                              <w:marTop w:val="0"/>
                              <w:marBottom w:val="0"/>
                              <w:divBdr>
                                <w:top w:val="none" w:sz="0" w:space="0" w:color="auto"/>
                                <w:left w:val="none" w:sz="0" w:space="0" w:color="auto"/>
                                <w:bottom w:val="none" w:sz="0" w:space="0" w:color="auto"/>
                                <w:right w:val="none" w:sz="0" w:space="0" w:color="auto"/>
                              </w:divBdr>
                              <w:divsChild>
                                <w:div w:id="4432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781117">
          <w:marLeft w:val="0"/>
          <w:marRight w:val="0"/>
          <w:marTop w:val="0"/>
          <w:marBottom w:val="0"/>
          <w:divBdr>
            <w:top w:val="none" w:sz="0" w:space="0" w:color="auto"/>
            <w:left w:val="none" w:sz="0" w:space="0" w:color="auto"/>
            <w:bottom w:val="none" w:sz="0" w:space="0" w:color="auto"/>
            <w:right w:val="none" w:sz="0" w:space="0" w:color="auto"/>
          </w:divBdr>
          <w:divsChild>
            <w:div w:id="1975867234">
              <w:marLeft w:val="0"/>
              <w:marRight w:val="0"/>
              <w:marTop w:val="0"/>
              <w:marBottom w:val="0"/>
              <w:divBdr>
                <w:top w:val="none" w:sz="0" w:space="0" w:color="auto"/>
                <w:left w:val="none" w:sz="0" w:space="0" w:color="auto"/>
                <w:bottom w:val="none" w:sz="0" w:space="0" w:color="auto"/>
                <w:right w:val="none" w:sz="0" w:space="0" w:color="auto"/>
              </w:divBdr>
              <w:divsChild>
                <w:div w:id="690035323">
                  <w:marLeft w:val="0"/>
                  <w:marRight w:val="0"/>
                  <w:marTop w:val="0"/>
                  <w:marBottom w:val="0"/>
                  <w:divBdr>
                    <w:top w:val="none" w:sz="0" w:space="0" w:color="auto"/>
                    <w:left w:val="none" w:sz="0" w:space="0" w:color="auto"/>
                    <w:bottom w:val="none" w:sz="0" w:space="0" w:color="auto"/>
                    <w:right w:val="none" w:sz="0" w:space="0" w:color="auto"/>
                  </w:divBdr>
                  <w:divsChild>
                    <w:div w:id="377626587">
                      <w:marLeft w:val="0"/>
                      <w:marRight w:val="0"/>
                      <w:marTop w:val="0"/>
                      <w:marBottom w:val="0"/>
                      <w:divBdr>
                        <w:top w:val="none" w:sz="0" w:space="0" w:color="auto"/>
                        <w:left w:val="none" w:sz="0" w:space="0" w:color="auto"/>
                        <w:bottom w:val="none" w:sz="0" w:space="0" w:color="auto"/>
                        <w:right w:val="none" w:sz="0" w:space="0" w:color="auto"/>
                      </w:divBdr>
                      <w:divsChild>
                        <w:div w:id="1054700880">
                          <w:marLeft w:val="0"/>
                          <w:marRight w:val="0"/>
                          <w:marTop w:val="0"/>
                          <w:marBottom w:val="0"/>
                          <w:divBdr>
                            <w:top w:val="none" w:sz="0" w:space="0" w:color="auto"/>
                            <w:left w:val="none" w:sz="0" w:space="0" w:color="auto"/>
                            <w:bottom w:val="none" w:sz="0" w:space="0" w:color="auto"/>
                            <w:right w:val="none" w:sz="0" w:space="0" w:color="auto"/>
                          </w:divBdr>
                          <w:divsChild>
                            <w:div w:id="1009599057">
                              <w:marLeft w:val="0"/>
                              <w:marRight w:val="0"/>
                              <w:marTop w:val="0"/>
                              <w:marBottom w:val="0"/>
                              <w:divBdr>
                                <w:top w:val="none" w:sz="0" w:space="0" w:color="auto"/>
                                <w:left w:val="none" w:sz="0" w:space="0" w:color="auto"/>
                                <w:bottom w:val="none" w:sz="0" w:space="0" w:color="auto"/>
                                <w:right w:val="none" w:sz="0" w:space="0" w:color="auto"/>
                              </w:divBdr>
                              <w:divsChild>
                                <w:div w:id="18798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191875">
          <w:marLeft w:val="0"/>
          <w:marRight w:val="0"/>
          <w:marTop w:val="0"/>
          <w:marBottom w:val="0"/>
          <w:divBdr>
            <w:top w:val="none" w:sz="0" w:space="0" w:color="auto"/>
            <w:left w:val="none" w:sz="0" w:space="0" w:color="auto"/>
            <w:bottom w:val="none" w:sz="0" w:space="0" w:color="auto"/>
            <w:right w:val="none" w:sz="0" w:space="0" w:color="auto"/>
          </w:divBdr>
          <w:divsChild>
            <w:div w:id="8528406">
              <w:marLeft w:val="0"/>
              <w:marRight w:val="0"/>
              <w:marTop w:val="0"/>
              <w:marBottom w:val="0"/>
              <w:divBdr>
                <w:top w:val="none" w:sz="0" w:space="0" w:color="auto"/>
                <w:left w:val="none" w:sz="0" w:space="0" w:color="auto"/>
                <w:bottom w:val="none" w:sz="0" w:space="0" w:color="auto"/>
                <w:right w:val="none" w:sz="0" w:space="0" w:color="auto"/>
              </w:divBdr>
              <w:divsChild>
                <w:div w:id="421099278">
                  <w:marLeft w:val="0"/>
                  <w:marRight w:val="0"/>
                  <w:marTop w:val="0"/>
                  <w:marBottom w:val="0"/>
                  <w:divBdr>
                    <w:top w:val="none" w:sz="0" w:space="0" w:color="auto"/>
                    <w:left w:val="none" w:sz="0" w:space="0" w:color="auto"/>
                    <w:bottom w:val="none" w:sz="0" w:space="0" w:color="auto"/>
                    <w:right w:val="none" w:sz="0" w:space="0" w:color="auto"/>
                  </w:divBdr>
                  <w:divsChild>
                    <w:div w:id="421921142">
                      <w:marLeft w:val="0"/>
                      <w:marRight w:val="0"/>
                      <w:marTop w:val="0"/>
                      <w:marBottom w:val="0"/>
                      <w:divBdr>
                        <w:top w:val="none" w:sz="0" w:space="0" w:color="auto"/>
                        <w:left w:val="none" w:sz="0" w:space="0" w:color="auto"/>
                        <w:bottom w:val="none" w:sz="0" w:space="0" w:color="auto"/>
                        <w:right w:val="none" w:sz="0" w:space="0" w:color="auto"/>
                      </w:divBdr>
                      <w:divsChild>
                        <w:div w:id="806974189">
                          <w:marLeft w:val="0"/>
                          <w:marRight w:val="0"/>
                          <w:marTop w:val="0"/>
                          <w:marBottom w:val="0"/>
                          <w:divBdr>
                            <w:top w:val="none" w:sz="0" w:space="0" w:color="auto"/>
                            <w:left w:val="none" w:sz="0" w:space="0" w:color="auto"/>
                            <w:bottom w:val="none" w:sz="0" w:space="0" w:color="auto"/>
                            <w:right w:val="none" w:sz="0" w:space="0" w:color="auto"/>
                          </w:divBdr>
                          <w:divsChild>
                            <w:div w:id="63769395">
                              <w:marLeft w:val="0"/>
                              <w:marRight w:val="0"/>
                              <w:marTop w:val="0"/>
                              <w:marBottom w:val="0"/>
                              <w:divBdr>
                                <w:top w:val="none" w:sz="0" w:space="0" w:color="auto"/>
                                <w:left w:val="none" w:sz="0" w:space="0" w:color="auto"/>
                                <w:bottom w:val="none" w:sz="0" w:space="0" w:color="auto"/>
                                <w:right w:val="none" w:sz="0" w:space="0" w:color="auto"/>
                              </w:divBdr>
                              <w:divsChild>
                                <w:div w:id="2275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529872">
          <w:marLeft w:val="0"/>
          <w:marRight w:val="0"/>
          <w:marTop w:val="0"/>
          <w:marBottom w:val="0"/>
          <w:divBdr>
            <w:top w:val="none" w:sz="0" w:space="0" w:color="auto"/>
            <w:left w:val="none" w:sz="0" w:space="0" w:color="auto"/>
            <w:bottom w:val="none" w:sz="0" w:space="0" w:color="auto"/>
            <w:right w:val="none" w:sz="0" w:space="0" w:color="auto"/>
          </w:divBdr>
          <w:divsChild>
            <w:div w:id="425032209">
              <w:marLeft w:val="0"/>
              <w:marRight w:val="0"/>
              <w:marTop w:val="0"/>
              <w:marBottom w:val="0"/>
              <w:divBdr>
                <w:top w:val="none" w:sz="0" w:space="0" w:color="auto"/>
                <w:left w:val="none" w:sz="0" w:space="0" w:color="auto"/>
                <w:bottom w:val="none" w:sz="0" w:space="0" w:color="auto"/>
                <w:right w:val="none" w:sz="0" w:space="0" w:color="auto"/>
              </w:divBdr>
              <w:divsChild>
                <w:div w:id="835538403">
                  <w:marLeft w:val="0"/>
                  <w:marRight w:val="0"/>
                  <w:marTop w:val="0"/>
                  <w:marBottom w:val="0"/>
                  <w:divBdr>
                    <w:top w:val="none" w:sz="0" w:space="0" w:color="auto"/>
                    <w:left w:val="none" w:sz="0" w:space="0" w:color="auto"/>
                    <w:bottom w:val="none" w:sz="0" w:space="0" w:color="auto"/>
                    <w:right w:val="none" w:sz="0" w:space="0" w:color="auto"/>
                  </w:divBdr>
                  <w:divsChild>
                    <w:div w:id="247275780">
                      <w:marLeft w:val="0"/>
                      <w:marRight w:val="0"/>
                      <w:marTop w:val="0"/>
                      <w:marBottom w:val="0"/>
                      <w:divBdr>
                        <w:top w:val="none" w:sz="0" w:space="0" w:color="auto"/>
                        <w:left w:val="none" w:sz="0" w:space="0" w:color="auto"/>
                        <w:bottom w:val="none" w:sz="0" w:space="0" w:color="auto"/>
                        <w:right w:val="none" w:sz="0" w:space="0" w:color="auto"/>
                      </w:divBdr>
                      <w:divsChild>
                        <w:div w:id="710688446">
                          <w:marLeft w:val="0"/>
                          <w:marRight w:val="0"/>
                          <w:marTop w:val="0"/>
                          <w:marBottom w:val="0"/>
                          <w:divBdr>
                            <w:top w:val="none" w:sz="0" w:space="0" w:color="auto"/>
                            <w:left w:val="none" w:sz="0" w:space="0" w:color="auto"/>
                            <w:bottom w:val="none" w:sz="0" w:space="0" w:color="auto"/>
                            <w:right w:val="none" w:sz="0" w:space="0" w:color="auto"/>
                          </w:divBdr>
                          <w:divsChild>
                            <w:div w:id="1249146766">
                              <w:marLeft w:val="0"/>
                              <w:marRight w:val="0"/>
                              <w:marTop w:val="0"/>
                              <w:marBottom w:val="0"/>
                              <w:divBdr>
                                <w:top w:val="none" w:sz="0" w:space="0" w:color="auto"/>
                                <w:left w:val="none" w:sz="0" w:space="0" w:color="auto"/>
                                <w:bottom w:val="none" w:sz="0" w:space="0" w:color="auto"/>
                                <w:right w:val="none" w:sz="0" w:space="0" w:color="auto"/>
                              </w:divBdr>
                              <w:divsChild>
                                <w:div w:id="9178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751612">
          <w:marLeft w:val="0"/>
          <w:marRight w:val="0"/>
          <w:marTop w:val="0"/>
          <w:marBottom w:val="0"/>
          <w:divBdr>
            <w:top w:val="none" w:sz="0" w:space="0" w:color="auto"/>
            <w:left w:val="none" w:sz="0" w:space="0" w:color="auto"/>
            <w:bottom w:val="none" w:sz="0" w:space="0" w:color="auto"/>
            <w:right w:val="none" w:sz="0" w:space="0" w:color="auto"/>
          </w:divBdr>
          <w:divsChild>
            <w:div w:id="1685666100">
              <w:marLeft w:val="0"/>
              <w:marRight w:val="0"/>
              <w:marTop w:val="0"/>
              <w:marBottom w:val="0"/>
              <w:divBdr>
                <w:top w:val="none" w:sz="0" w:space="0" w:color="auto"/>
                <w:left w:val="none" w:sz="0" w:space="0" w:color="auto"/>
                <w:bottom w:val="none" w:sz="0" w:space="0" w:color="auto"/>
                <w:right w:val="none" w:sz="0" w:space="0" w:color="auto"/>
              </w:divBdr>
              <w:divsChild>
                <w:div w:id="1504011787">
                  <w:marLeft w:val="0"/>
                  <w:marRight w:val="0"/>
                  <w:marTop w:val="0"/>
                  <w:marBottom w:val="0"/>
                  <w:divBdr>
                    <w:top w:val="none" w:sz="0" w:space="0" w:color="auto"/>
                    <w:left w:val="none" w:sz="0" w:space="0" w:color="auto"/>
                    <w:bottom w:val="none" w:sz="0" w:space="0" w:color="auto"/>
                    <w:right w:val="none" w:sz="0" w:space="0" w:color="auto"/>
                  </w:divBdr>
                  <w:divsChild>
                    <w:div w:id="1704481913">
                      <w:marLeft w:val="0"/>
                      <w:marRight w:val="0"/>
                      <w:marTop w:val="0"/>
                      <w:marBottom w:val="0"/>
                      <w:divBdr>
                        <w:top w:val="none" w:sz="0" w:space="0" w:color="auto"/>
                        <w:left w:val="none" w:sz="0" w:space="0" w:color="auto"/>
                        <w:bottom w:val="none" w:sz="0" w:space="0" w:color="auto"/>
                        <w:right w:val="none" w:sz="0" w:space="0" w:color="auto"/>
                      </w:divBdr>
                      <w:divsChild>
                        <w:div w:id="1755011805">
                          <w:marLeft w:val="0"/>
                          <w:marRight w:val="0"/>
                          <w:marTop w:val="0"/>
                          <w:marBottom w:val="0"/>
                          <w:divBdr>
                            <w:top w:val="none" w:sz="0" w:space="0" w:color="auto"/>
                            <w:left w:val="none" w:sz="0" w:space="0" w:color="auto"/>
                            <w:bottom w:val="none" w:sz="0" w:space="0" w:color="auto"/>
                            <w:right w:val="none" w:sz="0" w:space="0" w:color="auto"/>
                          </w:divBdr>
                          <w:divsChild>
                            <w:div w:id="1618755261">
                              <w:marLeft w:val="0"/>
                              <w:marRight w:val="0"/>
                              <w:marTop w:val="0"/>
                              <w:marBottom w:val="0"/>
                              <w:divBdr>
                                <w:top w:val="none" w:sz="0" w:space="0" w:color="auto"/>
                                <w:left w:val="none" w:sz="0" w:space="0" w:color="auto"/>
                                <w:bottom w:val="none" w:sz="0" w:space="0" w:color="auto"/>
                                <w:right w:val="none" w:sz="0" w:space="0" w:color="auto"/>
                              </w:divBdr>
                              <w:divsChild>
                                <w:div w:id="20851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92176">
          <w:marLeft w:val="0"/>
          <w:marRight w:val="0"/>
          <w:marTop w:val="0"/>
          <w:marBottom w:val="0"/>
          <w:divBdr>
            <w:top w:val="none" w:sz="0" w:space="0" w:color="auto"/>
            <w:left w:val="none" w:sz="0" w:space="0" w:color="auto"/>
            <w:bottom w:val="none" w:sz="0" w:space="0" w:color="auto"/>
            <w:right w:val="none" w:sz="0" w:space="0" w:color="auto"/>
          </w:divBdr>
          <w:divsChild>
            <w:div w:id="2120563109">
              <w:marLeft w:val="0"/>
              <w:marRight w:val="0"/>
              <w:marTop w:val="0"/>
              <w:marBottom w:val="0"/>
              <w:divBdr>
                <w:top w:val="none" w:sz="0" w:space="0" w:color="auto"/>
                <w:left w:val="none" w:sz="0" w:space="0" w:color="auto"/>
                <w:bottom w:val="none" w:sz="0" w:space="0" w:color="auto"/>
                <w:right w:val="none" w:sz="0" w:space="0" w:color="auto"/>
              </w:divBdr>
              <w:divsChild>
                <w:div w:id="1453087550">
                  <w:marLeft w:val="0"/>
                  <w:marRight w:val="0"/>
                  <w:marTop w:val="0"/>
                  <w:marBottom w:val="0"/>
                  <w:divBdr>
                    <w:top w:val="none" w:sz="0" w:space="0" w:color="auto"/>
                    <w:left w:val="none" w:sz="0" w:space="0" w:color="auto"/>
                    <w:bottom w:val="none" w:sz="0" w:space="0" w:color="auto"/>
                    <w:right w:val="none" w:sz="0" w:space="0" w:color="auto"/>
                  </w:divBdr>
                  <w:divsChild>
                    <w:div w:id="1760326856">
                      <w:marLeft w:val="0"/>
                      <w:marRight w:val="0"/>
                      <w:marTop w:val="0"/>
                      <w:marBottom w:val="0"/>
                      <w:divBdr>
                        <w:top w:val="none" w:sz="0" w:space="0" w:color="auto"/>
                        <w:left w:val="none" w:sz="0" w:space="0" w:color="auto"/>
                        <w:bottom w:val="none" w:sz="0" w:space="0" w:color="auto"/>
                        <w:right w:val="none" w:sz="0" w:space="0" w:color="auto"/>
                      </w:divBdr>
                      <w:divsChild>
                        <w:div w:id="641228055">
                          <w:marLeft w:val="0"/>
                          <w:marRight w:val="0"/>
                          <w:marTop w:val="0"/>
                          <w:marBottom w:val="0"/>
                          <w:divBdr>
                            <w:top w:val="none" w:sz="0" w:space="0" w:color="auto"/>
                            <w:left w:val="none" w:sz="0" w:space="0" w:color="auto"/>
                            <w:bottom w:val="none" w:sz="0" w:space="0" w:color="auto"/>
                            <w:right w:val="none" w:sz="0" w:space="0" w:color="auto"/>
                          </w:divBdr>
                          <w:divsChild>
                            <w:div w:id="1886066290">
                              <w:marLeft w:val="0"/>
                              <w:marRight w:val="0"/>
                              <w:marTop w:val="0"/>
                              <w:marBottom w:val="0"/>
                              <w:divBdr>
                                <w:top w:val="none" w:sz="0" w:space="0" w:color="auto"/>
                                <w:left w:val="none" w:sz="0" w:space="0" w:color="auto"/>
                                <w:bottom w:val="none" w:sz="0" w:space="0" w:color="auto"/>
                                <w:right w:val="none" w:sz="0" w:space="0" w:color="auto"/>
                              </w:divBdr>
                              <w:divsChild>
                                <w:div w:id="10584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549717">
          <w:marLeft w:val="0"/>
          <w:marRight w:val="0"/>
          <w:marTop w:val="0"/>
          <w:marBottom w:val="0"/>
          <w:divBdr>
            <w:top w:val="none" w:sz="0" w:space="0" w:color="auto"/>
            <w:left w:val="none" w:sz="0" w:space="0" w:color="auto"/>
            <w:bottom w:val="none" w:sz="0" w:space="0" w:color="auto"/>
            <w:right w:val="none" w:sz="0" w:space="0" w:color="auto"/>
          </w:divBdr>
          <w:divsChild>
            <w:div w:id="131484754">
              <w:marLeft w:val="0"/>
              <w:marRight w:val="0"/>
              <w:marTop w:val="0"/>
              <w:marBottom w:val="0"/>
              <w:divBdr>
                <w:top w:val="none" w:sz="0" w:space="0" w:color="auto"/>
                <w:left w:val="none" w:sz="0" w:space="0" w:color="auto"/>
                <w:bottom w:val="none" w:sz="0" w:space="0" w:color="auto"/>
                <w:right w:val="none" w:sz="0" w:space="0" w:color="auto"/>
              </w:divBdr>
              <w:divsChild>
                <w:div w:id="453525565">
                  <w:marLeft w:val="0"/>
                  <w:marRight w:val="0"/>
                  <w:marTop w:val="0"/>
                  <w:marBottom w:val="0"/>
                  <w:divBdr>
                    <w:top w:val="none" w:sz="0" w:space="0" w:color="auto"/>
                    <w:left w:val="none" w:sz="0" w:space="0" w:color="auto"/>
                    <w:bottom w:val="none" w:sz="0" w:space="0" w:color="auto"/>
                    <w:right w:val="none" w:sz="0" w:space="0" w:color="auto"/>
                  </w:divBdr>
                  <w:divsChild>
                    <w:div w:id="246767950">
                      <w:marLeft w:val="0"/>
                      <w:marRight w:val="0"/>
                      <w:marTop w:val="0"/>
                      <w:marBottom w:val="0"/>
                      <w:divBdr>
                        <w:top w:val="none" w:sz="0" w:space="0" w:color="auto"/>
                        <w:left w:val="none" w:sz="0" w:space="0" w:color="auto"/>
                        <w:bottom w:val="none" w:sz="0" w:space="0" w:color="auto"/>
                        <w:right w:val="none" w:sz="0" w:space="0" w:color="auto"/>
                      </w:divBdr>
                      <w:divsChild>
                        <w:div w:id="632902282">
                          <w:marLeft w:val="0"/>
                          <w:marRight w:val="0"/>
                          <w:marTop w:val="0"/>
                          <w:marBottom w:val="0"/>
                          <w:divBdr>
                            <w:top w:val="none" w:sz="0" w:space="0" w:color="auto"/>
                            <w:left w:val="none" w:sz="0" w:space="0" w:color="auto"/>
                            <w:bottom w:val="none" w:sz="0" w:space="0" w:color="auto"/>
                            <w:right w:val="none" w:sz="0" w:space="0" w:color="auto"/>
                          </w:divBdr>
                          <w:divsChild>
                            <w:div w:id="400251788">
                              <w:marLeft w:val="0"/>
                              <w:marRight w:val="0"/>
                              <w:marTop w:val="0"/>
                              <w:marBottom w:val="0"/>
                              <w:divBdr>
                                <w:top w:val="none" w:sz="0" w:space="0" w:color="auto"/>
                                <w:left w:val="none" w:sz="0" w:space="0" w:color="auto"/>
                                <w:bottom w:val="none" w:sz="0" w:space="0" w:color="auto"/>
                                <w:right w:val="none" w:sz="0" w:space="0" w:color="auto"/>
                              </w:divBdr>
                              <w:divsChild>
                                <w:div w:id="17566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4257">
          <w:marLeft w:val="0"/>
          <w:marRight w:val="0"/>
          <w:marTop w:val="0"/>
          <w:marBottom w:val="0"/>
          <w:divBdr>
            <w:top w:val="none" w:sz="0" w:space="0" w:color="auto"/>
            <w:left w:val="none" w:sz="0" w:space="0" w:color="auto"/>
            <w:bottom w:val="none" w:sz="0" w:space="0" w:color="auto"/>
            <w:right w:val="none" w:sz="0" w:space="0" w:color="auto"/>
          </w:divBdr>
          <w:divsChild>
            <w:div w:id="198130909">
              <w:marLeft w:val="0"/>
              <w:marRight w:val="0"/>
              <w:marTop w:val="0"/>
              <w:marBottom w:val="0"/>
              <w:divBdr>
                <w:top w:val="none" w:sz="0" w:space="0" w:color="auto"/>
                <w:left w:val="none" w:sz="0" w:space="0" w:color="auto"/>
                <w:bottom w:val="none" w:sz="0" w:space="0" w:color="auto"/>
                <w:right w:val="none" w:sz="0" w:space="0" w:color="auto"/>
              </w:divBdr>
              <w:divsChild>
                <w:div w:id="2072340281">
                  <w:marLeft w:val="0"/>
                  <w:marRight w:val="0"/>
                  <w:marTop w:val="0"/>
                  <w:marBottom w:val="0"/>
                  <w:divBdr>
                    <w:top w:val="none" w:sz="0" w:space="0" w:color="auto"/>
                    <w:left w:val="none" w:sz="0" w:space="0" w:color="auto"/>
                    <w:bottom w:val="none" w:sz="0" w:space="0" w:color="auto"/>
                    <w:right w:val="none" w:sz="0" w:space="0" w:color="auto"/>
                  </w:divBdr>
                  <w:divsChild>
                    <w:div w:id="2002348940">
                      <w:marLeft w:val="0"/>
                      <w:marRight w:val="0"/>
                      <w:marTop w:val="0"/>
                      <w:marBottom w:val="0"/>
                      <w:divBdr>
                        <w:top w:val="none" w:sz="0" w:space="0" w:color="auto"/>
                        <w:left w:val="none" w:sz="0" w:space="0" w:color="auto"/>
                        <w:bottom w:val="none" w:sz="0" w:space="0" w:color="auto"/>
                        <w:right w:val="none" w:sz="0" w:space="0" w:color="auto"/>
                      </w:divBdr>
                      <w:divsChild>
                        <w:div w:id="860119997">
                          <w:marLeft w:val="0"/>
                          <w:marRight w:val="0"/>
                          <w:marTop w:val="0"/>
                          <w:marBottom w:val="0"/>
                          <w:divBdr>
                            <w:top w:val="none" w:sz="0" w:space="0" w:color="auto"/>
                            <w:left w:val="none" w:sz="0" w:space="0" w:color="auto"/>
                            <w:bottom w:val="none" w:sz="0" w:space="0" w:color="auto"/>
                            <w:right w:val="none" w:sz="0" w:space="0" w:color="auto"/>
                          </w:divBdr>
                          <w:divsChild>
                            <w:div w:id="352149859">
                              <w:marLeft w:val="0"/>
                              <w:marRight w:val="0"/>
                              <w:marTop w:val="0"/>
                              <w:marBottom w:val="0"/>
                              <w:divBdr>
                                <w:top w:val="none" w:sz="0" w:space="0" w:color="auto"/>
                                <w:left w:val="none" w:sz="0" w:space="0" w:color="auto"/>
                                <w:bottom w:val="none" w:sz="0" w:space="0" w:color="auto"/>
                                <w:right w:val="none" w:sz="0" w:space="0" w:color="auto"/>
                              </w:divBdr>
                              <w:divsChild>
                                <w:div w:id="21224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852194">
          <w:marLeft w:val="0"/>
          <w:marRight w:val="0"/>
          <w:marTop w:val="0"/>
          <w:marBottom w:val="0"/>
          <w:divBdr>
            <w:top w:val="none" w:sz="0" w:space="0" w:color="auto"/>
            <w:left w:val="none" w:sz="0" w:space="0" w:color="auto"/>
            <w:bottom w:val="none" w:sz="0" w:space="0" w:color="auto"/>
            <w:right w:val="none" w:sz="0" w:space="0" w:color="auto"/>
          </w:divBdr>
          <w:divsChild>
            <w:div w:id="791478600">
              <w:marLeft w:val="0"/>
              <w:marRight w:val="0"/>
              <w:marTop w:val="0"/>
              <w:marBottom w:val="0"/>
              <w:divBdr>
                <w:top w:val="none" w:sz="0" w:space="0" w:color="auto"/>
                <w:left w:val="none" w:sz="0" w:space="0" w:color="auto"/>
                <w:bottom w:val="none" w:sz="0" w:space="0" w:color="auto"/>
                <w:right w:val="none" w:sz="0" w:space="0" w:color="auto"/>
              </w:divBdr>
              <w:divsChild>
                <w:div w:id="1751465292">
                  <w:marLeft w:val="0"/>
                  <w:marRight w:val="0"/>
                  <w:marTop w:val="0"/>
                  <w:marBottom w:val="0"/>
                  <w:divBdr>
                    <w:top w:val="none" w:sz="0" w:space="0" w:color="auto"/>
                    <w:left w:val="none" w:sz="0" w:space="0" w:color="auto"/>
                    <w:bottom w:val="none" w:sz="0" w:space="0" w:color="auto"/>
                    <w:right w:val="none" w:sz="0" w:space="0" w:color="auto"/>
                  </w:divBdr>
                  <w:divsChild>
                    <w:div w:id="2058772576">
                      <w:marLeft w:val="0"/>
                      <w:marRight w:val="0"/>
                      <w:marTop w:val="0"/>
                      <w:marBottom w:val="0"/>
                      <w:divBdr>
                        <w:top w:val="none" w:sz="0" w:space="0" w:color="auto"/>
                        <w:left w:val="none" w:sz="0" w:space="0" w:color="auto"/>
                        <w:bottom w:val="none" w:sz="0" w:space="0" w:color="auto"/>
                        <w:right w:val="none" w:sz="0" w:space="0" w:color="auto"/>
                      </w:divBdr>
                      <w:divsChild>
                        <w:div w:id="1707487202">
                          <w:marLeft w:val="0"/>
                          <w:marRight w:val="0"/>
                          <w:marTop w:val="0"/>
                          <w:marBottom w:val="0"/>
                          <w:divBdr>
                            <w:top w:val="none" w:sz="0" w:space="0" w:color="auto"/>
                            <w:left w:val="none" w:sz="0" w:space="0" w:color="auto"/>
                            <w:bottom w:val="none" w:sz="0" w:space="0" w:color="auto"/>
                            <w:right w:val="none" w:sz="0" w:space="0" w:color="auto"/>
                          </w:divBdr>
                          <w:divsChild>
                            <w:div w:id="1028064743">
                              <w:marLeft w:val="0"/>
                              <w:marRight w:val="0"/>
                              <w:marTop w:val="0"/>
                              <w:marBottom w:val="0"/>
                              <w:divBdr>
                                <w:top w:val="none" w:sz="0" w:space="0" w:color="auto"/>
                                <w:left w:val="none" w:sz="0" w:space="0" w:color="auto"/>
                                <w:bottom w:val="none" w:sz="0" w:space="0" w:color="auto"/>
                                <w:right w:val="none" w:sz="0" w:space="0" w:color="auto"/>
                              </w:divBdr>
                              <w:divsChild>
                                <w:div w:id="243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865805">
          <w:marLeft w:val="0"/>
          <w:marRight w:val="0"/>
          <w:marTop w:val="0"/>
          <w:marBottom w:val="0"/>
          <w:divBdr>
            <w:top w:val="none" w:sz="0" w:space="0" w:color="auto"/>
            <w:left w:val="none" w:sz="0" w:space="0" w:color="auto"/>
            <w:bottom w:val="none" w:sz="0" w:space="0" w:color="auto"/>
            <w:right w:val="none" w:sz="0" w:space="0" w:color="auto"/>
          </w:divBdr>
          <w:divsChild>
            <w:div w:id="1671836456">
              <w:marLeft w:val="0"/>
              <w:marRight w:val="0"/>
              <w:marTop w:val="0"/>
              <w:marBottom w:val="0"/>
              <w:divBdr>
                <w:top w:val="none" w:sz="0" w:space="0" w:color="auto"/>
                <w:left w:val="none" w:sz="0" w:space="0" w:color="auto"/>
                <w:bottom w:val="none" w:sz="0" w:space="0" w:color="auto"/>
                <w:right w:val="none" w:sz="0" w:space="0" w:color="auto"/>
              </w:divBdr>
              <w:divsChild>
                <w:div w:id="69890375">
                  <w:marLeft w:val="0"/>
                  <w:marRight w:val="0"/>
                  <w:marTop w:val="0"/>
                  <w:marBottom w:val="0"/>
                  <w:divBdr>
                    <w:top w:val="none" w:sz="0" w:space="0" w:color="auto"/>
                    <w:left w:val="none" w:sz="0" w:space="0" w:color="auto"/>
                    <w:bottom w:val="none" w:sz="0" w:space="0" w:color="auto"/>
                    <w:right w:val="none" w:sz="0" w:space="0" w:color="auto"/>
                  </w:divBdr>
                  <w:divsChild>
                    <w:div w:id="701592761">
                      <w:marLeft w:val="0"/>
                      <w:marRight w:val="0"/>
                      <w:marTop w:val="0"/>
                      <w:marBottom w:val="0"/>
                      <w:divBdr>
                        <w:top w:val="none" w:sz="0" w:space="0" w:color="auto"/>
                        <w:left w:val="none" w:sz="0" w:space="0" w:color="auto"/>
                        <w:bottom w:val="none" w:sz="0" w:space="0" w:color="auto"/>
                        <w:right w:val="none" w:sz="0" w:space="0" w:color="auto"/>
                      </w:divBdr>
                      <w:divsChild>
                        <w:div w:id="1985771920">
                          <w:marLeft w:val="0"/>
                          <w:marRight w:val="0"/>
                          <w:marTop w:val="0"/>
                          <w:marBottom w:val="0"/>
                          <w:divBdr>
                            <w:top w:val="none" w:sz="0" w:space="0" w:color="auto"/>
                            <w:left w:val="none" w:sz="0" w:space="0" w:color="auto"/>
                            <w:bottom w:val="none" w:sz="0" w:space="0" w:color="auto"/>
                            <w:right w:val="none" w:sz="0" w:space="0" w:color="auto"/>
                          </w:divBdr>
                          <w:divsChild>
                            <w:div w:id="1206218806">
                              <w:marLeft w:val="0"/>
                              <w:marRight w:val="0"/>
                              <w:marTop w:val="0"/>
                              <w:marBottom w:val="0"/>
                              <w:divBdr>
                                <w:top w:val="none" w:sz="0" w:space="0" w:color="auto"/>
                                <w:left w:val="none" w:sz="0" w:space="0" w:color="auto"/>
                                <w:bottom w:val="none" w:sz="0" w:space="0" w:color="auto"/>
                                <w:right w:val="none" w:sz="0" w:space="0" w:color="auto"/>
                              </w:divBdr>
                              <w:divsChild>
                                <w:div w:id="20117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0625821">
          <w:marLeft w:val="0"/>
          <w:marRight w:val="0"/>
          <w:marTop w:val="0"/>
          <w:marBottom w:val="0"/>
          <w:divBdr>
            <w:top w:val="none" w:sz="0" w:space="0" w:color="auto"/>
            <w:left w:val="none" w:sz="0" w:space="0" w:color="auto"/>
            <w:bottom w:val="none" w:sz="0" w:space="0" w:color="auto"/>
            <w:right w:val="none" w:sz="0" w:space="0" w:color="auto"/>
          </w:divBdr>
          <w:divsChild>
            <w:div w:id="2090736103">
              <w:marLeft w:val="0"/>
              <w:marRight w:val="0"/>
              <w:marTop w:val="0"/>
              <w:marBottom w:val="0"/>
              <w:divBdr>
                <w:top w:val="none" w:sz="0" w:space="0" w:color="auto"/>
                <w:left w:val="none" w:sz="0" w:space="0" w:color="auto"/>
                <w:bottom w:val="none" w:sz="0" w:space="0" w:color="auto"/>
                <w:right w:val="none" w:sz="0" w:space="0" w:color="auto"/>
              </w:divBdr>
              <w:divsChild>
                <w:div w:id="2072540378">
                  <w:marLeft w:val="0"/>
                  <w:marRight w:val="0"/>
                  <w:marTop w:val="0"/>
                  <w:marBottom w:val="0"/>
                  <w:divBdr>
                    <w:top w:val="none" w:sz="0" w:space="0" w:color="auto"/>
                    <w:left w:val="none" w:sz="0" w:space="0" w:color="auto"/>
                    <w:bottom w:val="none" w:sz="0" w:space="0" w:color="auto"/>
                    <w:right w:val="none" w:sz="0" w:space="0" w:color="auto"/>
                  </w:divBdr>
                  <w:divsChild>
                    <w:div w:id="277492226">
                      <w:marLeft w:val="0"/>
                      <w:marRight w:val="0"/>
                      <w:marTop w:val="0"/>
                      <w:marBottom w:val="0"/>
                      <w:divBdr>
                        <w:top w:val="none" w:sz="0" w:space="0" w:color="auto"/>
                        <w:left w:val="none" w:sz="0" w:space="0" w:color="auto"/>
                        <w:bottom w:val="none" w:sz="0" w:space="0" w:color="auto"/>
                        <w:right w:val="none" w:sz="0" w:space="0" w:color="auto"/>
                      </w:divBdr>
                      <w:divsChild>
                        <w:div w:id="1455325150">
                          <w:marLeft w:val="0"/>
                          <w:marRight w:val="0"/>
                          <w:marTop w:val="0"/>
                          <w:marBottom w:val="0"/>
                          <w:divBdr>
                            <w:top w:val="none" w:sz="0" w:space="0" w:color="auto"/>
                            <w:left w:val="none" w:sz="0" w:space="0" w:color="auto"/>
                            <w:bottom w:val="none" w:sz="0" w:space="0" w:color="auto"/>
                            <w:right w:val="none" w:sz="0" w:space="0" w:color="auto"/>
                          </w:divBdr>
                          <w:divsChild>
                            <w:div w:id="1240553794">
                              <w:marLeft w:val="0"/>
                              <w:marRight w:val="0"/>
                              <w:marTop w:val="0"/>
                              <w:marBottom w:val="0"/>
                              <w:divBdr>
                                <w:top w:val="none" w:sz="0" w:space="0" w:color="auto"/>
                                <w:left w:val="none" w:sz="0" w:space="0" w:color="auto"/>
                                <w:bottom w:val="none" w:sz="0" w:space="0" w:color="auto"/>
                                <w:right w:val="none" w:sz="0" w:space="0" w:color="auto"/>
                              </w:divBdr>
                              <w:divsChild>
                                <w:div w:id="7437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972870">
          <w:marLeft w:val="0"/>
          <w:marRight w:val="0"/>
          <w:marTop w:val="0"/>
          <w:marBottom w:val="0"/>
          <w:divBdr>
            <w:top w:val="none" w:sz="0" w:space="0" w:color="auto"/>
            <w:left w:val="none" w:sz="0" w:space="0" w:color="auto"/>
            <w:bottom w:val="none" w:sz="0" w:space="0" w:color="auto"/>
            <w:right w:val="none" w:sz="0" w:space="0" w:color="auto"/>
          </w:divBdr>
          <w:divsChild>
            <w:div w:id="338317518">
              <w:marLeft w:val="0"/>
              <w:marRight w:val="0"/>
              <w:marTop w:val="0"/>
              <w:marBottom w:val="0"/>
              <w:divBdr>
                <w:top w:val="none" w:sz="0" w:space="0" w:color="auto"/>
                <w:left w:val="none" w:sz="0" w:space="0" w:color="auto"/>
                <w:bottom w:val="none" w:sz="0" w:space="0" w:color="auto"/>
                <w:right w:val="none" w:sz="0" w:space="0" w:color="auto"/>
              </w:divBdr>
              <w:divsChild>
                <w:div w:id="641077099">
                  <w:marLeft w:val="0"/>
                  <w:marRight w:val="0"/>
                  <w:marTop w:val="0"/>
                  <w:marBottom w:val="0"/>
                  <w:divBdr>
                    <w:top w:val="none" w:sz="0" w:space="0" w:color="auto"/>
                    <w:left w:val="none" w:sz="0" w:space="0" w:color="auto"/>
                    <w:bottom w:val="none" w:sz="0" w:space="0" w:color="auto"/>
                    <w:right w:val="none" w:sz="0" w:space="0" w:color="auto"/>
                  </w:divBdr>
                  <w:divsChild>
                    <w:div w:id="1116145789">
                      <w:marLeft w:val="0"/>
                      <w:marRight w:val="0"/>
                      <w:marTop w:val="0"/>
                      <w:marBottom w:val="0"/>
                      <w:divBdr>
                        <w:top w:val="none" w:sz="0" w:space="0" w:color="auto"/>
                        <w:left w:val="none" w:sz="0" w:space="0" w:color="auto"/>
                        <w:bottom w:val="none" w:sz="0" w:space="0" w:color="auto"/>
                        <w:right w:val="none" w:sz="0" w:space="0" w:color="auto"/>
                      </w:divBdr>
                      <w:divsChild>
                        <w:div w:id="1023630281">
                          <w:marLeft w:val="0"/>
                          <w:marRight w:val="0"/>
                          <w:marTop w:val="0"/>
                          <w:marBottom w:val="0"/>
                          <w:divBdr>
                            <w:top w:val="none" w:sz="0" w:space="0" w:color="auto"/>
                            <w:left w:val="none" w:sz="0" w:space="0" w:color="auto"/>
                            <w:bottom w:val="none" w:sz="0" w:space="0" w:color="auto"/>
                            <w:right w:val="none" w:sz="0" w:space="0" w:color="auto"/>
                          </w:divBdr>
                          <w:divsChild>
                            <w:div w:id="199899699">
                              <w:marLeft w:val="0"/>
                              <w:marRight w:val="0"/>
                              <w:marTop w:val="0"/>
                              <w:marBottom w:val="0"/>
                              <w:divBdr>
                                <w:top w:val="none" w:sz="0" w:space="0" w:color="auto"/>
                                <w:left w:val="none" w:sz="0" w:space="0" w:color="auto"/>
                                <w:bottom w:val="none" w:sz="0" w:space="0" w:color="auto"/>
                                <w:right w:val="none" w:sz="0" w:space="0" w:color="auto"/>
                              </w:divBdr>
                              <w:divsChild>
                                <w:div w:id="12693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175791">
          <w:marLeft w:val="0"/>
          <w:marRight w:val="0"/>
          <w:marTop w:val="0"/>
          <w:marBottom w:val="0"/>
          <w:divBdr>
            <w:top w:val="none" w:sz="0" w:space="0" w:color="auto"/>
            <w:left w:val="none" w:sz="0" w:space="0" w:color="auto"/>
            <w:bottom w:val="none" w:sz="0" w:space="0" w:color="auto"/>
            <w:right w:val="none" w:sz="0" w:space="0" w:color="auto"/>
          </w:divBdr>
          <w:divsChild>
            <w:div w:id="1264025170">
              <w:marLeft w:val="0"/>
              <w:marRight w:val="0"/>
              <w:marTop w:val="0"/>
              <w:marBottom w:val="0"/>
              <w:divBdr>
                <w:top w:val="none" w:sz="0" w:space="0" w:color="auto"/>
                <w:left w:val="none" w:sz="0" w:space="0" w:color="auto"/>
                <w:bottom w:val="none" w:sz="0" w:space="0" w:color="auto"/>
                <w:right w:val="none" w:sz="0" w:space="0" w:color="auto"/>
              </w:divBdr>
              <w:divsChild>
                <w:div w:id="773981717">
                  <w:marLeft w:val="0"/>
                  <w:marRight w:val="0"/>
                  <w:marTop w:val="0"/>
                  <w:marBottom w:val="0"/>
                  <w:divBdr>
                    <w:top w:val="none" w:sz="0" w:space="0" w:color="auto"/>
                    <w:left w:val="none" w:sz="0" w:space="0" w:color="auto"/>
                    <w:bottom w:val="none" w:sz="0" w:space="0" w:color="auto"/>
                    <w:right w:val="none" w:sz="0" w:space="0" w:color="auto"/>
                  </w:divBdr>
                  <w:divsChild>
                    <w:div w:id="1420953939">
                      <w:marLeft w:val="0"/>
                      <w:marRight w:val="0"/>
                      <w:marTop w:val="0"/>
                      <w:marBottom w:val="0"/>
                      <w:divBdr>
                        <w:top w:val="none" w:sz="0" w:space="0" w:color="auto"/>
                        <w:left w:val="none" w:sz="0" w:space="0" w:color="auto"/>
                        <w:bottom w:val="none" w:sz="0" w:space="0" w:color="auto"/>
                        <w:right w:val="none" w:sz="0" w:space="0" w:color="auto"/>
                      </w:divBdr>
                      <w:divsChild>
                        <w:div w:id="1943104375">
                          <w:marLeft w:val="0"/>
                          <w:marRight w:val="0"/>
                          <w:marTop w:val="0"/>
                          <w:marBottom w:val="0"/>
                          <w:divBdr>
                            <w:top w:val="none" w:sz="0" w:space="0" w:color="auto"/>
                            <w:left w:val="none" w:sz="0" w:space="0" w:color="auto"/>
                            <w:bottom w:val="none" w:sz="0" w:space="0" w:color="auto"/>
                            <w:right w:val="none" w:sz="0" w:space="0" w:color="auto"/>
                          </w:divBdr>
                          <w:divsChild>
                            <w:div w:id="1483622752">
                              <w:marLeft w:val="0"/>
                              <w:marRight w:val="0"/>
                              <w:marTop w:val="0"/>
                              <w:marBottom w:val="0"/>
                              <w:divBdr>
                                <w:top w:val="none" w:sz="0" w:space="0" w:color="auto"/>
                                <w:left w:val="none" w:sz="0" w:space="0" w:color="auto"/>
                                <w:bottom w:val="none" w:sz="0" w:space="0" w:color="auto"/>
                                <w:right w:val="none" w:sz="0" w:space="0" w:color="auto"/>
                              </w:divBdr>
                              <w:divsChild>
                                <w:div w:id="370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610657">
          <w:marLeft w:val="0"/>
          <w:marRight w:val="0"/>
          <w:marTop w:val="0"/>
          <w:marBottom w:val="0"/>
          <w:divBdr>
            <w:top w:val="none" w:sz="0" w:space="0" w:color="auto"/>
            <w:left w:val="none" w:sz="0" w:space="0" w:color="auto"/>
            <w:bottom w:val="none" w:sz="0" w:space="0" w:color="auto"/>
            <w:right w:val="none" w:sz="0" w:space="0" w:color="auto"/>
          </w:divBdr>
          <w:divsChild>
            <w:div w:id="1241939828">
              <w:marLeft w:val="0"/>
              <w:marRight w:val="0"/>
              <w:marTop w:val="0"/>
              <w:marBottom w:val="0"/>
              <w:divBdr>
                <w:top w:val="none" w:sz="0" w:space="0" w:color="auto"/>
                <w:left w:val="none" w:sz="0" w:space="0" w:color="auto"/>
                <w:bottom w:val="none" w:sz="0" w:space="0" w:color="auto"/>
                <w:right w:val="none" w:sz="0" w:space="0" w:color="auto"/>
              </w:divBdr>
              <w:divsChild>
                <w:div w:id="1276058885">
                  <w:marLeft w:val="0"/>
                  <w:marRight w:val="0"/>
                  <w:marTop w:val="0"/>
                  <w:marBottom w:val="0"/>
                  <w:divBdr>
                    <w:top w:val="none" w:sz="0" w:space="0" w:color="auto"/>
                    <w:left w:val="none" w:sz="0" w:space="0" w:color="auto"/>
                    <w:bottom w:val="none" w:sz="0" w:space="0" w:color="auto"/>
                    <w:right w:val="none" w:sz="0" w:space="0" w:color="auto"/>
                  </w:divBdr>
                  <w:divsChild>
                    <w:div w:id="644433480">
                      <w:marLeft w:val="0"/>
                      <w:marRight w:val="0"/>
                      <w:marTop w:val="0"/>
                      <w:marBottom w:val="0"/>
                      <w:divBdr>
                        <w:top w:val="none" w:sz="0" w:space="0" w:color="auto"/>
                        <w:left w:val="none" w:sz="0" w:space="0" w:color="auto"/>
                        <w:bottom w:val="none" w:sz="0" w:space="0" w:color="auto"/>
                        <w:right w:val="none" w:sz="0" w:space="0" w:color="auto"/>
                      </w:divBdr>
                      <w:divsChild>
                        <w:div w:id="171797262">
                          <w:marLeft w:val="0"/>
                          <w:marRight w:val="0"/>
                          <w:marTop w:val="0"/>
                          <w:marBottom w:val="0"/>
                          <w:divBdr>
                            <w:top w:val="none" w:sz="0" w:space="0" w:color="auto"/>
                            <w:left w:val="none" w:sz="0" w:space="0" w:color="auto"/>
                            <w:bottom w:val="none" w:sz="0" w:space="0" w:color="auto"/>
                            <w:right w:val="none" w:sz="0" w:space="0" w:color="auto"/>
                          </w:divBdr>
                          <w:divsChild>
                            <w:div w:id="1946038519">
                              <w:marLeft w:val="0"/>
                              <w:marRight w:val="0"/>
                              <w:marTop w:val="0"/>
                              <w:marBottom w:val="0"/>
                              <w:divBdr>
                                <w:top w:val="none" w:sz="0" w:space="0" w:color="auto"/>
                                <w:left w:val="none" w:sz="0" w:space="0" w:color="auto"/>
                                <w:bottom w:val="none" w:sz="0" w:space="0" w:color="auto"/>
                                <w:right w:val="none" w:sz="0" w:space="0" w:color="auto"/>
                              </w:divBdr>
                              <w:divsChild>
                                <w:div w:id="2912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074280">
          <w:marLeft w:val="0"/>
          <w:marRight w:val="0"/>
          <w:marTop w:val="0"/>
          <w:marBottom w:val="0"/>
          <w:divBdr>
            <w:top w:val="none" w:sz="0" w:space="0" w:color="auto"/>
            <w:left w:val="none" w:sz="0" w:space="0" w:color="auto"/>
            <w:bottom w:val="none" w:sz="0" w:space="0" w:color="auto"/>
            <w:right w:val="none" w:sz="0" w:space="0" w:color="auto"/>
          </w:divBdr>
          <w:divsChild>
            <w:div w:id="1329753772">
              <w:marLeft w:val="0"/>
              <w:marRight w:val="0"/>
              <w:marTop w:val="0"/>
              <w:marBottom w:val="0"/>
              <w:divBdr>
                <w:top w:val="none" w:sz="0" w:space="0" w:color="auto"/>
                <w:left w:val="none" w:sz="0" w:space="0" w:color="auto"/>
                <w:bottom w:val="none" w:sz="0" w:space="0" w:color="auto"/>
                <w:right w:val="none" w:sz="0" w:space="0" w:color="auto"/>
              </w:divBdr>
              <w:divsChild>
                <w:div w:id="2003267283">
                  <w:marLeft w:val="0"/>
                  <w:marRight w:val="0"/>
                  <w:marTop w:val="0"/>
                  <w:marBottom w:val="0"/>
                  <w:divBdr>
                    <w:top w:val="none" w:sz="0" w:space="0" w:color="auto"/>
                    <w:left w:val="none" w:sz="0" w:space="0" w:color="auto"/>
                    <w:bottom w:val="none" w:sz="0" w:space="0" w:color="auto"/>
                    <w:right w:val="none" w:sz="0" w:space="0" w:color="auto"/>
                  </w:divBdr>
                  <w:divsChild>
                    <w:div w:id="375660012">
                      <w:marLeft w:val="0"/>
                      <w:marRight w:val="0"/>
                      <w:marTop w:val="0"/>
                      <w:marBottom w:val="0"/>
                      <w:divBdr>
                        <w:top w:val="none" w:sz="0" w:space="0" w:color="auto"/>
                        <w:left w:val="none" w:sz="0" w:space="0" w:color="auto"/>
                        <w:bottom w:val="none" w:sz="0" w:space="0" w:color="auto"/>
                        <w:right w:val="none" w:sz="0" w:space="0" w:color="auto"/>
                      </w:divBdr>
                      <w:divsChild>
                        <w:div w:id="1778212010">
                          <w:marLeft w:val="0"/>
                          <w:marRight w:val="0"/>
                          <w:marTop w:val="0"/>
                          <w:marBottom w:val="0"/>
                          <w:divBdr>
                            <w:top w:val="none" w:sz="0" w:space="0" w:color="auto"/>
                            <w:left w:val="none" w:sz="0" w:space="0" w:color="auto"/>
                            <w:bottom w:val="none" w:sz="0" w:space="0" w:color="auto"/>
                            <w:right w:val="none" w:sz="0" w:space="0" w:color="auto"/>
                          </w:divBdr>
                          <w:divsChild>
                            <w:div w:id="1146387604">
                              <w:marLeft w:val="0"/>
                              <w:marRight w:val="0"/>
                              <w:marTop w:val="0"/>
                              <w:marBottom w:val="0"/>
                              <w:divBdr>
                                <w:top w:val="none" w:sz="0" w:space="0" w:color="auto"/>
                                <w:left w:val="none" w:sz="0" w:space="0" w:color="auto"/>
                                <w:bottom w:val="none" w:sz="0" w:space="0" w:color="auto"/>
                                <w:right w:val="none" w:sz="0" w:space="0" w:color="auto"/>
                              </w:divBdr>
                              <w:divsChild>
                                <w:div w:id="5483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002">
          <w:marLeft w:val="0"/>
          <w:marRight w:val="0"/>
          <w:marTop w:val="0"/>
          <w:marBottom w:val="0"/>
          <w:divBdr>
            <w:top w:val="none" w:sz="0" w:space="0" w:color="auto"/>
            <w:left w:val="none" w:sz="0" w:space="0" w:color="auto"/>
            <w:bottom w:val="none" w:sz="0" w:space="0" w:color="auto"/>
            <w:right w:val="none" w:sz="0" w:space="0" w:color="auto"/>
          </w:divBdr>
          <w:divsChild>
            <w:div w:id="1307979462">
              <w:marLeft w:val="0"/>
              <w:marRight w:val="0"/>
              <w:marTop w:val="0"/>
              <w:marBottom w:val="0"/>
              <w:divBdr>
                <w:top w:val="none" w:sz="0" w:space="0" w:color="auto"/>
                <w:left w:val="none" w:sz="0" w:space="0" w:color="auto"/>
                <w:bottom w:val="none" w:sz="0" w:space="0" w:color="auto"/>
                <w:right w:val="none" w:sz="0" w:space="0" w:color="auto"/>
              </w:divBdr>
              <w:divsChild>
                <w:div w:id="1493988996">
                  <w:marLeft w:val="0"/>
                  <w:marRight w:val="0"/>
                  <w:marTop w:val="0"/>
                  <w:marBottom w:val="0"/>
                  <w:divBdr>
                    <w:top w:val="none" w:sz="0" w:space="0" w:color="auto"/>
                    <w:left w:val="none" w:sz="0" w:space="0" w:color="auto"/>
                    <w:bottom w:val="none" w:sz="0" w:space="0" w:color="auto"/>
                    <w:right w:val="none" w:sz="0" w:space="0" w:color="auto"/>
                  </w:divBdr>
                  <w:divsChild>
                    <w:div w:id="372459200">
                      <w:marLeft w:val="0"/>
                      <w:marRight w:val="0"/>
                      <w:marTop w:val="0"/>
                      <w:marBottom w:val="0"/>
                      <w:divBdr>
                        <w:top w:val="none" w:sz="0" w:space="0" w:color="auto"/>
                        <w:left w:val="none" w:sz="0" w:space="0" w:color="auto"/>
                        <w:bottom w:val="none" w:sz="0" w:space="0" w:color="auto"/>
                        <w:right w:val="none" w:sz="0" w:space="0" w:color="auto"/>
                      </w:divBdr>
                      <w:divsChild>
                        <w:div w:id="404228000">
                          <w:marLeft w:val="0"/>
                          <w:marRight w:val="0"/>
                          <w:marTop w:val="0"/>
                          <w:marBottom w:val="0"/>
                          <w:divBdr>
                            <w:top w:val="none" w:sz="0" w:space="0" w:color="auto"/>
                            <w:left w:val="none" w:sz="0" w:space="0" w:color="auto"/>
                            <w:bottom w:val="none" w:sz="0" w:space="0" w:color="auto"/>
                            <w:right w:val="none" w:sz="0" w:space="0" w:color="auto"/>
                          </w:divBdr>
                          <w:divsChild>
                            <w:div w:id="698698351">
                              <w:marLeft w:val="0"/>
                              <w:marRight w:val="0"/>
                              <w:marTop w:val="0"/>
                              <w:marBottom w:val="0"/>
                              <w:divBdr>
                                <w:top w:val="none" w:sz="0" w:space="0" w:color="auto"/>
                                <w:left w:val="none" w:sz="0" w:space="0" w:color="auto"/>
                                <w:bottom w:val="none" w:sz="0" w:space="0" w:color="auto"/>
                                <w:right w:val="none" w:sz="0" w:space="0" w:color="auto"/>
                              </w:divBdr>
                              <w:divsChild>
                                <w:div w:id="90040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051815">
          <w:marLeft w:val="0"/>
          <w:marRight w:val="0"/>
          <w:marTop w:val="0"/>
          <w:marBottom w:val="0"/>
          <w:divBdr>
            <w:top w:val="none" w:sz="0" w:space="0" w:color="auto"/>
            <w:left w:val="none" w:sz="0" w:space="0" w:color="auto"/>
            <w:bottom w:val="none" w:sz="0" w:space="0" w:color="auto"/>
            <w:right w:val="none" w:sz="0" w:space="0" w:color="auto"/>
          </w:divBdr>
          <w:divsChild>
            <w:div w:id="1304308547">
              <w:marLeft w:val="0"/>
              <w:marRight w:val="0"/>
              <w:marTop w:val="0"/>
              <w:marBottom w:val="0"/>
              <w:divBdr>
                <w:top w:val="none" w:sz="0" w:space="0" w:color="auto"/>
                <w:left w:val="none" w:sz="0" w:space="0" w:color="auto"/>
                <w:bottom w:val="none" w:sz="0" w:space="0" w:color="auto"/>
                <w:right w:val="none" w:sz="0" w:space="0" w:color="auto"/>
              </w:divBdr>
              <w:divsChild>
                <w:div w:id="809905821">
                  <w:marLeft w:val="0"/>
                  <w:marRight w:val="0"/>
                  <w:marTop w:val="0"/>
                  <w:marBottom w:val="0"/>
                  <w:divBdr>
                    <w:top w:val="none" w:sz="0" w:space="0" w:color="auto"/>
                    <w:left w:val="none" w:sz="0" w:space="0" w:color="auto"/>
                    <w:bottom w:val="none" w:sz="0" w:space="0" w:color="auto"/>
                    <w:right w:val="none" w:sz="0" w:space="0" w:color="auto"/>
                  </w:divBdr>
                  <w:divsChild>
                    <w:div w:id="436869063">
                      <w:marLeft w:val="0"/>
                      <w:marRight w:val="0"/>
                      <w:marTop w:val="0"/>
                      <w:marBottom w:val="0"/>
                      <w:divBdr>
                        <w:top w:val="none" w:sz="0" w:space="0" w:color="auto"/>
                        <w:left w:val="none" w:sz="0" w:space="0" w:color="auto"/>
                        <w:bottom w:val="none" w:sz="0" w:space="0" w:color="auto"/>
                        <w:right w:val="none" w:sz="0" w:space="0" w:color="auto"/>
                      </w:divBdr>
                      <w:divsChild>
                        <w:div w:id="439420138">
                          <w:marLeft w:val="0"/>
                          <w:marRight w:val="0"/>
                          <w:marTop w:val="0"/>
                          <w:marBottom w:val="0"/>
                          <w:divBdr>
                            <w:top w:val="none" w:sz="0" w:space="0" w:color="auto"/>
                            <w:left w:val="none" w:sz="0" w:space="0" w:color="auto"/>
                            <w:bottom w:val="none" w:sz="0" w:space="0" w:color="auto"/>
                            <w:right w:val="none" w:sz="0" w:space="0" w:color="auto"/>
                          </w:divBdr>
                          <w:divsChild>
                            <w:div w:id="1139686251">
                              <w:marLeft w:val="0"/>
                              <w:marRight w:val="0"/>
                              <w:marTop w:val="0"/>
                              <w:marBottom w:val="0"/>
                              <w:divBdr>
                                <w:top w:val="none" w:sz="0" w:space="0" w:color="auto"/>
                                <w:left w:val="none" w:sz="0" w:space="0" w:color="auto"/>
                                <w:bottom w:val="none" w:sz="0" w:space="0" w:color="auto"/>
                                <w:right w:val="none" w:sz="0" w:space="0" w:color="auto"/>
                              </w:divBdr>
                              <w:divsChild>
                                <w:div w:id="430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15454">
          <w:marLeft w:val="0"/>
          <w:marRight w:val="0"/>
          <w:marTop w:val="0"/>
          <w:marBottom w:val="0"/>
          <w:divBdr>
            <w:top w:val="none" w:sz="0" w:space="0" w:color="auto"/>
            <w:left w:val="none" w:sz="0" w:space="0" w:color="auto"/>
            <w:bottom w:val="none" w:sz="0" w:space="0" w:color="auto"/>
            <w:right w:val="none" w:sz="0" w:space="0" w:color="auto"/>
          </w:divBdr>
          <w:divsChild>
            <w:div w:id="1299072361">
              <w:marLeft w:val="0"/>
              <w:marRight w:val="0"/>
              <w:marTop w:val="0"/>
              <w:marBottom w:val="0"/>
              <w:divBdr>
                <w:top w:val="none" w:sz="0" w:space="0" w:color="auto"/>
                <w:left w:val="none" w:sz="0" w:space="0" w:color="auto"/>
                <w:bottom w:val="none" w:sz="0" w:space="0" w:color="auto"/>
                <w:right w:val="none" w:sz="0" w:space="0" w:color="auto"/>
              </w:divBdr>
              <w:divsChild>
                <w:div w:id="1223833502">
                  <w:marLeft w:val="0"/>
                  <w:marRight w:val="0"/>
                  <w:marTop w:val="0"/>
                  <w:marBottom w:val="0"/>
                  <w:divBdr>
                    <w:top w:val="none" w:sz="0" w:space="0" w:color="auto"/>
                    <w:left w:val="none" w:sz="0" w:space="0" w:color="auto"/>
                    <w:bottom w:val="none" w:sz="0" w:space="0" w:color="auto"/>
                    <w:right w:val="none" w:sz="0" w:space="0" w:color="auto"/>
                  </w:divBdr>
                  <w:divsChild>
                    <w:div w:id="46804697">
                      <w:marLeft w:val="0"/>
                      <w:marRight w:val="0"/>
                      <w:marTop w:val="0"/>
                      <w:marBottom w:val="0"/>
                      <w:divBdr>
                        <w:top w:val="none" w:sz="0" w:space="0" w:color="auto"/>
                        <w:left w:val="none" w:sz="0" w:space="0" w:color="auto"/>
                        <w:bottom w:val="none" w:sz="0" w:space="0" w:color="auto"/>
                        <w:right w:val="none" w:sz="0" w:space="0" w:color="auto"/>
                      </w:divBdr>
                      <w:divsChild>
                        <w:div w:id="1797336034">
                          <w:marLeft w:val="0"/>
                          <w:marRight w:val="0"/>
                          <w:marTop w:val="0"/>
                          <w:marBottom w:val="0"/>
                          <w:divBdr>
                            <w:top w:val="none" w:sz="0" w:space="0" w:color="auto"/>
                            <w:left w:val="none" w:sz="0" w:space="0" w:color="auto"/>
                            <w:bottom w:val="none" w:sz="0" w:space="0" w:color="auto"/>
                            <w:right w:val="none" w:sz="0" w:space="0" w:color="auto"/>
                          </w:divBdr>
                          <w:divsChild>
                            <w:div w:id="1257983374">
                              <w:marLeft w:val="0"/>
                              <w:marRight w:val="0"/>
                              <w:marTop w:val="0"/>
                              <w:marBottom w:val="0"/>
                              <w:divBdr>
                                <w:top w:val="none" w:sz="0" w:space="0" w:color="auto"/>
                                <w:left w:val="none" w:sz="0" w:space="0" w:color="auto"/>
                                <w:bottom w:val="none" w:sz="0" w:space="0" w:color="auto"/>
                                <w:right w:val="none" w:sz="0" w:space="0" w:color="auto"/>
                              </w:divBdr>
                              <w:divsChild>
                                <w:div w:id="10618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321368">
          <w:marLeft w:val="0"/>
          <w:marRight w:val="0"/>
          <w:marTop w:val="0"/>
          <w:marBottom w:val="0"/>
          <w:divBdr>
            <w:top w:val="none" w:sz="0" w:space="0" w:color="auto"/>
            <w:left w:val="none" w:sz="0" w:space="0" w:color="auto"/>
            <w:bottom w:val="none" w:sz="0" w:space="0" w:color="auto"/>
            <w:right w:val="none" w:sz="0" w:space="0" w:color="auto"/>
          </w:divBdr>
          <w:divsChild>
            <w:div w:id="1630548678">
              <w:marLeft w:val="0"/>
              <w:marRight w:val="0"/>
              <w:marTop w:val="0"/>
              <w:marBottom w:val="0"/>
              <w:divBdr>
                <w:top w:val="none" w:sz="0" w:space="0" w:color="auto"/>
                <w:left w:val="none" w:sz="0" w:space="0" w:color="auto"/>
                <w:bottom w:val="none" w:sz="0" w:space="0" w:color="auto"/>
                <w:right w:val="none" w:sz="0" w:space="0" w:color="auto"/>
              </w:divBdr>
              <w:divsChild>
                <w:div w:id="838736413">
                  <w:marLeft w:val="0"/>
                  <w:marRight w:val="0"/>
                  <w:marTop w:val="0"/>
                  <w:marBottom w:val="0"/>
                  <w:divBdr>
                    <w:top w:val="none" w:sz="0" w:space="0" w:color="auto"/>
                    <w:left w:val="none" w:sz="0" w:space="0" w:color="auto"/>
                    <w:bottom w:val="none" w:sz="0" w:space="0" w:color="auto"/>
                    <w:right w:val="none" w:sz="0" w:space="0" w:color="auto"/>
                  </w:divBdr>
                  <w:divsChild>
                    <w:div w:id="1994679051">
                      <w:marLeft w:val="0"/>
                      <w:marRight w:val="0"/>
                      <w:marTop w:val="0"/>
                      <w:marBottom w:val="0"/>
                      <w:divBdr>
                        <w:top w:val="none" w:sz="0" w:space="0" w:color="auto"/>
                        <w:left w:val="none" w:sz="0" w:space="0" w:color="auto"/>
                        <w:bottom w:val="none" w:sz="0" w:space="0" w:color="auto"/>
                        <w:right w:val="none" w:sz="0" w:space="0" w:color="auto"/>
                      </w:divBdr>
                      <w:divsChild>
                        <w:div w:id="693043703">
                          <w:marLeft w:val="0"/>
                          <w:marRight w:val="0"/>
                          <w:marTop w:val="0"/>
                          <w:marBottom w:val="0"/>
                          <w:divBdr>
                            <w:top w:val="none" w:sz="0" w:space="0" w:color="auto"/>
                            <w:left w:val="none" w:sz="0" w:space="0" w:color="auto"/>
                            <w:bottom w:val="none" w:sz="0" w:space="0" w:color="auto"/>
                            <w:right w:val="none" w:sz="0" w:space="0" w:color="auto"/>
                          </w:divBdr>
                          <w:divsChild>
                            <w:div w:id="1984195399">
                              <w:marLeft w:val="0"/>
                              <w:marRight w:val="0"/>
                              <w:marTop w:val="0"/>
                              <w:marBottom w:val="0"/>
                              <w:divBdr>
                                <w:top w:val="none" w:sz="0" w:space="0" w:color="auto"/>
                                <w:left w:val="none" w:sz="0" w:space="0" w:color="auto"/>
                                <w:bottom w:val="none" w:sz="0" w:space="0" w:color="auto"/>
                                <w:right w:val="none" w:sz="0" w:space="0" w:color="auto"/>
                              </w:divBdr>
                              <w:divsChild>
                                <w:div w:id="11744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26811">
          <w:marLeft w:val="0"/>
          <w:marRight w:val="0"/>
          <w:marTop w:val="0"/>
          <w:marBottom w:val="0"/>
          <w:divBdr>
            <w:top w:val="none" w:sz="0" w:space="0" w:color="auto"/>
            <w:left w:val="none" w:sz="0" w:space="0" w:color="auto"/>
            <w:bottom w:val="none" w:sz="0" w:space="0" w:color="auto"/>
            <w:right w:val="none" w:sz="0" w:space="0" w:color="auto"/>
          </w:divBdr>
          <w:divsChild>
            <w:div w:id="1560479825">
              <w:marLeft w:val="0"/>
              <w:marRight w:val="0"/>
              <w:marTop w:val="0"/>
              <w:marBottom w:val="0"/>
              <w:divBdr>
                <w:top w:val="none" w:sz="0" w:space="0" w:color="auto"/>
                <w:left w:val="none" w:sz="0" w:space="0" w:color="auto"/>
                <w:bottom w:val="none" w:sz="0" w:space="0" w:color="auto"/>
                <w:right w:val="none" w:sz="0" w:space="0" w:color="auto"/>
              </w:divBdr>
              <w:divsChild>
                <w:div w:id="1277711538">
                  <w:marLeft w:val="0"/>
                  <w:marRight w:val="0"/>
                  <w:marTop w:val="0"/>
                  <w:marBottom w:val="0"/>
                  <w:divBdr>
                    <w:top w:val="none" w:sz="0" w:space="0" w:color="auto"/>
                    <w:left w:val="none" w:sz="0" w:space="0" w:color="auto"/>
                    <w:bottom w:val="none" w:sz="0" w:space="0" w:color="auto"/>
                    <w:right w:val="none" w:sz="0" w:space="0" w:color="auto"/>
                  </w:divBdr>
                  <w:divsChild>
                    <w:div w:id="695429980">
                      <w:marLeft w:val="0"/>
                      <w:marRight w:val="0"/>
                      <w:marTop w:val="0"/>
                      <w:marBottom w:val="0"/>
                      <w:divBdr>
                        <w:top w:val="none" w:sz="0" w:space="0" w:color="auto"/>
                        <w:left w:val="none" w:sz="0" w:space="0" w:color="auto"/>
                        <w:bottom w:val="none" w:sz="0" w:space="0" w:color="auto"/>
                        <w:right w:val="none" w:sz="0" w:space="0" w:color="auto"/>
                      </w:divBdr>
                      <w:divsChild>
                        <w:div w:id="1049918484">
                          <w:marLeft w:val="0"/>
                          <w:marRight w:val="0"/>
                          <w:marTop w:val="0"/>
                          <w:marBottom w:val="0"/>
                          <w:divBdr>
                            <w:top w:val="none" w:sz="0" w:space="0" w:color="auto"/>
                            <w:left w:val="none" w:sz="0" w:space="0" w:color="auto"/>
                            <w:bottom w:val="none" w:sz="0" w:space="0" w:color="auto"/>
                            <w:right w:val="none" w:sz="0" w:space="0" w:color="auto"/>
                          </w:divBdr>
                          <w:divsChild>
                            <w:div w:id="1418476493">
                              <w:marLeft w:val="0"/>
                              <w:marRight w:val="0"/>
                              <w:marTop w:val="0"/>
                              <w:marBottom w:val="0"/>
                              <w:divBdr>
                                <w:top w:val="none" w:sz="0" w:space="0" w:color="auto"/>
                                <w:left w:val="none" w:sz="0" w:space="0" w:color="auto"/>
                                <w:bottom w:val="none" w:sz="0" w:space="0" w:color="auto"/>
                                <w:right w:val="none" w:sz="0" w:space="0" w:color="auto"/>
                              </w:divBdr>
                              <w:divsChild>
                                <w:div w:id="5303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621878">
          <w:marLeft w:val="0"/>
          <w:marRight w:val="0"/>
          <w:marTop w:val="0"/>
          <w:marBottom w:val="0"/>
          <w:divBdr>
            <w:top w:val="none" w:sz="0" w:space="0" w:color="auto"/>
            <w:left w:val="none" w:sz="0" w:space="0" w:color="auto"/>
            <w:bottom w:val="none" w:sz="0" w:space="0" w:color="auto"/>
            <w:right w:val="none" w:sz="0" w:space="0" w:color="auto"/>
          </w:divBdr>
          <w:divsChild>
            <w:div w:id="1574195315">
              <w:marLeft w:val="0"/>
              <w:marRight w:val="0"/>
              <w:marTop w:val="0"/>
              <w:marBottom w:val="0"/>
              <w:divBdr>
                <w:top w:val="none" w:sz="0" w:space="0" w:color="auto"/>
                <w:left w:val="none" w:sz="0" w:space="0" w:color="auto"/>
                <w:bottom w:val="none" w:sz="0" w:space="0" w:color="auto"/>
                <w:right w:val="none" w:sz="0" w:space="0" w:color="auto"/>
              </w:divBdr>
              <w:divsChild>
                <w:div w:id="289407035">
                  <w:marLeft w:val="0"/>
                  <w:marRight w:val="0"/>
                  <w:marTop w:val="0"/>
                  <w:marBottom w:val="0"/>
                  <w:divBdr>
                    <w:top w:val="none" w:sz="0" w:space="0" w:color="auto"/>
                    <w:left w:val="none" w:sz="0" w:space="0" w:color="auto"/>
                    <w:bottom w:val="none" w:sz="0" w:space="0" w:color="auto"/>
                    <w:right w:val="none" w:sz="0" w:space="0" w:color="auto"/>
                  </w:divBdr>
                  <w:divsChild>
                    <w:div w:id="1625697504">
                      <w:marLeft w:val="0"/>
                      <w:marRight w:val="0"/>
                      <w:marTop w:val="0"/>
                      <w:marBottom w:val="0"/>
                      <w:divBdr>
                        <w:top w:val="none" w:sz="0" w:space="0" w:color="auto"/>
                        <w:left w:val="none" w:sz="0" w:space="0" w:color="auto"/>
                        <w:bottom w:val="none" w:sz="0" w:space="0" w:color="auto"/>
                        <w:right w:val="none" w:sz="0" w:space="0" w:color="auto"/>
                      </w:divBdr>
                      <w:divsChild>
                        <w:div w:id="59639721">
                          <w:marLeft w:val="0"/>
                          <w:marRight w:val="0"/>
                          <w:marTop w:val="0"/>
                          <w:marBottom w:val="0"/>
                          <w:divBdr>
                            <w:top w:val="none" w:sz="0" w:space="0" w:color="auto"/>
                            <w:left w:val="none" w:sz="0" w:space="0" w:color="auto"/>
                            <w:bottom w:val="none" w:sz="0" w:space="0" w:color="auto"/>
                            <w:right w:val="none" w:sz="0" w:space="0" w:color="auto"/>
                          </w:divBdr>
                          <w:divsChild>
                            <w:div w:id="1473907256">
                              <w:marLeft w:val="0"/>
                              <w:marRight w:val="0"/>
                              <w:marTop w:val="0"/>
                              <w:marBottom w:val="0"/>
                              <w:divBdr>
                                <w:top w:val="none" w:sz="0" w:space="0" w:color="auto"/>
                                <w:left w:val="none" w:sz="0" w:space="0" w:color="auto"/>
                                <w:bottom w:val="none" w:sz="0" w:space="0" w:color="auto"/>
                                <w:right w:val="none" w:sz="0" w:space="0" w:color="auto"/>
                              </w:divBdr>
                              <w:divsChild>
                                <w:div w:id="20230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203135">
          <w:marLeft w:val="0"/>
          <w:marRight w:val="0"/>
          <w:marTop w:val="0"/>
          <w:marBottom w:val="0"/>
          <w:divBdr>
            <w:top w:val="none" w:sz="0" w:space="0" w:color="auto"/>
            <w:left w:val="none" w:sz="0" w:space="0" w:color="auto"/>
            <w:bottom w:val="none" w:sz="0" w:space="0" w:color="auto"/>
            <w:right w:val="none" w:sz="0" w:space="0" w:color="auto"/>
          </w:divBdr>
          <w:divsChild>
            <w:div w:id="1970276905">
              <w:marLeft w:val="0"/>
              <w:marRight w:val="0"/>
              <w:marTop w:val="0"/>
              <w:marBottom w:val="0"/>
              <w:divBdr>
                <w:top w:val="none" w:sz="0" w:space="0" w:color="auto"/>
                <w:left w:val="none" w:sz="0" w:space="0" w:color="auto"/>
                <w:bottom w:val="none" w:sz="0" w:space="0" w:color="auto"/>
                <w:right w:val="none" w:sz="0" w:space="0" w:color="auto"/>
              </w:divBdr>
              <w:divsChild>
                <w:div w:id="1899627393">
                  <w:marLeft w:val="0"/>
                  <w:marRight w:val="0"/>
                  <w:marTop w:val="0"/>
                  <w:marBottom w:val="0"/>
                  <w:divBdr>
                    <w:top w:val="none" w:sz="0" w:space="0" w:color="auto"/>
                    <w:left w:val="none" w:sz="0" w:space="0" w:color="auto"/>
                    <w:bottom w:val="none" w:sz="0" w:space="0" w:color="auto"/>
                    <w:right w:val="none" w:sz="0" w:space="0" w:color="auto"/>
                  </w:divBdr>
                  <w:divsChild>
                    <w:div w:id="751657934">
                      <w:marLeft w:val="0"/>
                      <w:marRight w:val="0"/>
                      <w:marTop w:val="0"/>
                      <w:marBottom w:val="0"/>
                      <w:divBdr>
                        <w:top w:val="none" w:sz="0" w:space="0" w:color="auto"/>
                        <w:left w:val="none" w:sz="0" w:space="0" w:color="auto"/>
                        <w:bottom w:val="none" w:sz="0" w:space="0" w:color="auto"/>
                        <w:right w:val="none" w:sz="0" w:space="0" w:color="auto"/>
                      </w:divBdr>
                      <w:divsChild>
                        <w:div w:id="385691636">
                          <w:marLeft w:val="0"/>
                          <w:marRight w:val="0"/>
                          <w:marTop w:val="0"/>
                          <w:marBottom w:val="0"/>
                          <w:divBdr>
                            <w:top w:val="none" w:sz="0" w:space="0" w:color="auto"/>
                            <w:left w:val="none" w:sz="0" w:space="0" w:color="auto"/>
                            <w:bottom w:val="none" w:sz="0" w:space="0" w:color="auto"/>
                            <w:right w:val="none" w:sz="0" w:space="0" w:color="auto"/>
                          </w:divBdr>
                          <w:divsChild>
                            <w:div w:id="2140804535">
                              <w:marLeft w:val="0"/>
                              <w:marRight w:val="0"/>
                              <w:marTop w:val="0"/>
                              <w:marBottom w:val="0"/>
                              <w:divBdr>
                                <w:top w:val="none" w:sz="0" w:space="0" w:color="auto"/>
                                <w:left w:val="none" w:sz="0" w:space="0" w:color="auto"/>
                                <w:bottom w:val="none" w:sz="0" w:space="0" w:color="auto"/>
                                <w:right w:val="none" w:sz="0" w:space="0" w:color="auto"/>
                              </w:divBdr>
                              <w:divsChild>
                                <w:div w:id="11028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803547">
          <w:marLeft w:val="0"/>
          <w:marRight w:val="0"/>
          <w:marTop w:val="0"/>
          <w:marBottom w:val="0"/>
          <w:divBdr>
            <w:top w:val="none" w:sz="0" w:space="0" w:color="auto"/>
            <w:left w:val="none" w:sz="0" w:space="0" w:color="auto"/>
            <w:bottom w:val="none" w:sz="0" w:space="0" w:color="auto"/>
            <w:right w:val="none" w:sz="0" w:space="0" w:color="auto"/>
          </w:divBdr>
          <w:divsChild>
            <w:div w:id="408579021">
              <w:marLeft w:val="0"/>
              <w:marRight w:val="0"/>
              <w:marTop w:val="0"/>
              <w:marBottom w:val="0"/>
              <w:divBdr>
                <w:top w:val="none" w:sz="0" w:space="0" w:color="auto"/>
                <w:left w:val="none" w:sz="0" w:space="0" w:color="auto"/>
                <w:bottom w:val="none" w:sz="0" w:space="0" w:color="auto"/>
                <w:right w:val="none" w:sz="0" w:space="0" w:color="auto"/>
              </w:divBdr>
              <w:divsChild>
                <w:div w:id="1777867295">
                  <w:marLeft w:val="0"/>
                  <w:marRight w:val="0"/>
                  <w:marTop w:val="0"/>
                  <w:marBottom w:val="0"/>
                  <w:divBdr>
                    <w:top w:val="none" w:sz="0" w:space="0" w:color="auto"/>
                    <w:left w:val="none" w:sz="0" w:space="0" w:color="auto"/>
                    <w:bottom w:val="none" w:sz="0" w:space="0" w:color="auto"/>
                    <w:right w:val="none" w:sz="0" w:space="0" w:color="auto"/>
                  </w:divBdr>
                  <w:divsChild>
                    <w:div w:id="1871842968">
                      <w:marLeft w:val="0"/>
                      <w:marRight w:val="0"/>
                      <w:marTop w:val="0"/>
                      <w:marBottom w:val="0"/>
                      <w:divBdr>
                        <w:top w:val="none" w:sz="0" w:space="0" w:color="auto"/>
                        <w:left w:val="none" w:sz="0" w:space="0" w:color="auto"/>
                        <w:bottom w:val="none" w:sz="0" w:space="0" w:color="auto"/>
                        <w:right w:val="none" w:sz="0" w:space="0" w:color="auto"/>
                      </w:divBdr>
                      <w:divsChild>
                        <w:div w:id="1435398782">
                          <w:marLeft w:val="0"/>
                          <w:marRight w:val="0"/>
                          <w:marTop w:val="0"/>
                          <w:marBottom w:val="0"/>
                          <w:divBdr>
                            <w:top w:val="none" w:sz="0" w:space="0" w:color="auto"/>
                            <w:left w:val="none" w:sz="0" w:space="0" w:color="auto"/>
                            <w:bottom w:val="none" w:sz="0" w:space="0" w:color="auto"/>
                            <w:right w:val="none" w:sz="0" w:space="0" w:color="auto"/>
                          </w:divBdr>
                          <w:divsChild>
                            <w:div w:id="1201017396">
                              <w:marLeft w:val="0"/>
                              <w:marRight w:val="0"/>
                              <w:marTop w:val="0"/>
                              <w:marBottom w:val="0"/>
                              <w:divBdr>
                                <w:top w:val="none" w:sz="0" w:space="0" w:color="auto"/>
                                <w:left w:val="none" w:sz="0" w:space="0" w:color="auto"/>
                                <w:bottom w:val="none" w:sz="0" w:space="0" w:color="auto"/>
                                <w:right w:val="none" w:sz="0" w:space="0" w:color="auto"/>
                              </w:divBdr>
                              <w:divsChild>
                                <w:div w:id="7792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80388">
          <w:marLeft w:val="0"/>
          <w:marRight w:val="0"/>
          <w:marTop w:val="0"/>
          <w:marBottom w:val="0"/>
          <w:divBdr>
            <w:top w:val="none" w:sz="0" w:space="0" w:color="auto"/>
            <w:left w:val="none" w:sz="0" w:space="0" w:color="auto"/>
            <w:bottom w:val="none" w:sz="0" w:space="0" w:color="auto"/>
            <w:right w:val="none" w:sz="0" w:space="0" w:color="auto"/>
          </w:divBdr>
          <w:divsChild>
            <w:div w:id="2094011160">
              <w:marLeft w:val="0"/>
              <w:marRight w:val="0"/>
              <w:marTop w:val="0"/>
              <w:marBottom w:val="0"/>
              <w:divBdr>
                <w:top w:val="none" w:sz="0" w:space="0" w:color="auto"/>
                <w:left w:val="none" w:sz="0" w:space="0" w:color="auto"/>
                <w:bottom w:val="none" w:sz="0" w:space="0" w:color="auto"/>
                <w:right w:val="none" w:sz="0" w:space="0" w:color="auto"/>
              </w:divBdr>
              <w:divsChild>
                <w:div w:id="1210914607">
                  <w:marLeft w:val="0"/>
                  <w:marRight w:val="0"/>
                  <w:marTop w:val="0"/>
                  <w:marBottom w:val="0"/>
                  <w:divBdr>
                    <w:top w:val="none" w:sz="0" w:space="0" w:color="auto"/>
                    <w:left w:val="none" w:sz="0" w:space="0" w:color="auto"/>
                    <w:bottom w:val="none" w:sz="0" w:space="0" w:color="auto"/>
                    <w:right w:val="none" w:sz="0" w:space="0" w:color="auto"/>
                  </w:divBdr>
                  <w:divsChild>
                    <w:div w:id="604852718">
                      <w:marLeft w:val="0"/>
                      <w:marRight w:val="0"/>
                      <w:marTop w:val="0"/>
                      <w:marBottom w:val="0"/>
                      <w:divBdr>
                        <w:top w:val="none" w:sz="0" w:space="0" w:color="auto"/>
                        <w:left w:val="none" w:sz="0" w:space="0" w:color="auto"/>
                        <w:bottom w:val="none" w:sz="0" w:space="0" w:color="auto"/>
                        <w:right w:val="none" w:sz="0" w:space="0" w:color="auto"/>
                      </w:divBdr>
                      <w:divsChild>
                        <w:div w:id="1231497240">
                          <w:marLeft w:val="0"/>
                          <w:marRight w:val="0"/>
                          <w:marTop w:val="0"/>
                          <w:marBottom w:val="0"/>
                          <w:divBdr>
                            <w:top w:val="none" w:sz="0" w:space="0" w:color="auto"/>
                            <w:left w:val="none" w:sz="0" w:space="0" w:color="auto"/>
                            <w:bottom w:val="none" w:sz="0" w:space="0" w:color="auto"/>
                            <w:right w:val="none" w:sz="0" w:space="0" w:color="auto"/>
                          </w:divBdr>
                          <w:divsChild>
                            <w:div w:id="1347757030">
                              <w:marLeft w:val="0"/>
                              <w:marRight w:val="0"/>
                              <w:marTop w:val="0"/>
                              <w:marBottom w:val="0"/>
                              <w:divBdr>
                                <w:top w:val="none" w:sz="0" w:space="0" w:color="auto"/>
                                <w:left w:val="none" w:sz="0" w:space="0" w:color="auto"/>
                                <w:bottom w:val="none" w:sz="0" w:space="0" w:color="auto"/>
                                <w:right w:val="none" w:sz="0" w:space="0" w:color="auto"/>
                              </w:divBdr>
                              <w:divsChild>
                                <w:div w:id="12792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724835">
          <w:marLeft w:val="0"/>
          <w:marRight w:val="0"/>
          <w:marTop w:val="0"/>
          <w:marBottom w:val="0"/>
          <w:divBdr>
            <w:top w:val="none" w:sz="0" w:space="0" w:color="auto"/>
            <w:left w:val="none" w:sz="0" w:space="0" w:color="auto"/>
            <w:bottom w:val="none" w:sz="0" w:space="0" w:color="auto"/>
            <w:right w:val="none" w:sz="0" w:space="0" w:color="auto"/>
          </w:divBdr>
          <w:divsChild>
            <w:div w:id="936524326">
              <w:marLeft w:val="0"/>
              <w:marRight w:val="0"/>
              <w:marTop w:val="0"/>
              <w:marBottom w:val="0"/>
              <w:divBdr>
                <w:top w:val="none" w:sz="0" w:space="0" w:color="auto"/>
                <w:left w:val="none" w:sz="0" w:space="0" w:color="auto"/>
                <w:bottom w:val="none" w:sz="0" w:space="0" w:color="auto"/>
                <w:right w:val="none" w:sz="0" w:space="0" w:color="auto"/>
              </w:divBdr>
              <w:divsChild>
                <w:div w:id="1194074476">
                  <w:marLeft w:val="0"/>
                  <w:marRight w:val="0"/>
                  <w:marTop w:val="0"/>
                  <w:marBottom w:val="0"/>
                  <w:divBdr>
                    <w:top w:val="none" w:sz="0" w:space="0" w:color="auto"/>
                    <w:left w:val="none" w:sz="0" w:space="0" w:color="auto"/>
                    <w:bottom w:val="none" w:sz="0" w:space="0" w:color="auto"/>
                    <w:right w:val="none" w:sz="0" w:space="0" w:color="auto"/>
                  </w:divBdr>
                  <w:divsChild>
                    <w:div w:id="2140218002">
                      <w:marLeft w:val="0"/>
                      <w:marRight w:val="0"/>
                      <w:marTop w:val="0"/>
                      <w:marBottom w:val="0"/>
                      <w:divBdr>
                        <w:top w:val="none" w:sz="0" w:space="0" w:color="auto"/>
                        <w:left w:val="none" w:sz="0" w:space="0" w:color="auto"/>
                        <w:bottom w:val="none" w:sz="0" w:space="0" w:color="auto"/>
                        <w:right w:val="none" w:sz="0" w:space="0" w:color="auto"/>
                      </w:divBdr>
                      <w:divsChild>
                        <w:div w:id="1618027219">
                          <w:marLeft w:val="0"/>
                          <w:marRight w:val="0"/>
                          <w:marTop w:val="0"/>
                          <w:marBottom w:val="0"/>
                          <w:divBdr>
                            <w:top w:val="none" w:sz="0" w:space="0" w:color="auto"/>
                            <w:left w:val="none" w:sz="0" w:space="0" w:color="auto"/>
                            <w:bottom w:val="none" w:sz="0" w:space="0" w:color="auto"/>
                            <w:right w:val="none" w:sz="0" w:space="0" w:color="auto"/>
                          </w:divBdr>
                          <w:divsChild>
                            <w:div w:id="885524693">
                              <w:marLeft w:val="0"/>
                              <w:marRight w:val="0"/>
                              <w:marTop w:val="0"/>
                              <w:marBottom w:val="0"/>
                              <w:divBdr>
                                <w:top w:val="none" w:sz="0" w:space="0" w:color="auto"/>
                                <w:left w:val="none" w:sz="0" w:space="0" w:color="auto"/>
                                <w:bottom w:val="none" w:sz="0" w:space="0" w:color="auto"/>
                                <w:right w:val="none" w:sz="0" w:space="0" w:color="auto"/>
                              </w:divBdr>
                              <w:divsChild>
                                <w:div w:id="8846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833979">
          <w:marLeft w:val="0"/>
          <w:marRight w:val="0"/>
          <w:marTop w:val="0"/>
          <w:marBottom w:val="0"/>
          <w:divBdr>
            <w:top w:val="none" w:sz="0" w:space="0" w:color="auto"/>
            <w:left w:val="none" w:sz="0" w:space="0" w:color="auto"/>
            <w:bottom w:val="none" w:sz="0" w:space="0" w:color="auto"/>
            <w:right w:val="none" w:sz="0" w:space="0" w:color="auto"/>
          </w:divBdr>
          <w:divsChild>
            <w:div w:id="978917315">
              <w:marLeft w:val="0"/>
              <w:marRight w:val="0"/>
              <w:marTop w:val="0"/>
              <w:marBottom w:val="0"/>
              <w:divBdr>
                <w:top w:val="none" w:sz="0" w:space="0" w:color="auto"/>
                <w:left w:val="none" w:sz="0" w:space="0" w:color="auto"/>
                <w:bottom w:val="none" w:sz="0" w:space="0" w:color="auto"/>
                <w:right w:val="none" w:sz="0" w:space="0" w:color="auto"/>
              </w:divBdr>
              <w:divsChild>
                <w:div w:id="9456039">
                  <w:marLeft w:val="0"/>
                  <w:marRight w:val="0"/>
                  <w:marTop w:val="0"/>
                  <w:marBottom w:val="0"/>
                  <w:divBdr>
                    <w:top w:val="none" w:sz="0" w:space="0" w:color="auto"/>
                    <w:left w:val="none" w:sz="0" w:space="0" w:color="auto"/>
                    <w:bottom w:val="none" w:sz="0" w:space="0" w:color="auto"/>
                    <w:right w:val="none" w:sz="0" w:space="0" w:color="auto"/>
                  </w:divBdr>
                  <w:divsChild>
                    <w:div w:id="1539853644">
                      <w:marLeft w:val="0"/>
                      <w:marRight w:val="0"/>
                      <w:marTop w:val="0"/>
                      <w:marBottom w:val="0"/>
                      <w:divBdr>
                        <w:top w:val="none" w:sz="0" w:space="0" w:color="auto"/>
                        <w:left w:val="none" w:sz="0" w:space="0" w:color="auto"/>
                        <w:bottom w:val="none" w:sz="0" w:space="0" w:color="auto"/>
                        <w:right w:val="none" w:sz="0" w:space="0" w:color="auto"/>
                      </w:divBdr>
                      <w:divsChild>
                        <w:div w:id="222955099">
                          <w:marLeft w:val="0"/>
                          <w:marRight w:val="0"/>
                          <w:marTop w:val="0"/>
                          <w:marBottom w:val="0"/>
                          <w:divBdr>
                            <w:top w:val="none" w:sz="0" w:space="0" w:color="auto"/>
                            <w:left w:val="none" w:sz="0" w:space="0" w:color="auto"/>
                            <w:bottom w:val="none" w:sz="0" w:space="0" w:color="auto"/>
                            <w:right w:val="none" w:sz="0" w:space="0" w:color="auto"/>
                          </w:divBdr>
                          <w:divsChild>
                            <w:div w:id="865217626">
                              <w:marLeft w:val="0"/>
                              <w:marRight w:val="0"/>
                              <w:marTop w:val="0"/>
                              <w:marBottom w:val="0"/>
                              <w:divBdr>
                                <w:top w:val="none" w:sz="0" w:space="0" w:color="auto"/>
                                <w:left w:val="none" w:sz="0" w:space="0" w:color="auto"/>
                                <w:bottom w:val="none" w:sz="0" w:space="0" w:color="auto"/>
                                <w:right w:val="none" w:sz="0" w:space="0" w:color="auto"/>
                              </w:divBdr>
                              <w:divsChild>
                                <w:div w:id="5104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968021">
          <w:marLeft w:val="0"/>
          <w:marRight w:val="0"/>
          <w:marTop w:val="0"/>
          <w:marBottom w:val="0"/>
          <w:divBdr>
            <w:top w:val="none" w:sz="0" w:space="0" w:color="auto"/>
            <w:left w:val="none" w:sz="0" w:space="0" w:color="auto"/>
            <w:bottom w:val="none" w:sz="0" w:space="0" w:color="auto"/>
            <w:right w:val="none" w:sz="0" w:space="0" w:color="auto"/>
          </w:divBdr>
          <w:divsChild>
            <w:div w:id="1322735990">
              <w:marLeft w:val="0"/>
              <w:marRight w:val="0"/>
              <w:marTop w:val="0"/>
              <w:marBottom w:val="0"/>
              <w:divBdr>
                <w:top w:val="none" w:sz="0" w:space="0" w:color="auto"/>
                <w:left w:val="none" w:sz="0" w:space="0" w:color="auto"/>
                <w:bottom w:val="none" w:sz="0" w:space="0" w:color="auto"/>
                <w:right w:val="none" w:sz="0" w:space="0" w:color="auto"/>
              </w:divBdr>
              <w:divsChild>
                <w:div w:id="1040864277">
                  <w:marLeft w:val="0"/>
                  <w:marRight w:val="0"/>
                  <w:marTop w:val="0"/>
                  <w:marBottom w:val="0"/>
                  <w:divBdr>
                    <w:top w:val="none" w:sz="0" w:space="0" w:color="auto"/>
                    <w:left w:val="none" w:sz="0" w:space="0" w:color="auto"/>
                    <w:bottom w:val="none" w:sz="0" w:space="0" w:color="auto"/>
                    <w:right w:val="none" w:sz="0" w:space="0" w:color="auto"/>
                  </w:divBdr>
                  <w:divsChild>
                    <w:div w:id="560865114">
                      <w:marLeft w:val="0"/>
                      <w:marRight w:val="0"/>
                      <w:marTop w:val="0"/>
                      <w:marBottom w:val="0"/>
                      <w:divBdr>
                        <w:top w:val="none" w:sz="0" w:space="0" w:color="auto"/>
                        <w:left w:val="none" w:sz="0" w:space="0" w:color="auto"/>
                        <w:bottom w:val="none" w:sz="0" w:space="0" w:color="auto"/>
                        <w:right w:val="none" w:sz="0" w:space="0" w:color="auto"/>
                      </w:divBdr>
                      <w:divsChild>
                        <w:div w:id="532576282">
                          <w:marLeft w:val="0"/>
                          <w:marRight w:val="0"/>
                          <w:marTop w:val="0"/>
                          <w:marBottom w:val="0"/>
                          <w:divBdr>
                            <w:top w:val="none" w:sz="0" w:space="0" w:color="auto"/>
                            <w:left w:val="none" w:sz="0" w:space="0" w:color="auto"/>
                            <w:bottom w:val="none" w:sz="0" w:space="0" w:color="auto"/>
                            <w:right w:val="none" w:sz="0" w:space="0" w:color="auto"/>
                          </w:divBdr>
                          <w:divsChild>
                            <w:div w:id="1394229483">
                              <w:marLeft w:val="0"/>
                              <w:marRight w:val="0"/>
                              <w:marTop w:val="0"/>
                              <w:marBottom w:val="0"/>
                              <w:divBdr>
                                <w:top w:val="none" w:sz="0" w:space="0" w:color="auto"/>
                                <w:left w:val="none" w:sz="0" w:space="0" w:color="auto"/>
                                <w:bottom w:val="none" w:sz="0" w:space="0" w:color="auto"/>
                                <w:right w:val="none" w:sz="0" w:space="0" w:color="auto"/>
                              </w:divBdr>
                              <w:divsChild>
                                <w:div w:id="17259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431082">
          <w:marLeft w:val="0"/>
          <w:marRight w:val="0"/>
          <w:marTop w:val="0"/>
          <w:marBottom w:val="0"/>
          <w:divBdr>
            <w:top w:val="none" w:sz="0" w:space="0" w:color="auto"/>
            <w:left w:val="none" w:sz="0" w:space="0" w:color="auto"/>
            <w:bottom w:val="none" w:sz="0" w:space="0" w:color="auto"/>
            <w:right w:val="none" w:sz="0" w:space="0" w:color="auto"/>
          </w:divBdr>
          <w:divsChild>
            <w:div w:id="681585032">
              <w:marLeft w:val="0"/>
              <w:marRight w:val="0"/>
              <w:marTop w:val="0"/>
              <w:marBottom w:val="0"/>
              <w:divBdr>
                <w:top w:val="none" w:sz="0" w:space="0" w:color="auto"/>
                <w:left w:val="none" w:sz="0" w:space="0" w:color="auto"/>
                <w:bottom w:val="none" w:sz="0" w:space="0" w:color="auto"/>
                <w:right w:val="none" w:sz="0" w:space="0" w:color="auto"/>
              </w:divBdr>
              <w:divsChild>
                <w:div w:id="1860044975">
                  <w:marLeft w:val="0"/>
                  <w:marRight w:val="0"/>
                  <w:marTop w:val="0"/>
                  <w:marBottom w:val="0"/>
                  <w:divBdr>
                    <w:top w:val="none" w:sz="0" w:space="0" w:color="auto"/>
                    <w:left w:val="none" w:sz="0" w:space="0" w:color="auto"/>
                    <w:bottom w:val="none" w:sz="0" w:space="0" w:color="auto"/>
                    <w:right w:val="none" w:sz="0" w:space="0" w:color="auto"/>
                  </w:divBdr>
                  <w:divsChild>
                    <w:div w:id="82604903">
                      <w:marLeft w:val="0"/>
                      <w:marRight w:val="0"/>
                      <w:marTop w:val="0"/>
                      <w:marBottom w:val="0"/>
                      <w:divBdr>
                        <w:top w:val="none" w:sz="0" w:space="0" w:color="auto"/>
                        <w:left w:val="none" w:sz="0" w:space="0" w:color="auto"/>
                        <w:bottom w:val="none" w:sz="0" w:space="0" w:color="auto"/>
                        <w:right w:val="none" w:sz="0" w:space="0" w:color="auto"/>
                      </w:divBdr>
                      <w:divsChild>
                        <w:div w:id="1734500676">
                          <w:marLeft w:val="0"/>
                          <w:marRight w:val="0"/>
                          <w:marTop w:val="0"/>
                          <w:marBottom w:val="0"/>
                          <w:divBdr>
                            <w:top w:val="none" w:sz="0" w:space="0" w:color="auto"/>
                            <w:left w:val="none" w:sz="0" w:space="0" w:color="auto"/>
                            <w:bottom w:val="none" w:sz="0" w:space="0" w:color="auto"/>
                            <w:right w:val="none" w:sz="0" w:space="0" w:color="auto"/>
                          </w:divBdr>
                          <w:divsChild>
                            <w:div w:id="1999918219">
                              <w:marLeft w:val="0"/>
                              <w:marRight w:val="0"/>
                              <w:marTop w:val="0"/>
                              <w:marBottom w:val="0"/>
                              <w:divBdr>
                                <w:top w:val="none" w:sz="0" w:space="0" w:color="auto"/>
                                <w:left w:val="none" w:sz="0" w:space="0" w:color="auto"/>
                                <w:bottom w:val="none" w:sz="0" w:space="0" w:color="auto"/>
                                <w:right w:val="none" w:sz="0" w:space="0" w:color="auto"/>
                              </w:divBdr>
                              <w:divsChild>
                                <w:div w:id="489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81108">
          <w:marLeft w:val="0"/>
          <w:marRight w:val="0"/>
          <w:marTop w:val="0"/>
          <w:marBottom w:val="0"/>
          <w:divBdr>
            <w:top w:val="none" w:sz="0" w:space="0" w:color="auto"/>
            <w:left w:val="none" w:sz="0" w:space="0" w:color="auto"/>
            <w:bottom w:val="none" w:sz="0" w:space="0" w:color="auto"/>
            <w:right w:val="none" w:sz="0" w:space="0" w:color="auto"/>
          </w:divBdr>
          <w:divsChild>
            <w:div w:id="563610384">
              <w:marLeft w:val="0"/>
              <w:marRight w:val="0"/>
              <w:marTop w:val="0"/>
              <w:marBottom w:val="0"/>
              <w:divBdr>
                <w:top w:val="none" w:sz="0" w:space="0" w:color="auto"/>
                <w:left w:val="none" w:sz="0" w:space="0" w:color="auto"/>
                <w:bottom w:val="none" w:sz="0" w:space="0" w:color="auto"/>
                <w:right w:val="none" w:sz="0" w:space="0" w:color="auto"/>
              </w:divBdr>
              <w:divsChild>
                <w:div w:id="1049307577">
                  <w:marLeft w:val="0"/>
                  <w:marRight w:val="0"/>
                  <w:marTop w:val="0"/>
                  <w:marBottom w:val="0"/>
                  <w:divBdr>
                    <w:top w:val="none" w:sz="0" w:space="0" w:color="auto"/>
                    <w:left w:val="none" w:sz="0" w:space="0" w:color="auto"/>
                    <w:bottom w:val="none" w:sz="0" w:space="0" w:color="auto"/>
                    <w:right w:val="none" w:sz="0" w:space="0" w:color="auto"/>
                  </w:divBdr>
                  <w:divsChild>
                    <w:div w:id="1791318431">
                      <w:marLeft w:val="0"/>
                      <w:marRight w:val="0"/>
                      <w:marTop w:val="0"/>
                      <w:marBottom w:val="0"/>
                      <w:divBdr>
                        <w:top w:val="none" w:sz="0" w:space="0" w:color="auto"/>
                        <w:left w:val="none" w:sz="0" w:space="0" w:color="auto"/>
                        <w:bottom w:val="none" w:sz="0" w:space="0" w:color="auto"/>
                        <w:right w:val="none" w:sz="0" w:space="0" w:color="auto"/>
                      </w:divBdr>
                      <w:divsChild>
                        <w:div w:id="1351836141">
                          <w:marLeft w:val="0"/>
                          <w:marRight w:val="0"/>
                          <w:marTop w:val="0"/>
                          <w:marBottom w:val="0"/>
                          <w:divBdr>
                            <w:top w:val="none" w:sz="0" w:space="0" w:color="auto"/>
                            <w:left w:val="none" w:sz="0" w:space="0" w:color="auto"/>
                            <w:bottom w:val="none" w:sz="0" w:space="0" w:color="auto"/>
                            <w:right w:val="none" w:sz="0" w:space="0" w:color="auto"/>
                          </w:divBdr>
                          <w:divsChild>
                            <w:div w:id="1228757831">
                              <w:marLeft w:val="0"/>
                              <w:marRight w:val="0"/>
                              <w:marTop w:val="0"/>
                              <w:marBottom w:val="0"/>
                              <w:divBdr>
                                <w:top w:val="none" w:sz="0" w:space="0" w:color="auto"/>
                                <w:left w:val="none" w:sz="0" w:space="0" w:color="auto"/>
                                <w:bottom w:val="none" w:sz="0" w:space="0" w:color="auto"/>
                                <w:right w:val="none" w:sz="0" w:space="0" w:color="auto"/>
                              </w:divBdr>
                              <w:divsChild>
                                <w:div w:id="13663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279990">
          <w:marLeft w:val="0"/>
          <w:marRight w:val="0"/>
          <w:marTop w:val="0"/>
          <w:marBottom w:val="0"/>
          <w:divBdr>
            <w:top w:val="none" w:sz="0" w:space="0" w:color="auto"/>
            <w:left w:val="none" w:sz="0" w:space="0" w:color="auto"/>
            <w:bottom w:val="none" w:sz="0" w:space="0" w:color="auto"/>
            <w:right w:val="none" w:sz="0" w:space="0" w:color="auto"/>
          </w:divBdr>
          <w:divsChild>
            <w:div w:id="722674840">
              <w:marLeft w:val="0"/>
              <w:marRight w:val="0"/>
              <w:marTop w:val="0"/>
              <w:marBottom w:val="0"/>
              <w:divBdr>
                <w:top w:val="none" w:sz="0" w:space="0" w:color="auto"/>
                <w:left w:val="none" w:sz="0" w:space="0" w:color="auto"/>
                <w:bottom w:val="none" w:sz="0" w:space="0" w:color="auto"/>
                <w:right w:val="none" w:sz="0" w:space="0" w:color="auto"/>
              </w:divBdr>
              <w:divsChild>
                <w:div w:id="893466078">
                  <w:marLeft w:val="0"/>
                  <w:marRight w:val="0"/>
                  <w:marTop w:val="0"/>
                  <w:marBottom w:val="0"/>
                  <w:divBdr>
                    <w:top w:val="none" w:sz="0" w:space="0" w:color="auto"/>
                    <w:left w:val="none" w:sz="0" w:space="0" w:color="auto"/>
                    <w:bottom w:val="none" w:sz="0" w:space="0" w:color="auto"/>
                    <w:right w:val="none" w:sz="0" w:space="0" w:color="auto"/>
                  </w:divBdr>
                  <w:divsChild>
                    <w:div w:id="1726642713">
                      <w:marLeft w:val="0"/>
                      <w:marRight w:val="0"/>
                      <w:marTop w:val="0"/>
                      <w:marBottom w:val="0"/>
                      <w:divBdr>
                        <w:top w:val="none" w:sz="0" w:space="0" w:color="auto"/>
                        <w:left w:val="none" w:sz="0" w:space="0" w:color="auto"/>
                        <w:bottom w:val="none" w:sz="0" w:space="0" w:color="auto"/>
                        <w:right w:val="none" w:sz="0" w:space="0" w:color="auto"/>
                      </w:divBdr>
                      <w:divsChild>
                        <w:div w:id="280114496">
                          <w:marLeft w:val="0"/>
                          <w:marRight w:val="0"/>
                          <w:marTop w:val="0"/>
                          <w:marBottom w:val="0"/>
                          <w:divBdr>
                            <w:top w:val="none" w:sz="0" w:space="0" w:color="auto"/>
                            <w:left w:val="none" w:sz="0" w:space="0" w:color="auto"/>
                            <w:bottom w:val="none" w:sz="0" w:space="0" w:color="auto"/>
                            <w:right w:val="none" w:sz="0" w:space="0" w:color="auto"/>
                          </w:divBdr>
                          <w:divsChild>
                            <w:div w:id="563948918">
                              <w:marLeft w:val="0"/>
                              <w:marRight w:val="0"/>
                              <w:marTop w:val="0"/>
                              <w:marBottom w:val="0"/>
                              <w:divBdr>
                                <w:top w:val="none" w:sz="0" w:space="0" w:color="auto"/>
                                <w:left w:val="none" w:sz="0" w:space="0" w:color="auto"/>
                                <w:bottom w:val="none" w:sz="0" w:space="0" w:color="auto"/>
                                <w:right w:val="none" w:sz="0" w:space="0" w:color="auto"/>
                              </w:divBdr>
                              <w:divsChild>
                                <w:div w:id="7602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0434">
          <w:marLeft w:val="0"/>
          <w:marRight w:val="0"/>
          <w:marTop w:val="0"/>
          <w:marBottom w:val="0"/>
          <w:divBdr>
            <w:top w:val="none" w:sz="0" w:space="0" w:color="auto"/>
            <w:left w:val="none" w:sz="0" w:space="0" w:color="auto"/>
            <w:bottom w:val="none" w:sz="0" w:space="0" w:color="auto"/>
            <w:right w:val="none" w:sz="0" w:space="0" w:color="auto"/>
          </w:divBdr>
          <w:divsChild>
            <w:div w:id="877006504">
              <w:marLeft w:val="0"/>
              <w:marRight w:val="0"/>
              <w:marTop w:val="0"/>
              <w:marBottom w:val="0"/>
              <w:divBdr>
                <w:top w:val="none" w:sz="0" w:space="0" w:color="auto"/>
                <w:left w:val="none" w:sz="0" w:space="0" w:color="auto"/>
                <w:bottom w:val="none" w:sz="0" w:space="0" w:color="auto"/>
                <w:right w:val="none" w:sz="0" w:space="0" w:color="auto"/>
              </w:divBdr>
              <w:divsChild>
                <w:div w:id="70153519">
                  <w:marLeft w:val="0"/>
                  <w:marRight w:val="0"/>
                  <w:marTop w:val="0"/>
                  <w:marBottom w:val="0"/>
                  <w:divBdr>
                    <w:top w:val="none" w:sz="0" w:space="0" w:color="auto"/>
                    <w:left w:val="none" w:sz="0" w:space="0" w:color="auto"/>
                    <w:bottom w:val="none" w:sz="0" w:space="0" w:color="auto"/>
                    <w:right w:val="none" w:sz="0" w:space="0" w:color="auto"/>
                  </w:divBdr>
                  <w:divsChild>
                    <w:div w:id="1908539922">
                      <w:marLeft w:val="0"/>
                      <w:marRight w:val="0"/>
                      <w:marTop w:val="0"/>
                      <w:marBottom w:val="0"/>
                      <w:divBdr>
                        <w:top w:val="none" w:sz="0" w:space="0" w:color="auto"/>
                        <w:left w:val="none" w:sz="0" w:space="0" w:color="auto"/>
                        <w:bottom w:val="none" w:sz="0" w:space="0" w:color="auto"/>
                        <w:right w:val="none" w:sz="0" w:space="0" w:color="auto"/>
                      </w:divBdr>
                      <w:divsChild>
                        <w:div w:id="1355955931">
                          <w:marLeft w:val="0"/>
                          <w:marRight w:val="0"/>
                          <w:marTop w:val="0"/>
                          <w:marBottom w:val="0"/>
                          <w:divBdr>
                            <w:top w:val="none" w:sz="0" w:space="0" w:color="auto"/>
                            <w:left w:val="none" w:sz="0" w:space="0" w:color="auto"/>
                            <w:bottom w:val="none" w:sz="0" w:space="0" w:color="auto"/>
                            <w:right w:val="none" w:sz="0" w:space="0" w:color="auto"/>
                          </w:divBdr>
                          <w:divsChild>
                            <w:div w:id="1044792417">
                              <w:marLeft w:val="0"/>
                              <w:marRight w:val="0"/>
                              <w:marTop w:val="0"/>
                              <w:marBottom w:val="0"/>
                              <w:divBdr>
                                <w:top w:val="none" w:sz="0" w:space="0" w:color="auto"/>
                                <w:left w:val="none" w:sz="0" w:space="0" w:color="auto"/>
                                <w:bottom w:val="none" w:sz="0" w:space="0" w:color="auto"/>
                                <w:right w:val="none" w:sz="0" w:space="0" w:color="auto"/>
                              </w:divBdr>
                              <w:divsChild>
                                <w:div w:id="14311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749596">
          <w:marLeft w:val="0"/>
          <w:marRight w:val="0"/>
          <w:marTop w:val="0"/>
          <w:marBottom w:val="0"/>
          <w:divBdr>
            <w:top w:val="none" w:sz="0" w:space="0" w:color="auto"/>
            <w:left w:val="none" w:sz="0" w:space="0" w:color="auto"/>
            <w:bottom w:val="none" w:sz="0" w:space="0" w:color="auto"/>
            <w:right w:val="none" w:sz="0" w:space="0" w:color="auto"/>
          </w:divBdr>
          <w:divsChild>
            <w:div w:id="941953723">
              <w:marLeft w:val="0"/>
              <w:marRight w:val="0"/>
              <w:marTop w:val="0"/>
              <w:marBottom w:val="0"/>
              <w:divBdr>
                <w:top w:val="none" w:sz="0" w:space="0" w:color="auto"/>
                <w:left w:val="none" w:sz="0" w:space="0" w:color="auto"/>
                <w:bottom w:val="none" w:sz="0" w:space="0" w:color="auto"/>
                <w:right w:val="none" w:sz="0" w:space="0" w:color="auto"/>
              </w:divBdr>
              <w:divsChild>
                <w:div w:id="1440837705">
                  <w:marLeft w:val="0"/>
                  <w:marRight w:val="0"/>
                  <w:marTop w:val="0"/>
                  <w:marBottom w:val="0"/>
                  <w:divBdr>
                    <w:top w:val="none" w:sz="0" w:space="0" w:color="auto"/>
                    <w:left w:val="none" w:sz="0" w:space="0" w:color="auto"/>
                    <w:bottom w:val="none" w:sz="0" w:space="0" w:color="auto"/>
                    <w:right w:val="none" w:sz="0" w:space="0" w:color="auto"/>
                  </w:divBdr>
                  <w:divsChild>
                    <w:div w:id="569846739">
                      <w:marLeft w:val="0"/>
                      <w:marRight w:val="0"/>
                      <w:marTop w:val="0"/>
                      <w:marBottom w:val="0"/>
                      <w:divBdr>
                        <w:top w:val="none" w:sz="0" w:space="0" w:color="auto"/>
                        <w:left w:val="none" w:sz="0" w:space="0" w:color="auto"/>
                        <w:bottom w:val="none" w:sz="0" w:space="0" w:color="auto"/>
                        <w:right w:val="none" w:sz="0" w:space="0" w:color="auto"/>
                      </w:divBdr>
                      <w:divsChild>
                        <w:div w:id="1707871407">
                          <w:marLeft w:val="0"/>
                          <w:marRight w:val="0"/>
                          <w:marTop w:val="0"/>
                          <w:marBottom w:val="0"/>
                          <w:divBdr>
                            <w:top w:val="none" w:sz="0" w:space="0" w:color="auto"/>
                            <w:left w:val="none" w:sz="0" w:space="0" w:color="auto"/>
                            <w:bottom w:val="none" w:sz="0" w:space="0" w:color="auto"/>
                            <w:right w:val="none" w:sz="0" w:space="0" w:color="auto"/>
                          </w:divBdr>
                          <w:divsChild>
                            <w:div w:id="1272398632">
                              <w:marLeft w:val="0"/>
                              <w:marRight w:val="0"/>
                              <w:marTop w:val="0"/>
                              <w:marBottom w:val="0"/>
                              <w:divBdr>
                                <w:top w:val="none" w:sz="0" w:space="0" w:color="auto"/>
                                <w:left w:val="none" w:sz="0" w:space="0" w:color="auto"/>
                                <w:bottom w:val="none" w:sz="0" w:space="0" w:color="auto"/>
                                <w:right w:val="none" w:sz="0" w:space="0" w:color="auto"/>
                              </w:divBdr>
                              <w:divsChild>
                                <w:div w:id="9062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597700">
          <w:marLeft w:val="0"/>
          <w:marRight w:val="0"/>
          <w:marTop w:val="0"/>
          <w:marBottom w:val="0"/>
          <w:divBdr>
            <w:top w:val="none" w:sz="0" w:space="0" w:color="auto"/>
            <w:left w:val="none" w:sz="0" w:space="0" w:color="auto"/>
            <w:bottom w:val="none" w:sz="0" w:space="0" w:color="auto"/>
            <w:right w:val="none" w:sz="0" w:space="0" w:color="auto"/>
          </w:divBdr>
          <w:divsChild>
            <w:div w:id="224952004">
              <w:marLeft w:val="0"/>
              <w:marRight w:val="0"/>
              <w:marTop w:val="0"/>
              <w:marBottom w:val="0"/>
              <w:divBdr>
                <w:top w:val="none" w:sz="0" w:space="0" w:color="auto"/>
                <w:left w:val="none" w:sz="0" w:space="0" w:color="auto"/>
                <w:bottom w:val="none" w:sz="0" w:space="0" w:color="auto"/>
                <w:right w:val="none" w:sz="0" w:space="0" w:color="auto"/>
              </w:divBdr>
              <w:divsChild>
                <w:div w:id="1646933730">
                  <w:marLeft w:val="0"/>
                  <w:marRight w:val="0"/>
                  <w:marTop w:val="0"/>
                  <w:marBottom w:val="0"/>
                  <w:divBdr>
                    <w:top w:val="none" w:sz="0" w:space="0" w:color="auto"/>
                    <w:left w:val="none" w:sz="0" w:space="0" w:color="auto"/>
                    <w:bottom w:val="none" w:sz="0" w:space="0" w:color="auto"/>
                    <w:right w:val="none" w:sz="0" w:space="0" w:color="auto"/>
                  </w:divBdr>
                  <w:divsChild>
                    <w:div w:id="43213406">
                      <w:marLeft w:val="0"/>
                      <w:marRight w:val="0"/>
                      <w:marTop w:val="0"/>
                      <w:marBottom w:val="0"/>
                      <w:divBdr>
                        <w:top w:val="none" w:sz="0" w:space="0" w:color="auto"/>
                        <w:left w:val="none" w:sz="0" w:space="0" w:color="auto"/>
                        <w:bottom w:val="none" w:sz="0" w:space="0" w:color="auto"/>
                        <w:right w:val="none" w:sz="0" w:space="0" w:color="auto"/>
                      </w:divBdr>
                      <w:divsChild>
                        <w:div w:id="1027440118">
                          <w:marLeft w:val="0"/>
                          <w:marRight w:val="0"/>
                          <w:marTop w:val="0"/>
                          <w:marBottom w:val="0"/>
                          <w:divBdr>
                            <w:top w:val="none" w:sz="0" w:space="0" w:color="auto"/>
                            <w:left w:val="none" w:sz="0" w:space="0" w:color="auto"/>
                            <w:bottom w:val="none" w:sz="0" w:space="0" w:color="auto"/>
                            <w:right w:val="none" w:sz="0" w:space="0" w:color="auto"/>
                          </w:divBdr>
                          <w:divsChild>
                            <w:div w:id="2032680986">
                              <w:marLeft w:val="0"/>
                              <w:marRight w:val="0"/>
                              <w:marTop w:val="0"/>
                              <w:marBottom w:val="0"/>
                              <w:divBdr>
                                <w:top w:val="none" w:sz="0" w:space="0" w:color="auto"/>
                                <w:left w:val="none" w:sz="0" w:space="0" w:color="auto"/>
                                <w:bottom w:val="none" w:sz="0" w:space="0" w:color="auto"/>
                                <w:right w:val="none" w:sz="0" w:space="0" w:color="auto"/>
                              </w:divBdr>
                              <w:divsChild>
                                <w:div w:id="6509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350148">
          <w:marLeft w:val="0"/>
          <w:marRight w:val="0"/>
          <w:marTop w:val="0"/>
          <w:marBottom w:val="0"/>
          <w:divBdr>
            <w:top w:val="none" w:sz="0" w:space="0" w:color="auto"/>
            <w:left w:val="none" w:sz="0" w:space="0" w:color="auto"/>
            <w:bottom w:val="none" w:sz="0" w:space="0" w:color="auto"/>
            <w:right w:val="none" w:sz="0" w:space="0" w:color="auto"/>
          </w:divBdr>
          <w:divsChild>
            <w:div w:id="1550917658">
              <w:marLeft w:val="0"/>
              <w:marRight w:val="0"/>
              <w:marTop w:val="0"/>
              <w:marBottom w:val="0"/>
              <w:divBdr>
                <w:top w:val="none" w:sz="0" w:space="0" w:color="auto"/>
                <w:left w:val="none" w:sz="0" w:space="0" w:color="auto"/>
                <w:bottom w:val="none" w:sz="0" w:space="0" w:color="auto"/>
                <w:right w:val="none" w:sz="0" w:space="0" w:color="auto"/>
              </w:divBdr>
              <w:divsChild>
                <w:div w:id="1561398986">
                  <w:marLeft w:val="0"/>
                  <w:marRight w:val="0"/>
                  <w:marTop w:val="0"/>
                  <w:marBottom w:val="0"/>
                  <w:divBdr>
                    <w:top w:val="none" w:sz="0" w:space="0" w:color="auto"/>
                    <w:left w:val="none" w:sz="0" w:space="0" w:color="auto"/>
                    <w:bottom w:val="none" w:sz="0" w:space="0" w:color="auto"/>
                    <w:right w:val="none" w:sz="0" w:space="0" w:color="auto"/>
                  </w:divBdr>
                  <w:divsChild>
                    <w:div w:id="1595551032">
                      <w:marLeft w:val="0"/>
                      <w:marRight w:val="0"/>
                      <w:marTop w:val="0"/>
                      <w:marBottom w:val="0"/>
                      <w:divBdr>
                        <w:top w:val="none" w:sz="0" w:space="0" w:color="auto"/>
                        <w:left w:val="none" w:sz="0" w:space="0" w:color="auto"/>
                        <w:bottom w:val="none" w:sz="0" w:space="0" w:color="auto"/>
                        <w:right w:val="none" w:sz="0" w:space="0" w:color="auto"/>
                      </w:divBdr>
                      <w:divsChild>
                        <w:div w:id="651832702">
                          <w:marLeft w:val="0"/>
                          <w:marRight w:val="0"/>
                          <w:marTop w:val="0"/>
                          <w:marBottom w:val="0"/>
                          <w:divBdr>
                            <w:top w:val="none" w:sz="0" w:space="0" w:color="auto"/>
                            <w:left w:val="none" w:sz="0" w:space="0" w:color="auto"/>
                            <w:bottom w:val="none" w:sz="0" w:space="0" w:color="auto"/>
                            <w:right w:val="none" w:sz="0" w:space="0" w:color="auto"/>
                          </w:divBdr>
                          <w:divsChild>
                            <w:div w:id="1541941689">
                              <w:marLeft w:val="0"/>
                              <w:marRight w:val="0"/>
                              <w:marTop w:val="0"/>
                              <w:marBottom w:val="0"/>
                              <w:divBdr>
                                <w:top w:val="none" w:sz="0" w:space="0" w:color="auto"/>
                                <w:left w:val="none" w:sz="0" w:space="0" w:color="auto"/>
                                <w:bottom w:val="none" w:sz="0" w:space="0" w:color="auto"/>
                                <w:right w:val="none" w:sz="0" w:space="0" w:color="auto"/>
                              </w:divBdr>
                              <w:divsChild>
                                <w:div w:id="16749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770839">
          <w:marLeft w:val="0"/>
          <w:marRight w:val="0"/>
          <w:marTop w:val="0"/>
          <w:marBottom w:val="0"/>
          <w:divBdr>
            <w:top w:val="none" w:sz="0" w:space="0" w:color="auto"/>
            <w:left w:val="none" w:sz="0" w:space="0" w:color="auto"/>
            <w:bottom w:val="none" w:sz="0" w:space="0" w:color="auto"/>
            <w:right w:val="none" w:sz="0" w:space="0" w:color="auto"/>
          </w:divBdr>
          <w:divsChild>
            <w:div w:id="1587347492">
              <w:marLeft w:val="0"/>
              <w:marRight w:val="0"/>
              <w:marTop w:val="0"/>
              <w:marBottom w:val="0"/>
              <w:divBdr>
                <w:top w:val="none" w:sz="0" w:space="0" w:color="auto"/>
                <w:left w:val="none" w:sz="0" w:space="0" w:color="auto"/>
                <w:bottom w:val="none" w:sz="0" w:space="0" w:color="auto"/>
                <w:right w:val="none" w:sz="0" w:space="0" w:color="auto"/>
              </w:divBdr>
              <w:divsChild>
                <w:div w:id="135294883">
                  <w:marLeft w:val="0"/>
                  <w:marRight w:val="0"/>
                  <w:marTop w:val="0"/>
                  <w:marBottom w:val="0"/>
                  <w:divBdr>
                    <w:top w:val="none" w:sz="0" w:space="0" w:color="auto"/>
                    <w:left w:val="none" w:sz="0" w:space="0" w:color="auto"/>
                    <w:bottom w:val="none" w:sz="0" w:space="0" w:color="auto"/>
                    <w:right w:val="none" w:sz="0" w:space="0" w:color="auto"/>
                  </w:divBdr>
                  <w:divsChild>
                    <w:div w:id="1723484325">
                      <w:marLeft w:val="0"/>
                      <w:marRight w:val="0"/>
                      <w:marTop w:val="0"/>
                      <w:marBottom w:val="0"/>
                      <w:divBdr>
                        <w:top w:val="none" w:sz="0" w:space="0" w:color="auto"/>
                        <w:left w:val="none" w:sz="0" w:space="0" w:color="auto"/>
                        <w:bottom w:val="none" w:sz="0" w:space="0" w:color="auto"/>
                        <w:right w:val="none" w:sz="0" w:space="0" w:color="auto"/>
                      </w:divBdr>
                      <w:divsChild>
                        <w:div w:id="2089694648">
                          <w:marLeft w:val="0"/>
                          <w:marRight w:val="0"/>
                          <w:marTop w:val="0"/>
                          <w:marBottom w:val="0"/>
                          <w:divBdr>
                            <w:top w:val="none" w:sz="0" w:space="0" w:color="auto"/>
                            <w:left w:val="none" w:sz="0" w:space="0" w:color="auto"/>
                            <w:bottom w:val="none" w:sz="0" w:space="0" w:color="auto"/>
                            <w:right w:val="none" w:sz="0" w:space="0" w:color="auto"/>
                          </w:divBdr>
                          <w:divsChild>
                            <w:div w:id="2016685619">
                              <w:marLeft w:val="0"/>
                              <w:marRight w:val="0"/>
                              <w:marTop w:val="0"/>
                              <w:marBottom w:val="0"/>
                              <w:divBdr>
                                <w:top w:val="none" w:sz="0" w:space="0" w:color="auto"/>
                                <w:left w:val="none" w:sz="0" w:space="0" w:color="auto"/>
                                <w:bottom w:val="none" w:sz="0" w:space="0" w:color="auto"/>
                                <w:right w:val="none" w:sz="0" w:space="0" w:color="auto"/>
                              </w:divBdr>
                              <w:divsChild>
                                <w:div w:id="1475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738003">
          <w:marLeft w:val="0"/>
          <w:marRight w:val="0"/>
          <w:marTop w:val="0"/>
          <w:marBottom w:val="0"/>
          <w:divBdr>
            <w:top w:val="none" w:sz="0" w:space="0" w:color="auto"/>
            <w:left w:val="none" w:sz="0" w:space="0" w:color="auto"/>
            <w:bottom w:val="none" w:sz="0" w:space="0" w:color="auto"/>
            <w:right w:val="none" w:sz="0" w:space="0" w:color="auto"/>
          </w:divBdr>
          <w:divsChild>
            <w:div w:id="629214517">
              <w:marLeft w:val="0"/>
              <w:marRight w:val="0"/>
              <w:marTop w:val="0"/>
              <w:marBottom w:val="0"/>
              <w:divBdr>
                <w:top w:val="none" w:sz="0" w:space="0" w:color="auto"/>
                <w:left w:val="none" w:sz="0" w:space="0" w:color="auto"/>
                <w:bottom w:val="none" w:sz="0" w:space="0" w:color="auto"/>
                <w:right w:val="none" w:sz="0" w:space="0" w:color="auto"/>
              </w:divBdr>
              <w:divsChild>
                <w:div w:id="1690914479">
                  <w:marLeft w:val="0"/>
                  <w:marRight w:val="0"/>
                  <w:marTop w:val="0"/>
                  <w:marBottom w:val="0"/>
                  <w:divBdr>
                    <w:top w:val="none" w:sz="0" w:space="0" w:color="auto"/>
                    <w:left w:val="none" w:sz="0" w:space="0" w:color="auto"/>
                    <w:bottom w:val="none" w:sz="0" w:space="0" w:color="auto"/>
                    <w:right w:val="none" w:sz="0" w:space="0" w:color="auto"/>
                  </w:divBdr>
                  <w:divsChild>
                    <w:div w:id="1136332343">
                      <w:marLeft w:val="0"/>
                      <w:marRight w:val="0"/>
                      <w:marTop w:val="0"/>
                      <w:marBottom w:val="0"/>
                      <w:divBdr>
                        <w:top w:val="none" w:sz="0" w:space="0" w:color="auto"/>
                        <w:left w:val="none" w:sz="0" w:space="0" w:color="auto"/>
                        <w:bottom w:val="none" w:sz="0" w:space="0" w:color="auto"/>
                        <w:right w:val="none" w:sz="0" w:space="0" w:color="auto"/>
                      </w:divBdr>
                      <w:divsChild>
                        <w:div w:id="762265553">
                          <w:marLeft w:val="0"/>
                          <w:marRight w:val="0"/>
                          <w:marTop w:val="0"/>
                          <w:marBottom w:val="0"/>
                          <w:divBdr>
                            <w:top w:val="none" w:sz="0" w:space="0" w:color="auto"/>
                            <w:left w:val="none" w:sz="0" w:space="0" w:color="auto"/>
                            <w:bottom w:val="none" w:sz="0" w:space="0" w:color="auto"/>
                            <w:right w:val="none" w:sz="0" w:space="0" w:color="auto"/>
                          </w:divBdr>
                          <w:divsChild>
                            <w:div w:id="29182886">
                              <w:marLeft w:val="0"/>
                              <w:marRight w:val="0"/>
                              <w:marTop w:val="0"/>
                              <w:marBottom w:val="0"/>
                              <w:divBdr>
                                <w:top w:val="none" w:sz="0" w:space="0" w:color="auto"/>
                                <w:left w:val="none" w:sz="0" w:space="0" w:color="auto"/>
                                <w:bottom w:val="none" w:sz="0" w:space="0" w:color="auto"/>
                                <w:right w:val="none" w:sz="0" w:space="0" w:color="auto"/>
                              </w:divBdr>
                              <w:divsChild>
                                <w:div w:id="17515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790229">
          <w:marLeft w:val="0"/>
          <w:marRight w:val="0"/>
          <w:marTop w:val="0"/>
          <w:marBottom w:val="0"/>
          <w:divBdr>
            <w:top w:val="none" w:sz="0" w:space="0" w:color="auto"/>
            <w:left w:val="none" w:sz="0" w:space="0" w:color="auto"/>
            <w:bottom w:val="none" w:sz="0" w:space="0" w:color="auto"/>
            <w:right w:val="none" w:sz="0" w:space="0" w:color="auto"/>
          </w:divBdr>
          <w:divsChild>
            <w:div w:id="1659532389">
              <w:marLeft w:val="0"/>
              <w:marRight w:val="0"/>
              <w:marTop w:val="0"/>
              <w:marBottom w:val="0"/>
              <w:divBdr>
                <w:top w:val="none" w:sz="0" w:space="0" w:color="auto"/>
                <w:left w:val="none" w:sz="0" w:space="0" w:color="auto"/>
                <w:bottom w:val="none" w:sz="0" w:space="0" w:color="auto"/>
                <w:right w:val="none" w:sz="0" w:space="0" w:color="auto"/>
              </w:divBdr>
              <w:divsChild>
                <w:div w:id="1630090473">
                  <w:marLeft w:val="0"/>
                  <w:marRight w:val="0"/>
                  <w:marTop w:val="0"/>
                  <w:marBottom w:val="0"/>
                  <w:divBdr>
                    <w:top w:val="none" w:sz="0" w:space="0" w:color="auto"/>
                    <w:left w:val="none" w:sz="0" w:space="0" w:color="auto"/>
                    <w:bottom w:val="none" w:sz="0" w:space="0" w:color="auto"/>
                    <w:right w:val="none" w:sz="0" w:space="0" w:color="auto"/>
                  </w:divBdr>
                  <w:divsChild>
                    <w:div w:id="914048818">
                      <w:marLeft w:val="0"/>
                      <w:marRight w:val="0"/>
                      <w:marTop w:val="0"/>
                      <w:marBottom w:val="0"/>
                      <w:divBdr>
                        <w:top w:val="none" w:sz="0" w:space="0" w:color="auto"/>
                        <w:left w:val="none" w:sz="0" w:space="0" w:color="auto"/>
                        <w:bottom w:val="none" w:sz="0" w:space="0" w:color="auto"/>
                        <w:right w:val="none" w:sz="0" w:space="0" w:color="auto"/>
                      </w:divBdr>
                      <w:divsChild>
                        <w:div w:id="2085180924">
                          <w:marLeft w:val="0"/>
                          <w:marRight w:val="0"/>
                          <w:marTop w:val="0"/>
                          <w:marBottom w:val="0"/>
                          <w:divBdr>
                            <w:top w:val="none" w:sz="0" w:space="0" w:color="auto"/>
                            <w:left w:val="none" w:sz="0" w:space="0" w:color="auto"/>
                            <w:bottom w:val="none" w:sz="0" w:space="0" w:color="auto"/>
                            <w:right w:val="none" w:sz="0" w:space="0" w:color="auto"/>
                          </w:divBdr>
                          <w:divsChild>
                            <w:div w:id="225530839">
                              <w:marLeft w:val="0"/>
                              <w:marRight w:val="0"/>
                              <w:marTop w:val="0"/>
                              <w:marBottom w:val="0"/>
                              <w:divBdr>
                                <w:top w:val="none" w:sz="0" w:space="0" w:color="auto"/>
                                <w:left w:val="none" w:sz="0" w:space="0" w:color="auto"/>
                                <w:bottom w:val="none" w:sz="0" w:space="0" w:color="auto"/>
                                <w:right w:val="none" w:sz="0" w:space="0" w:color="auto"/>
                              </w:divBdr>
                              <w:divsChild>
                                <w:div w:id="1279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362013">
      <w:bodyDiv w:val="1"/>
      <w:marLeft w:val="0"/>
      <w:marRight w:val="0"/>
      <w:marTop w:val="0"/>
      <w:marBottom w:val="0"/>
      <w:divBdr>
        <w:top w:val="none" w:sz="0" w:space="0" w:color="auto"/>
        <w:left w:val="none" w:sz="0" w:space="0" w:color="auto"/>
        <w:bottom w:val="none" w:sz="0" w:space="0" w:color="auto"/>
        <w:right w:val="none" w:sz="0" w:space="0" w:color="auto"/>
      </w:divBdr>
    </w:div>
    <w:div w:id="1072318282">
      <w:bodyDiv w:val="1"/>
      <w:marLeft w:val="0"/>
      <w:marRight w:val="0"/>
      <w:marTop w:val="0"/>
      <w:marBottom w:val="0"/>
      <w:divBdr>
        <w:top w:val="none" w:sz="0" w:space="0" w:color="auto"/>
        <w:left w:val="none" w:sz="0" w:space="0" w:color="auto"/>
        <w:bottom w:val="none" w:sz="0" w:space="0" w:color="auto"/>
        <w:right w:val="none" w:sz="0" w:space="0" w:color="auto"/>
      </w:divBdr>
    </w:div>
    <w:div w:id="1241214795">
      <w:bodyDiv w:val="1"/>
      <w:marLeft w:val="0"/>
      <w:marRight w:val="0"/>
      <w:marTop w:val="0"/>
      <w:marBottom w:val="0"/>
      <w:divBdr>
        <w:top w:val="none" w:sz="0" w:space="0" w:color="auto"/>
        <w:left w:val="none" w:sz="0" w:space="0" w:color="auto"/>
        <w:bottom w:val="none" w:sz="0" w:space="0" w:color="auto"/>
        <w:right w:val="none" w:sz="0" w:space="0" w:color="auto"/>
      </w:divBdr>
    </w:div>
    <w:div w:id="1241788993">
      <w:bodyDiv w:val="1"/>
      <w:marLeft w:val="0"/>
      <w:marRight w:val="0"/>
      <w:marTop w:val="0"/>
      <w:marBottom w:val="0"/>
      <w:divBdr>
        <w:top w:val="none" w:sz="0" w:space="0" w:color="auto"/>
        <w:left w:val="none" w:sz="0" w:space="0" w:color="auto"/>
        <w:bottom w:val="none" w:sz="0" w:space="0" w:color="auto"/>
        <w:right w:val="none" w:sz="0" w:space="0" w:color="auto"/>
      </w:divBdr>
      <w:divsChild>
        <w:div w:id="997415512">
          <w:marLeft w:val="0"/>
          <w:marRight w:val="0"/>
          <w:marTop w:val="0"/>
          <w:marBottom w:val="0"/>
          <w:divBdr>
            <w:top w:val="none" w:sz="0" w:space="0" w:color="auto"/>
            <w:left w:val="none" w:sz="0" w:space="0" w:color="auto"/>
            <w:bottom w:val="none" w:sz="0" w:space="0" w:color="auto"/>
            <w:right w:val="none" w:sz="0" w:space="0" w:color="auto"/>
          </w:divBdr>
          <w:divsChild>
            <w:div w:id="1626502721">
              <w:marLeft w:val="0"/>
              <w:marRight w:val="0"/>
              <w:marTop w:val="0"/>
              <w:marBottom w:val="0"/>
              <w:divBdr>
                <w:top w:val="none" w:sz="0" w:space="0" w:color="auto"/>
                <w:left w:val="none" w:sz="0" w:space="0" w:color="auto"/>
                <w:bottom w:val="none" w:sz="0" w:space="0" w:color="auto"/>
                <w:right w:val="none" w:sz="0" w:space="0" w:color="auto"/>
              </w:divBdr>
              <w:divsChild>
                <w:div w:id="713895281">
                  <w:marLeft w:val="0"/>
                  <w:marRight w:val="0"/>
                  <w:marTop w:val="0"/>
                  <w:marBottom w:val="0"/>
                  <w:divBdr>
                    <w:top w:val="none" w:sz="0" w:space="0" w:color="auto"/>
                    <w:left w:val="none" w:sz="0" w:space="0" w:color="auto"/>
                    <w:bottom w:val="none" w:sz="0" w:space="0" w:color="auto"/>
                    <w:right w:val="none" w:sz="0" w:space="0" w:color="auto"/>
                  </w:divBdr>
                  <w:divsChild>
                    <w:div w:id="9658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00022">
          <w:marLeft w:val="0"/>
          <w:marRight w:val="0"/>
          <w:marTop w:val="0"/>
          <w:marBottom w:val="0"/>
          <w:divBdr>
            <w:top w:val="none" w:sz="0" w:space="0" w:color="auto"/>
            <w:left w:val="none" w:sz="0" w:space="0" w:color="auto"/>
            <w:bottom w:val="none" w:sz="0" w:space="0" w:color="auto"/>
            <w:right w:val="none" w:sz="0" w:space="0" w:color="auto"/>
          </w:divBdr>
          <w:divsChild>
            <w:div w:id="1154564777">
              <w:marLeft w:val="0"/>
              <w:marRight w:val="0"/>
              <w:marTop w:val="0"/>
              <w:marBottom w:val="0"/>
              <w:divBdr>
                <w:top w:val="none" w:sz="0" w:space="0" w:color="auto"/>
                <w:left w:val="none" w:sz="0" w:space="0" w:color="auto"/>
                <w:bottom w:val="none" w:sz="0" w:space="0" w:color="auto"/>
                <w:right w:val="none" w:sz="0" w:space="0" w:color="auto"/>
              </w:divBdr>
              <w:divsChild>
                <w:div w:id="170066726">
                  <w:marLeft w:val="0"/>
                  <w:marRight w:val="0"/>
                  <w:marTop w:val="0"/>
                  <w:marBottom w:val="0"/>
                  <w:divBdr>
                    <w:top w:val="none" w:sz="0" w:space="0" w:color="auto"/>
                    <w:left w:val="none" w:sz="0" w:space="0" w:color="auto"/>
                    <w:bottom w:val="none" w:sz="0" w:space="0" w:color="auto"/>
                    <w:right w:val="none" w:sz="0" w:space="0" w:color="auto"/>
                  </w:divBdr>
                  <w:divsChild>
                    <w:div w:id="1725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656548">
          <w:marLeft w:val="0"/>
          <w:marRight w:val="0"/>
          <w:marTop w:val="0"/>
          <w:marBottom w:val="0"/>
          <w:divBdr>
            <w:top w:val="none" w:sz="0" w:space="0" w:color="auto"/>
            <w:left w:val="none" w:sz="0" w:space="0" w:color="auto"/>
            <w:bottom w:val="none" w:sz="0" w:space="0" w:color="auto"/>
            <w:right w:val="none" w:sz="0" w:space="0" w:color="auto"/>
          </w:divBdr>
          <w:divsChild>
            <w:div w:id="795832525">
              <w:marLeft w:val="0"/>
              <w:marRight w:val="0"/>
              <w:marTop w:val="0"/>
              <w:marBottom w:val="0"/>
              <w:divBdr>
                <w:top w:val="none" w:sz="0" w:space="0" w:color="auto"/>
                <w:left w:val="none" w:sz="0" w:space="0" w:color="auto"/>
                <w:bottom w:val="none" w:sz="0" w:space="0" w:color="auto"/>
                <w:right w:val="none" w:sz="0" w:space="0" w:color="auto"/>
              </w:divBdr>
              <w:divsChild>
                <w:div w:id="156192054">
                  <w:marLeft w:val="0"/>
                  <w:marRight w:val="0"/>
                  <w:marTop w:val="0"/>
                  <w:marBottom w:val="0"/>
                  <w:divBdr>
                    <w:top w:val="none" w:sz="0" w:space="0" w:color="auto"/>
                    <w:left w:val="none" w:sz="0" w:space="0" w:color="auto"/>
                    <w:bottom w:val="none" w:sz="0" w:space="0" w:color="auto"/>
                    <w:right w:val="none" w:sz="0" w:space="0" w:color="auto"/>
                  </w:divBdr>
                  <w:divsChild>
                    <w:div w:id="5906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44421">
          <w:marLeft w:val="0"/>
          <w:marRight w:val="0"/>
          <w:marTop w:val="0"/>
          <w:marBottom w:val="0"/>
          <w:divBdr>
            <w:top w:val="none" w:sz="0" w:space="0" w:color="auto"/>
            <w:left w:val="none" w:sz="0" w:space="0" w:color="auto"/>
            <w:bottom w:val="none" w:sz="0" w:space="0" w:color="auto"/>
            <w:right w:val="none" w:sz="0" w:space="0" w:color="auto"/>
          </w:divBdr>
          <w:divsChild>
            <w:div w:id="1569222839">
              <w:marLeft w:val="0"/>
              <w:marRight w:val="0"/>
              <w:marTop w:val="0"/>
              <w:marBottom w:val="0"/>
              <w:divBdr>
                <w:top w:val="none" w:sz="0" w:space="0" w:color="auto"/>
                <w:left w:val="none" w:sz="0" w:space="0" w:color="auto"/>
                <w:bottom w:val="none" w:sz="0" w:space="0" w:color="auto"/>
                <w:right w:val="none" w:sz="0" w:space="0" w:color="auto"/>
              </w:divBdr>
              <w:divsChild>
                <w:div w:id="697506907">
                  <w:marLeft w:val="0"/>
                  <w:marRight w:val="0"/>
                  <w:marTop w:val="0"/>
                  <w:marBottom w:val="0"/>
                  <w:divBdr>
                    <w:top w:val="none" w:sz="0" w:space="0" w:color="auto"/>
                    <w:left w:val="none" w:sz="0" w:space="0" w:color="auto"/>
                    <w:bottom w:val="none" w:sz="0" w:space="0" w:color="auto"/>
                    <w:right w:val="none" w:sz="0" w:space="0" w:color="auto"/>
                  </w:divBdr>
                  <w:divsChild>
                    <w:div w:id="17225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20701">
          <w:marLeft w:val="0"/>
          <w:marRight w:val="0"/>
          <w:marTop w:val="0"/>
          <w:marBottom w:val="0"/>
          <w:divBdr>
            <w:top w:val="none" w:sz="0" w:space="0" w:color="auto"/>
            <w:left w:val="none" w:sz="0" w:space="0" w:color="auto"/>
            <w:bottom w:val="none" w:sz="0" w:space="0" w:color="auto"/>
            <w:right w:val="none" w:sz="0" w:space="0" w:color="auto"/>
          </w:divBdr>
          <w:divsChild>
            <w:div w:id="1186485651">
              <w:marLeft w:val="0"/>
              <w:marRight w:val="0"/>
              <w:marTop w:val="0"/>
              <w:marBottom w:val="0"/>
              <w:divBdr>
                <w:top w:val="none" w:sz="0" w:space="0" w:color="auto"/>
                <w:left w:val="none" w:sz="0" w:space="0" w:color="auto"/>
                <w:bottom w:val="none" w:sz="0" w:space="0" w:color="auto"/>
                <w:right w:val="none" w:sz="0" w:space="0" w:color="auto"/>
              </w:divBdr>
              <w:divsChild>
                <w:div w:id="539241347">
                  <w:marLeft w:val="0"/>
                  <w:marRight w:val="0"/>
                  <w:marTop w:val="0"/>
                  <w:marBottom w:val="0"/>
                  <w:divBdr>
                    <w:top w:val="none" w:sz="0" w:space="0" w:color="auto"/>
                    <w:left w:val="none" w:sz="0" w:space="0" w:color="auto"/>
                    <w:bottom w:val="none" w:sz="0" w:space="0" w:color="auto"/>
                    <w:right w:val="none" w:sz="0" w:space="0" w:color="auto"/>
                  </w:divBdr>
                  <w:divsChild>
                    <w:div w:id="17585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12295">
          <w:marLeft w:val="0"/>
          <w:marRight w:val="0"/>
          <w:marTop w:val="0"/>
          <w:marBottom w:val="0"/>
          <w:divBdr>
            <w:top w:val="none" w:sz="0" w:space="0" w:color="auto"/>
            <w:left w:val="none" w:sz="0" w:space="0" w:color="auto"/>
            <w:bottom w:val="none" w:sz="0" w:space="0" w:color="auto"/>
            <w:right w:val="none" w:sz="0" w:space="0" w:color="auto"/>
          </w:divBdr>
          <w:divsChild>
            <w:div w:id="489906208">
              <w:marLeft w:val="0"/>
              <w:marRight w:val="0"/>
              <w:marTop w:val="0"/>
              <w:marBottom w:val="0"/>
              <w:divBdr>
                <w:top w:val="none" w:sz="0" w:space="0" w:color="auto"/>
                <w:left w:val="none" w:sz="0" w:space="0" w:color="auto"/>
                <w:bottom w:val="none" w:sz="0" w:space="0" w:color="auto"/>
                <w:right w:val="none" w:sz="0" w:space="0" w:color="auto"/>
              </w:divBdr>
              <w:divsChild>
                <w:div w:id="387611150">
                  <w:marLeft w:val="0"/>
                  <w:marRight w:val="0"/>
                  <w:marTop w:val="0"/>
                  <w:marBottom w:val="0"/>
                  <w:divBdr>
                    <w:top w:val="none" w:sz="0" w:space="0" w:color="auto"/>
                    <w:left w:val="none" w:sz="0" w:space="0" w:color="auto"/>
                    <w:bottom w:val="none" w:sz="0" w:space="0" w:color="auto"/>
                    <w:right w:val="none" w:sz="0" w:space="0" w:color="auto"/>
                  </w:divBdr>
                  <w:divsChild>
                    <w:div w:id="1267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9885">
          <w:marLeft w:val="0"/>
          <w:marRight w:val="0"/>
          <w:marTop w:val="0"/>
          <w:marBottom w:val="0"/>
          <w:divBdr>
            <w:top w:val="none" w:sz="0" w:space="0" w:color="auto"/>
            <w:left w:val="none" w:sz="0" w:space="0" w:color="auto"/>
            <w:bottom w:val="none" w:sz="0" w:space="0" w:color="auto"/>
            <w:right w:val="none" w:sz="0" w:space="0" w:color="auto"/>
          </w:divBdr>
          <w:divsChild>
            <w:div w:id="1153444783">
              <w:marLeft w:val="0"/>
              <w:marRight w:val="0"/>
              <w:marTop w:val="0"/>
              <w:marBottom w:val="0"/>
              <w:divBdr>
                <w:top w:val="none" w:sz="0" w:space="0" w:color="auto"/>
                <w:left w:val="none" w:sz="0" w:space="0" w:color="auto"/>
                <w:bottom w:val="none" w:sz="0" w:space="0" w:color="auto"/>
                <w:right w:val="none" w:sz="0" w:space="0" w:color="auto"/>
              </w:divBdr>
              <w:divsChild>
                <w:div w:id="1123380280">
                  <w:marLeft w:val="0"/>
                  <w:marRight w:val="0"/>
                  <w:marTop w:val="0"/>
                  <w:marBottom w:val="0"/>
                  <w:divBdr>
                    <w:top w:val="none" w:sz="0" w:space="0" w:color="auto"/>
                    <w:left w:val="none" w:sz="0" w:space="0" w:color="auto"/>
                    <w:bottom w:val="none" w:sz="0" w:space="0" w:color="auto"/>
                    <w:right w:val="none" w:sz="0" w:space="0" w:color="auto"/>
                  </w:divBdr>
                  <w:divsChild>
                    <w:div w:id="3639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1007">
          <w:marLeft w:val="0"/>
          <w:marRight w:val="0"/>
          <w:marTop w:val="0"/>
          <w:marBottom w:val="0"/>
          <w:divBdr>
            <w:top w:val="none" w:sz="0" w:space="0" w:color="auto"/>
            <w:left w:val="none" w:sz="0" w:space="0" w:color="auto"/>
            <w:bottom w:val="none" w:sz="0" w:space="0" w:color="auto"/>
            <w:right w:val="none" w:sz="0" w:space="0" w:color="auto"/>
          </w:divBdr>
          <w:divsChild>
            <w:div w:id="876624478">
              <w:marLeft w:val="0"/>
              <w:marRight w:val="0"/>
              <w:marTop w:val="0"/>
              <w:marBottom w:val="0"/>
              <w:divBdr>
                <w:top w:val="none" w:sz="0" w:space="0" w:color="auto"/>
                <w:left w:val="none" w:sz="0" w:space="0" w:color="auto"/>
                <w:bottom w:val="none" w:sz="0" w:space="0" w:color="auto"/>
                <w:right w:val="none" w:sz="0" w:space="0" w:color="auto"/>
              </w:divBdr>
              <w:divsChild>
                <w:div w:id="1644043104">
                  <w:marLeft w:val="0"/>
                  <w:marRight w:val="0"/>
                  <w:marTop w:val="0"/>
                  <w:marBottom w:val="0"/>
                  <w:divBdr>
                    <w:top w:val="none" w:sz="0" w:space="0" w:color="auto"/>
                    <w:left w:val="none" w:sz="0" w:space="0" w:color="auto"/>
                    <w:bottom w:val="none" w:sz="0" w:space="0" w:color="auto"/>
                    <w:right w:val="none" w:sz="0" w:space="0" w:color="auto"/>
                  </w:divBdr>
                  <w:divsChild>
                    <w:div w:id="13494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9155">
          <w:marLeft w:val="0"/>
          <w:marRight w:val="0"/>
          <w:marTop w:val="0"/>
          <w:marBottom w:val="0"/>
          <w:divBdr>
            <w:top w:val="none" w:sz="0" w:space="0" w:color="auto"/>
            <w:left w:val="none" w:sz="0" w:space="0" w:color="auto"/>
            <w:bottom w:val="none" w:sz="0" w:space="0" w:color="auto"/>
            <w:right w:val="none" w:sz="0" w:space="0" w:color="auto"/>
          </w:divBdr>
          <w:divsChild>
            <w:div w:id="1035276699">
              <w:marLeft w:val="0"/>
              <w:marRight w:val="0"/>
              <w:marTop w:val="0"/>
              <w:marBottom w:val="0"/>
              <w:divBdr>
                <w:top w:val="none" w:sz="0" w:space="0" w:color="auto"/>
                <w:left w:val="none" w:sz="0" w:space="0" w:color="auto"/>
                <w:bottom w:val="none" w:sz="0" w:space="0" w:color="auto"/>
                <w:right w:val="none" w:sz="0" w:space="0" w:color="auto"/>
              </w:divBdr>
              <w:divsChild>
                <w:div w:id="1447965891">
                  <w:marLeft w:val="0"/>
                  <w:marRight w:val="0"/>
                  <w:marTop w:val="0"/>
                  <w:marBottom w:val="0"/>
                  <w:divBdr>
                    <w:top w:val="none" w:sz="0" w:space="0" w:color="auto"/>
                    <w:left w:val="none" w:sz="0" w:space="0" w:color="auto"/>
                    <w:bottom w:val="none" w:sz="0" w:space="0" w:color="auto"/>
                    <w:right w:val="none" w:sz="0" w:space="0" w:color="auto"/>
                  </w:divBdr>
                  <w:divsChild>
                    <w:div w:id="337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3278">
          <w:marLeft w:val="0"/>
          <w:marRight w:val="0"/>
          <w:marTop w:val="0"/>
          <w:marBottom w:val="0"/>
          <w:divBdr>
            <w:top w:val="none" w:sz="0" w:space="0" w:color="auto"/>
            <w:left w:val="none" w:sz="0" w:space="0" w:color="auto"/>
            <w:bottom w:val="none" w:sz="0" w:space="0" w:color="auto"/>
            <w:right w:val="none" w:sz="0" w:space="0" w:color="auto"/>
          </w:divBdr>
          <w:divsChild>
            <w:div w:id="386883565">
              <w:marLeft w:val="0"/>
              <w:marRight w:val="0"/>
              <w:marTop w:val="0"/>
              <w:marBottom w:val="0"/>
              <w:divBdr>
                <w:top w:val="none" w:sz="0" w:space="0" w:color="auto"/>
                <w:left w:val="none" w:sz="0" w:space="0" w:color="auto"/>
                <w:bottom w:val="none" w:sz="0" w:space="0" w:color="auto"/>
                <w:right w:val="none" w:sz="0" w:space="0" w:color="auto"/>
              </w:divBdr>
              <w:divsChild>
                <w:div w:id="933125557">
                  <w:marLeft w:val="0"/>
                  <w:marRight w:val="0"/>
                  <w:marTop w:val="0"/>
                  <w:marBottom w:val="0"/>
                  <w:divBdr>
                    <w:top w:val="none" w:sz="0" w:space="0" w:color="auto"/>
                    <w:left w:val="none" w:sz="0" w:space="0" w:color="auto"/>
                    <w:bottom w:val="none" w:sz="0" w:space="0" w:color="auto"/>
                    <w:right w:val="none" w:sz="0" w:space="0" w:color="auto"/>
                  </w:divBdr>
                  <w:divsChild>
                    <w:div w:id="251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67732">
          <w:marLeft w:val="0"/>
          <w:marRight w:val="0"/>
          <w:marTop w:val="0"/>
          <w:marBottom w:val="0"/>
          <w:divBdr>
            <w:top w:val="none" w:sz="0" w:space="0" w:color="auto"/>
            <w:left w:val="none" w:sz="0" w:space="0" w:color="auto"/>
            <w:bottom w:val="none" w:sz="0" w:space="0" w:color="auto"/>
            <w:right w:val="none" w:sz="0" w:space="0" w:color="auto"/>
          </w:divBdr>
          <w:divsChild>
            <w:div w:id="1744374943">
              <w:marLeft w:val="0"/>
              <w:marRight w:val="0"/>
              <w:marTop w:val="0"/>
              <w:marBottom w:val="0"/>
              <w:divBdr>
                <w:top w:val="none" w:sz="0" w:space="0" w:color="auto"/>
                <w:left w:val="none" w:sz="0" w:space="0" w:color="auto"/>
                <w:bottom w:val="none" w:sz="0" w:space="0" w:color="auto"/>
                <w:right w:val="none" w:sz="0" w:space="0" w:color="auto"/>
              </w:divBdr>
              <w:divsChild>
                <w:div w:id="270207166">
                  <w:marLeft w:val="0"/>
                  <w:marRight w:val="0"/>
                  <w:marTop w:val="0"/>
                  <w:marBottom w:val="0"/>
                  <w:divBdr>
                    <w:top w:val="none" w:sz="0" w:space="0" w:color="auto"/>
                    <w:left w:val="none" w:sz="0" w:space="0" w:color="auto"/>
                    <w:bottom w:val="none" w:sz="0" w:space="0" w:color="auto"/>
                    <w:right w:val="none" w:sz="0" w:space="0" w:color="auto"/>
                  </w:divBdr>
                  <w:divsChild>
                    <w:div w:id="12591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89646">
          <w:marLeft w:val="0"/>
          <w:marRight w:val="0"/>
          <w:marTop w:val="0"/>
          <w:marBottom w:val="0"/>
          <w:divBdr>
            <w:top w:val="none" w:sz="0" w:space="0" w:color="auto"/>
            <w:left w:val="none" w:sz="0" w:space="0" w:color="auto"/>
            <w:bottom w:val="none" w:sz="0" w:space="0" w:color="auto"/>
            <w:right w:val="none" w:sz="0" w:space="0" w:color="auto"/>
          </w:divBdr>
          <w:divsChild>
            <w:div w:id="1106654909">
              <w:marLeft w:val="0"/>
              <w:marRight w:val="0"/>
              <w:marTop w:val="0"/>
              <w:marBottom w:val="0"/>
              <w:divBdr>
                <w:top w:val="none" w:sz="0" w:space="0" w:color="auto"/>
                <w:left w:val="none" w:sz="0" w:space="0" w:color="auto"/>
                <w:bottom w:val="none" w:sz="0" w:space="0" w:color="auto"/>
                <w:right w:val="none" w:sz="0" w:space="0" w:color="auto"/>
              </w:divBdr>
              <w:divsChild>
                <w:div w:id="1433746955">
                  <w:marLeft w:val="0"/>
                  <w:marRight w:val="0"/>
                  <w:marTop w:val="0"/>
                  <w:marBottom w:val="0"/>
                  <w:divBdr>
                    <w:top w:val="none" w:sz="0" w:space="0" w:color="auto"/>
                    <w:left w:val="none" w:sz="0" w:space="0" w:color="auto"/>
                    <w:bottom w:val="none" w:sz="0" w:space="0" w:color="auto"/>
                    <w:right w:val="none" w:sz="0" w:space="0" w:color="auto"/>
                  </w:divBdr>
                  <w:divsChild>
                    <w:div w:id="7046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29402">
          <w:marLeft w:val="0"/>
          <w:marRight w:val="0"/>
          <w:marTop w:val="0"/>
          <w:marBottom w:val="0"/>
          <w:divBdr>
            <w:top w:val="none" w:sz="0" w:space="0" w:color="auto"/>
            <w:left w:val="none" w:sz="0" w:space="0" w:color="auto"/>
            <w:bottom w:val="none" w:sz="0" w:space="0" w:color="auto"/>
            <w:right w:val="none" w:sz="0" w:space="0" w:color="auto"/>
          </w:divBdr>
          <w:divsChild>
            <w:div w:id="1451973894">
              <w:marLeft w:val="0"/>
              <w:marRight w:val="0"/>
              <w:marTop w:val="0"/>
              <w:marBottom w:val="0"/>
              <w:divBdr>
                <w:top w:val="none" w:sz="0" w:space="0" w:color="auto"/>
                <w:left w:val="none" w:sz="0" w:space="0" w:color="auto"/>
                <w:bottom w:val="none" w:sz="0" w:space="0" w:color="auto"/>
                <w:right w:val="none" w:sz="0" w:space="0" w:color="auto"/>
              </w:divBdr>
              <w:divsChild>
                <w:div w:id="1937597186">
                  <w:marLeft w:val="0"/>
                  <w:marRight w:val="0"/>
                  <w:marTop w:val="0"/>
                  <w:marBottom w:val="0"/>
                  <w:divBdr>
                    <w:top w:val="none" w:sz="0" w:space="0" w:color="auto"/>
                    <w:left w:val="none" w:sz="0" w:space="0" w:color="auto"/>
                    <w:bottom w:val="none" w:sz="0" w:space="0" w:color="auto"/>
                    <w:right w:val="none" w:sz="0" w:space="0" w:color="auto"/>
                  </w:divBdr>
                  <w:divsChild>
                    <w:div w:id="1532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0688">
          <w:marLeft w:val="0"/>
          <w:marRight w:val="0"/>
          <w:marTop w:val="0"/>
          <w:marBottom w:val="0"/>
          <w:divBdr>
            <w:top w:val="none" w:sz="0" w:space="0" w:color="auto"/>
            <w:left w:val="none" w:sz="0" w:space="0" w:color="auto"/>
            <w:bottom w:val="none" w:sz="0" w:space="0" w:color="auto"/>
            <w:right w:val="none" w:sz="0" w:space="0" w:color="auto"/>
          </w:divBdr>
          <w:divsChild>
            <w:div w:id="645667387">
              <w:marLeft w:val="0"/>
              <w:marRight w:val="0"/>
              <w:marTop w:val="0"/>
              <w:marBottom w:val="0"/>
              <w:divBdr>
                <w:top w:val="none" w:sz="0" w:space="0" w:color="auto"/>
                <w:left w:val="none" w:sz="0" w:space="0" w:color="auto"/>
                <w:bottom w:val="none" w:sz="0" w:space="0" w:color="auto"/>
                <w:right w:val="none" w:sz="0" w:space="0" w:color="auto"/>
              </w:divBdr>
              <w:divsChild>
                <w:div w:id="1651251930">
                  <w:marLeft w:val="0"/>
                  <w:marRight w:val="0"/>
                  <w:marTop w:val="0"/>
                  <w:marBottom w:val="0"/>
                  <w:divBdr>
                    <w:top w:val="none" w:sz="0" w:space="0" w:color="auto"/>
                    <w:left w:val="none" w:sz="0" w:space="0" w:color="auto"/>
                    <w:bottom w:val="none" w:sz="0" w:space="0" w:color="auto"/>
                    <w:right w:val="none" w:sz="0" w:space="0" w:color="auto"/>
                  </w:divBdr>
                  <w:divsChild>
                    <w:div w:id="568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4105">
          <w:marLeft w:val="0"/>
          <w:marRight w:val="0"/>
          <w:marTop w:val="0"/>
          <w:marBottom w:val="0"/>
          <w:divBdr>
            <w:top w:val="none" w:sz="0" w:space="0" w:color="auto"/>
            <w:left w:val="none" w:sz="0" w:space="0" w:color="auto"/>
            <w:bottom w:val="none" w:sz="0" w:space="0" w:color="auto"/>
            <w:right w:val="none" w:sz="0" w:space="0" w:color="auto"/>
          </w:divBdr>
          <w:divsChild>
            <w:div w:id="2126535474">
              <w:marLeft w:val="0"/>
              <w:marRight w:val="0"/>
              <w:marTop w:val="0"/>
              <w:marBottom w:val="0"/>
              <w:divBdr>
                <w:top w:val="none" w:sz="0" w:space="0" w:color="auto"/>
                <w:left w:val="none" w:sz="0" w:space="0" w:color="auto"/>
                <w:bottom w:val="none" w:sz="0" w:space="0" w:color="auto"/>
                <w:right w:val="none" w:sz="0" w:space="0" w:color="auto"/>
              </w:divBdr>
              <w:divsChild>
                <w:div w:id="1526675623">
                  <w:marLeft w:val="0"/>
                  <w:marRight w:val="0"/>
                  <w:marTop w:val="0"/>
                  <w:marBottom w:val="0"/>
                  <w:divBdr>
                    <w:top w:val="none" w:sz="0" w:space="0" w:color="auto"/>
                    <w:left w:val="none" w:sz="0" w:space="0" w:color="auto"/>
                    <w:bottom w:val="none" w:sz="0" w:space="0" w:color="auto"/>
                    <w:right w:val="none" w:sz="0" w:space="0" w:color="auto"/>
                  </w:divBdr>
                  <w:divsChild>
                    <w:div w:id="7308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140682">
          <w:marLeft w:val="0"/>
          <w:marRight w:val="0"/>
          <w:marTop w:val="0"/>
          <w:marBottom w:val="0"/>
          <w:divBdr>
            <w:top w:val="none" w:sz="0" w:space="0" w:color="auto"/>
            <w:left w:val="none" w:sz="0" w:space="0" w:color="auto"/>
            <w:bottom w:val="none" w:sz="0" w:space="0" w:color="auto"/>
            <w:right w:val="none" w:sz="0" w:space="0" w:color="auto"/>
          </w:divBdr>
          <w:divsChild>
            <w:div w:id="1102647907">
              <w:marLeft w:val="0"/>
              <w:marRight w:val="0"/>
              <w:marTop w:val="0"/>
              <w:marBottom w:val="0"/>
              <w:divBdr>
                <w:top w:val="none" w:sz="0" w:space="0" w:color="auto"/>
                <w:left w:val="none" w:sz="0" w:space="0" w:color="auto"/>
                <w:bottom w:val="none" w:sz="0" w:space="0" w:color="auto"/>
                <w:right w:val="none" w:sz="0" w:space="0" w:color="auto"/>
              </w:divBdr>
              <w:divsChild>
                <w:div w:id="62726908">
                  <w:marLeft w:val="0"/>
                  <w:marRight w:val="0"/>
                  <w:marTop w:val="0"/>
                  <w:marBottom w:val="0"/>
                  <w:divBdr>
                    <w:top w:val="none" w:sz="0" w:space="0" w:color="auto"/>
                    <w:left w:val="none" w:sz="0" w:space="0" w:color="auto"/>
                    <w:bottom w:val="none" w:sz="0" w:space="0" w:color="auto"/>
                    <w:right w:val="none" w:sz="0" w:space="0" w:color="auto"/>
                  </w:divBdr>
                  <w:divsChild>
                    <w:div w:id="18681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9424">
          <w:marLeft w:val="0"/>
          <w:marRight w:val="0"/>
          <w:marTop w:val="0"/>
          <w:marBottom w:val="0"/>
          <w:divBdr>
            <w:top w:val="none" w:sz="0" w:space="0" w:color="auto"/>
            <w:left w:val="none" w:sz="0" w:space="0" w:color="auto"/>
            <w:bottom w:val="none" w:sz="0" w:space="0" w:color="auto"/>
            <w:right w:val="none" w:sz="0" w:space="0" w:color="auto"/>
          </w:divBdr>
          <w:divsChild>
            <w:div w:id="1470056786">
              <w:marLeft w:val="0"/>
              <w:marRight w:val="0"/>
              <w:marTop w:val="0"/>
              <w:marBottom w:val="0"/>
              <w:divBdr>
                <w:top w:val="none" w:sz="0" w:space="0" w:color="auto"/>
                <w:left w:val="none" w:sz="0" w:space="0" w:color="auto"/>
                <w:bottom w:val="none" w:sz="0" w:space="0" w:color="auto"/>
                <w:right w:val="none" w:sz="0" w:space="0" w:color="auto"/>
              </w:divBdr>
              <w:divsChild>
                <w:div w:id="429474900">
                  <w:marLeft w:val="0"/>
                  <w:marRight w:val="0"/>
                  <w:marTop w:val="0"/>
                  <w:marBottom w:val="0"/>
                  <w:divBdr>
                    <w:top w:val="none" w:sz="0" w:space="0" w:color="auto"/>
                    <w:left w:val="none" w:sz="0" w:space="0" w:color="auto"/>
                    <w:bottom w:val="none" w:sz="0" w:space="0" w:color="auto"/>
                    <w:right w:val="none" w:sz="0" w:space="0" w:color="auto"/>
                  </w:divBdr>
                  <w:divsChild>
                    <w:div w:id="14355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45765">
          <w:marLeft w:val="0"/>
          <w:marRight w:val="0"/>
          <w:marTop w:val="0"/>
          <w:marBottom w:val="0"/>
          <w:divBdr>
            <w:top w:val="none" w:sz="0" w:space="0" w:color="auto"/>
            <w:left w:val="none" w:sz="0" w:space="0" w:color="auto"/>
            <w:bottom w:val="none" w:sz="0" w:space="0" w:color="auto"/>
            <w:right w:val="none" w:sz="0" w:space="0" w:color="auto"/>
          </w:divBdr>
          <w:divsChild>
            <w:div w:id="1736929666">
              <w:marLeft w:val="0"/>
              <w:marRight w:val="0"/>
              <w:marTop w:val="0"/>
              <w:marBottom w:val="0"/>
              <w:divBdr>
                <w:top w:val="none" w:sz="0" w:space="0" w:color="auto"/>
                <w:left w:val="none" w:sz="0" w:space="0" w:color="auto"/>
                <w:bottom w:val="none" w:sz="0" w:space="0" w:color="auto"/>
                <w:right w:val="none" w:sz="0" w:space="0" w:color="auto"/>
              </w:divBdr>
              <w:divsChild>
                <w:div w:id="474612992">
                  <w:marLeft w:val="0"/>
                  <w:marRight w:val="0"/>
                  <w:marTop w:val="0"/>
                  <w:marBottom w:val="0"/>
                  <w:divBdr>
                    <w:top w:val="none" w:sz="0" w:space="0" w:color="auto"/>
                    <w:left w:val="none" w:sz="0" w:space="0" w:color="auto"/>
                    <w:bottom w:val="none" w:sz="0" w:space="0" w:color="auto"/>
                    <w:right w:val="none" w:sz="0" w:space="0" w:color="auto"/>
                  </w:divBdr>
                  <w:divsChild>
                    <w:div w:id="151187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4684">
          <w:marLeft w:val="0"/>
          <w:marRight w:val="0"/>
          <w:marTop w:val="0"/>
          <w:marBottom w:val="0"/>
          <w:divBdr>
            <w:top w:val="none" w:sz="0" w:space="0" w:color="auto"/>
            <w:left w:val="none" w:sz="0" w:space="0" w:color="auto"/>
            <w:bottom w:val="none" w:sz="0" w:space="0" w:color="auto"/>
            <w:right w:val="none" w:sz="0" w:space="0" w:color="auto"/>
          </w:divBdr>
          <w:divsChild>
            <w:div w:id="441808229">
              <w:marLeft w:val="0"/>
              <w:marRight w:val="0"/>
              <w:marTop w:val="0"/>
              <w:marBottom w:val="0"/>
              <w:divBdr>
                <w:top w:val="none" w:sz="0" w:space="0" w:color="auto"/>
                <w:left w:val="none" w:sz="0" w:space="0" w:color="auto"/>
                <w:bottom w:val="none" w:sz="0" w:space="0" w:color="auto"/>
                <w:right w:val="none" w:sz="0" w:space="0" w:color="auto"/>
              </w:divBdr>
              <w:divsChild>
                <w:div w:id="920943485">
                  <w:marLeft w:val="0"/>
                  <w:marRight w:val="0"/>
                  <w:marTop w:val="0"/>
                  <w:marBottom w:val="0"/>
                  <w:divBdr>
                    <w:top w:val="none" w:sz="0" w:space="0" w:color="auto"/>
                    <w:left w:val="none" w:sz="0" w:space="0" w:color="auto"/>
                    <w:bottom w:val="none" w:sz="0" w:space="0" w:color="auto"/>
                    <w:right w:val="none" w:sz="0" w:space="0" w:color="auto"/>
                  </w:divBdr>
                  <w:divsChild>
                    <w:div w:id="19389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5007">
          <w:marLeft w:val="0"/>
          <w:marRight w:val="0"/>
          <w:marTop w:val="0"/>
          <w:marBottom w:val="0"/>
          <w:divBdr>
            <w:top w:val="none" w:sz="0" w:space="0" w:color="auto"/>
            <w:left w:val="none" w:sz="0" w:space="0" w:color="auto"/>
            <w:bottom w:val="none" w:sz="0" w:space="0" w:color="auto"/>
            <w:right w:val="none" w:sz="0" w:space="0" w:color="auto"/>
          </w:divBdr>
          <w:divsChild>
            <w:div w:id="880216088">
              <w:marLeft w:val="0"/>
              <w:marRight w:val="0"/>
              <w:marTop w:val="0"/>
              <w:marBottom w:val="0"/>
              <w:divBdr>
                <w:top w:val="none" w:sz="0" w:space="0" w:color="auto"/>
                <w:left w:val="none" w:sz="0" w:space="0" w:color="auto"/>
                <w:bottom w:val="none" w:sz="0" w:space="0" w:color="auto"/>
                <w:right w:val="none" w:sz="0" w:space="0" w:color="auto"/>
              </w:divBdr>
              <w:divsChild>
                <w:div w:id="872159372">
                  <w:marLeft w:val="0"/>
                  <w:marRight w:val="0"/>
                  <w:marTop w:val="0"/>
                  <w:marBottom w:val="0"/>
                  <w:divBdr>
                    <w:top w:val="none" w:sz="0" w:space="0" w:color="auto"/>
                    <w:left w:val="none" w:sz="0" w:space="0" w:color="auto"/>
                    <w:bottom w:val="none" w:sz="0" w:space="0" w:color="auto"/>
                    <w:right w:val="none" w:sz="0" w:space="0" w:color="auto"/>
                  </w:divBdr>
                  <w:divsChild>
                    <w:div w:id="13135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44074">
          <w:marLeft w:val="0"/>
          <w:marRight w:val="0"/>
          <w:marTop w:val="0"/>
          <w:marBottom w:val="0"/>
          <w:divBdr>
            <w:top w:val="none" w:sz="0" w:space="0" w:color="auto"/>
            <w:left w:val="none" w:sz="0" w:space="0" w:color="auto"/>
            <w:bottom w:val="none" w:sz="0" w:space="0" w:color="auto"/>
            <w:right w:val="none" w:sz="0" w:space="0" w:color="auto"/>
          </w:divBdr>
          <w:divsChild>
            <w:div w:id="72900687">
              <w:marLeft w:val="0"/>
              <w:marRight w:val="0"/>
              <w:marTop w:val="0"/>
              <w:marBottom w:val="0"/>
              <w:divBdr>
                <w:top w:val="none" w:sz="0" w:space="0" w:color="auto"/>
                <w:left w:val="none" w:sz="0" w:space="0" w:color="auto"/>
                <w:bottom w:val="none" w:sz="0" w:space="0" w:color="auto"/>
                <w:right w:val="none" w:sz="0" w:space="0" w:color="auto"/>
              </w:divBdr>
              <w:divsChild>
                <w:div w:id="125708704">
                  <w:marLeft w:val="0"/>
                  <w:marRight w:val="0"/>
                  <w:marTop w:val="0"/>
                  <w:marBottom w:val="0"/>
                  <w:divBdr>
                    <w:top w:val="none" w:sz="0" w:space="0" w:color="auto"/>
                    <w:left w:val="none" w:sz="0" w:space="0" w:color="auto"/>
                    <w:bottom w:val="none" w:sz="0" w:space="0" w:color="auto"/>
                    <w:right w:val="none" w:sz="0" w:space="0" w:color="auto"/>
                  </w:divBdr>
                  <w:divsChild>
                    <w:div w:id="504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67928">
          <w:marLeft w:val="0"/>
          <w:marRight w:val="0"/>
          <w:marTop w:val="0"/>
          <w:marBottom w:val="0"/>
          <w:divBdr>
            <w:top w:val="none" w:sz="0" w:space="0" w:color="auto"/>
            <w:left w:val="none" w:sz="0" w:space="0" w:color="auto"/>
            <w:bottom w:val="none" w:sz="0" w:space="0" w:color="auto"/>
            <w:right w:val="none" w:sz="0" w:space="0" w:color="auto"/>
          </w:divBdr>
          <w:divsChild>
            <w:div w:id="1104496906">
              <w:marLeft w:val="0"/>
              <w:marRight w:val="0"/>
              <w:marTop w:val="0"/>
              <w:marBottom w:val="0"/>
              <w:divBdr>
                <w:top w:val="none" w:sz="0" w:space="0" w:color="auto"/>
                <w:left w:val="none" w:sz="0" w:space="0" w:color="auto"/>
                <w:bottom w:val="none" w:sz="0" w:space="0" w:color="auto"/>
                <w:right w:val="none" w:sz="0" w:space="0" w:color="auto"/>
              </w:divBdr>
              <w:divsChild>
                <w:div w:id="878666954">
                  <w:marLeft w:val="0"/>
                  <w:marRight w:val="0"/>
                  <w:marTop w:val="0"/>
                  <w:marBottom w:val="0"/>
                  <w:divBdr>
                    <w:top w:val="none" w:sz="0" w:space="0" w:color="auto"/>
                    <w:left w:val="none" w:sz="0" w:space="0" w:color="auto"/>
                    <w:bottom w:val="none" w:sz="0" w:space="0" w:color="auto"/>
                    <w:right w:val="none" w:sz="0" w:space="0" w:color="auto"/>
                  </w:divBdr>
                  <w:divsChild>
                    <w:div w:id="3633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239325">
          <w:marLeft w:val="0"/>
          <w:marRight w:val="0"/>
          <w:marTop w:val="0"/>
          <w:marBottom w:val="0"/>
          <w:divBdr>
            <w:top w:val="none" w:sz="0" w:space="0" w:color="auto"/>
            <w:left w:val="none" w:sz="0" w:space="0" w:color="auto"/>
            <w:bottom w:val="none" w:sz="0" w:space="0" w:color="auto"/>
            <w:right w:val="none" w:sz="0" w:space="0" w:color="auto"/>
          </w:divBdr>
          <w:divsChild>
            <w:div w:id="639112547">
              <w:marLeft w:val="0"/>
              <w:marRight w:val="0"/>
              <w:marTop w:val="0"/>
              <w:marBottom w:val="0"/>
              <w:divBdr>
                <w:top w:val="none" w:sz="0" w:space="0" w:color="auto"/>
                <w:left w:val="none" w:sz="0" w:space="0" w:color="auto"/>
                <w:bottom w:val="none" w:sz="0" w:space="0" w:color="auto"/>
                <w:right w:val="none" w:sz="0" w:space="0" w:color="auto"/>
              </w:divBdr>
              <w:divsChild>
                <w:div w:id="1035085617">
                  <w:marLeft w:val="0"/>
                  <w:marRight w:val="0"/>
                  <w:marTop w:val="0"/>
                  <w:marBottom w:val="0"/>
                  <w:divBdr>
                    <w:top w:val="none" w:sz="0" w:space="0" w:color="auto"/>
                    <w:left w:val="none" w:sz="0" w:space="0" w:color="auto"/>
                    <w:bottom w:val="none" w:sz="0" w:space="0" w:color="auto"/>
                    <w:right w:val="none" w:sz="0" w:space="0" w:color="auto"/>
                  </w:divBdr>
                  <w:divsChild>
                    <w:div w:id="651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51398">
          <w:marLeft w:val="0"/>
          <w:marRight w:val="0"/>
          <w:marTop w:val="0"/>
          <w:marBottom w:val="0"/>
          <w:divBdr>
            <w:top w:val="none" w:sz="0" w:space="0" w:color="auto"/>
            <w:left w:val="none" w:sz="0" w:space="0" w:color="auto"/>
            <w:bottom w:val="none" w:sz="0" w:space="0" w:color="auto"/>
            <w:right w:val="none" w:sz="0" w:space="0" w:color="auto"/>
          </w:divBdr>
          <w:divsChild>
            <w:div w:id="536166277">
              <w:marLeft w:val="0"/>
              <w:marRight w:val="0"/>
              <w:marTop w:val="0"/>
              <w:marBottom w:val="0"/>
              <w:divBdr>
                <w:top w:val="none" w:sz="0" w:space="0" w:color="auto"/>
                <w:left w:val="none" w:sz="0" w:space="0" w:color="auto"/>
                <w:bottom w:val="none" w:sz="0" w:space="0" w:color="auto"/>
                <w:right w:val="none" w:sz="0" w:space="0" w:color="auto"/>
              </w:divBdr>
              <w:divsChild>
                <w:div w:id="1952010653">
                  <w:marLeft w:val="0"/>
                  <w:marRight w:val="0"/>
                  <w:marTop w:val="0"/>
                  <w:marBottom w:val="0"/>
                  <w:divBdr>
                    <w:top w:val="none" w:sz="0" w:space="0" w:color="auto"/>
                    <w:left w:val="none" w:sz="0" w:space="0" w:color="auto"/>
                    <w:bottom w:val="none" w:sz="0" w:space="0" w:color="auto"/>
                    <w:right w:val="none" w:sz="0" w:space="0" w:color="auto"/>
                  </w:divBdr>
                  <w:divsChild>
                    <w:div w:id="6090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86991">
          <w:marLeft w:val="0"/>
          <w:marRight w:val="0"/>
          <w:marTop w:val="0"/>
          <w:marBottom w:val="0"/>
          <w:divBdr>
            <w:top w:val="none" w:sz="0" w:space="0" w:color="auto"/>
            <w:left w:val="none" w:sz="0" w:space="0" w:color="auto"/>
            <w:bottom w:val="none" w:sz="0" w:space="0" w:color="auto"/>
            <w:right w:val="none" w:sz="0" w:space="0" w:color="auto"/>
          </w:divBdr>
          <w:divsChild>
            <w:div w:id="1991590173">
              <w:marLeft w:val="0"/>
              <w:marRight w:val="0"/>
              <w:marTop w:val="0"/>
              <w:marBottom w:val="0"/>
              <w:divBdr>
                <w:top w:val="none" w:sz="0" w:space="0" w:color="auto"/>
                <w:left w:val="none" w:sz="0" w:space="0" w:color="auto"/>
                <w:bottom w:val="none" w:sz="0" w:space="0" w:color="auto"/>
                <w:right w:val="none" w:sz="0" w:space="0" w:color="auto"/>
              </w:divBdr>
              <w:divsChild>
                <w:div w:id="1279870183">
                  <w:marLeft w:val="0"/>
                  <w:marRight w:val="0"/>
                  <w:marTop w:val="0"/>
                  <w:marBottom w:val="0"/>
                  <w:divBdr>
                    <w:top w:val="none" w:sz="0" w:space="0" w:color="auto"/>
                    <w:left w:val="none" w:sz="0" w:space="0" w:color="auto"/>
                    <w:bottom w:val="none" w:sz="0" w:space="0" w:color="auto"/>
                    <w:right w:val="none" w:sz="0" w:space="0" w:color="auto"/>
                  </w:divBdr>
                  <w:divsChild>
                    <w:div w:id="16939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6389">
          <w:marLeft w:val="0"/>
          <w:marRight w:val="0"/>
          <w:marTop w:val="0"/>
          <w:marBottom w:val="0"/>
          <w:divBdr>
            <w:top w:val="none" w:sz="0" w:space="0" w:color="auto"/>
            <w:left w:val="none" w:sz="0" w:space="0" w:color="auto"/>
            <w:bottom w:val="none" w:sz="0" w:space="0" w:color="auto"/>
            <w:right w:val="none" w:sz="0" w:space="0" w:color="auto"/>
          </w:divBdr>
          <w:divsChild>
            <w:div w:id="965626242">
              <w:marLeft w:val="0"/>
              <w:marRight w:val="0"/>
              <w:marTop w:val="0"/>
              <w:marBottom w:val="0"/>
              <w:divBdr>
                <w:top w:val="none" w:sz="0" w:space="0" w:color="auto"/>
                <w:left w:val="none" w:sz="0" w:space="0" w:color="auto"/>
                <w:bottom w:val="none" w:sz="0" w:space="0" w:color="auto"/>
                <w:right w:val="none" w:sz="0" w:space="0" w:color="auto"/>
              </w:divBdr>
              <w:divsChild>
                <w:div w:id="1367218306">
                  <w:marLeft w:val="0"/>
                  <w:marRight w:val="0"/>
                  <w:marTop w:val="0"/>
                  <w:marBottom w:val="0"/>
                  <w:divBdr>
                    <w:top w:val="none" w:sz="0" w:space="0" w:color="auto"/>
                    <w:left w:val="none" w:sz="0" w:space="0" w:color="auto"/>
                    <w:bottom w:val="none" w:sz="0" w:space="0" w:color="auto"/>
                    <w:right w:val="none" w:sz="0" w:space="0" w:color="auto"/>
                  </w:divBdr>
                  <w:divsChild>
                    <w:div w:id="9949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26744">
          <w:marLeft w:val="0"/>
          <w:marRight w:val="0"/>
          <w:marTop w:val="0"/>
          <w:marBottom w:val="0"/>
          <w:divBdr>
            <w:top w:val="none" w:sz="0" w:space="0" w:color="auto"/>
            <w:left w:val="none" w:sz="0" w:space="0" w:color="auto"/>
            <w:bottom w:val="none" w:sz="0" w:space="0" w:color="auto"/>
            <w:right w:val="none" w:sz="0" w:space="0" w:color="auto"/>
          </w:divBdr>
          <w:divsChild>
            <w:div w:id="702512865">
              <w:marLeft w:val="0"/>
              <w:marRight w:val="0"/>
              <w:marTop w:val="0"/>
              <w:marBottom w:val="0"/>
              <w:divBdr>
                <w:top w:val="none" w:sz="0" w:space="0" w:color="auto"/>
                <w:left w:val="none" w:sz="0" w:space="0" w:color="auto"/>
                <w:bottom w:val="none" w:sz="0" w:space="0" w:color="auto"/>
                <w:right w:val="none" w:sz="0" w:space="0" w:color="auto"/>
              </w:divBdr>
              <w:divsChild>
                <w:div w:id="26031709">
                  <w:marLeft w:val="0"/>
                  <w:marRight w:val="0"/>
                  <w:marTop w:val="0"/>
                  <w:marBottom w:val="0"/>
                  <w:divBdr>
                    <w:top w:val="none" w:sz="0" w:space="0" w:color="auto"/>
                    <w:left w:val="none" w:sz="0" w:space="0" w:color="auto"/>
                    <w:bottom w:val="none" w:sz="0" w:space="0" w:color="auto"/>
                    <w:right w:val="none" w:sz="0" w:space="0" w:color="auto"/>
                  </w:divBdr>
                  <w:divsChild>
                    <w:div w:id="227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24905">
      <w:bodyDiv w:val="1"/>
      <w:marLeft w:val="0"/>
      <w:marRight w:val="0"/>
      <w:marTop w:val="0"/>
      <w:marBottom w:val="0"/>
      <w:divBdr>
        <w:top w:val="none" w:sz="0" w:space="0" w:color="auto"/>
        <w:left w:val="none" w:sz="0" w:space="0" w:color="auto"/>
        <w:bottom w:val="none" w:sz="0" w:space="0" w:color="auto"/>
        <w:right w:val="none" w:sz="0" w:space="0" w:color="auto"/>
      </w:divBdr>
    </w:div>
    <w:div w:id="1373458730">
      <w:bodyDiv w:val="1"/>
      <w:marLeft w:val="0"/>
      <w:marRight w:val="0"/>
      <w:marTop w:val="0"/>
      <w:marBottom w:val="0"/>
      <w:divBdr>
        <w:top w:val="none" w:sz="0" w:space="0" w:color="auto"/>
        <w:left w:val="none" w:sz="0" w:space="0" w:color="auto"/>
        <w:bottom w:val="none" w:sz="0" w:space="0" w:color="auto"/>
        <w:right w:val="none" w:sz="0" w:space="0" w:color="auto"/>
      </w:divBdr>
    </w:div>
    <w:div w:id="1462963190">
      <w:bodyDiv w:val="1"/>
      <w:marLeft w:val="0"/>
      <w:marRight w:val="0"/>
      <w:marTop w:val="0"/>
      <w:marBottom w:val="0"/>
      <w:divBdr>
        <w:top w:val="none" w:sz="0" w:space="0" w:color="auto"/>
        <w:left w:val="none" w:sz="0" w:space="0" w:color="auto"/>
        <w:bottom w:val="none" w:sz="0" w:space="0" w:color="auto"/>
        <w:right w:val="none" w:sz="0" w:space="0" w:color="auto"/>
      </w:divBdr>
    </w:div>
    <w:div w:id="1496530646">
      <w:bodyDiv w:val="1"/>
      <w:marLeft w:val="0"/>
      <w:marRight w:val="0"/>
      <w:marTop w:val="0"/>
      <w:marBottom w:val="0"/>
      <w:divBdr>
        <w:top w:val="none" w:sz="0" w:space="0" w:color="auto"/>
        <w:left w:val="none" w:sz="0" w:space="0" w:color="auto"/>
        <w:bottom w:val="none" w:sz="0" w:space="0" w:color="auto"/>
        <w:right w:val="none" w:sz="0" w:space="0" w:color="auto"/>
      </w:divBdr>
    </w:div>
    <w:div w:id="1552112213">
      <w:bodyDiv w:val="1"/>
      <w:marLeft w:val="0"/>
      <w:marRight w:val="0"/>
      <w:marTop w:val="0"/>
      <w:marBottom w:val="0"/>
      <w:divBdr>
        <w:top w:val="none" w:sz="0" w:space="0" w:color="auto"/>
        <w:left w:val="none" w:sz="0" w:space="0" w:color="auto"/>
        <w:bottom w:val="none" w:sz="0" w:space="0" w:color="auto"/>
        <w:right w:val="none" w:sz="0" w:space="0" w:color="auto"/>
      </w:divBdr>
    </w:div>
    <w:div w:id="1594700097">
      <w:bodyDiv w:val="1"/>
      <w:marLeft w:val="0"/>
      <w:marRight w:val="0"/>
      <w:marTop w:val="0"/>
      <w:marBottom w:val="0"/>
      <w:divBdr>
        <w:top w:val="none" w:sz="0" w:space="0" w:color="auto"/>
        <w:left w:val="none" w:sz="0" w:space="0" w:color="auto"/>
        <w:bottom w:val="none" w:sz="0" w:space="0" w:color="auto"/>
        <w:right w:val="none" w:sz="0" w:space="0" w:color="auto"/>
      </w:divBdr>
    </w:div>
    <w:div w:id="1967006080">
      <w:bodyDiv w:val="1"/>
      <w:marLeft w:val="0"/>
      <w:marRight w:val="0"/>
      <w:marTop w:val="0"/>
      <w:marBottom w:val="0"/>
      <w:divBdr>
        <w:top w:val="none" w:sz="0" w:space="0" w:color="auto"/>
        <w:left w:val="none" w:sz="0" w:space="0" w:color="auto"/>
        <w:bottom w:val="none" w:sz="0" w:space="0" w:color="auto"/>
        <w:right w:val="none" w:sz="0" w:space="0" w:color="auto"/>
      </w:divBdr>
    </w:div>
    <w:div w:id="2067293086">
      <w:bodyDiv w:val="1"/>
      <w:marLeft w:val="0"/>
      <w:marRight w:val="0"/>
      <w:marTop w:val="0"/>
      <w:marBottom w:val="0"/>
      <w:divBdr>
        <w:top w:val="none" w:sz="0" w:space="0" w:color="auto"/>
        <w:left w:val="none" w:sz="0" w:space="0" w:color="auto"/>
        <w:bottom w:val="none" w:sz="0" w:space="0" w:color="auto"/>
        <w:right w:val="none" w:sz="0" w:space="0" w:color="auto"/>
      </w:divBdr>
    </w:div>
    <w:div w:id="2076933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file:///D:\Users\sb052219\Downloads\Rafael_andreolli%20Mestrado%2023072023.docx" TargetMode="External"/><Relationship Id="rId26" Type="http://schemas.openxmlformats.org/officeDocument/2006/relationships/hyperlink" Target="https://lnb.com.br/" TargetMode="External"/><Relationship Id="rId39" Type="http://schemas.microsoft.com/office/2011/relationships/people" Target="people.xml"/><Relationship Id="rId21" Type="http://schemas.openxmlformats.org/officeDocument/2006/relationships/hyperlink" Target="https://lnb.com.br" TargetMode="External"/><Relationship Id="rId34"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file:///D:\Users\sb052219\Downloads\Rafael_andreolli%20Mestrado%2023072023.docx" TargetMode="External"/><Relationship Id="rId25" Type="http://schemas.openxmlformats.org/officeDocument/2006/relationships/hyperlink" Target="https://lnb.com.br/"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Users\sb052219\Downloads\Rafael_andreolli%20Mestrado%2023072023.docx" TargetMode="External"/><Relationship Id="rId20" Type="http://schemas.openxmlformats.org/officeDocument/2006/relationships/header" Target="header2.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Users\sb052219\Downloads\Rafael_andreolli%20Mestrado%2023072023.docx" TargetMode="External"/><Relationship Id="rId23" Type="http://schemas.openxmlformats.org/officeDocument/2006/relationships/hyperlink" Target="https://lnb.com.br/"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file:///D:\Users\sb052219\Downloads\Rafael_andreolli%20Mestrado%2023072023.docx" TargetMode="External"/><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image" Target="media/image2.png"/><Relationship Id="rId27" Type="http://schemas.openxmlformats.org/officeDocument/2006/relationships/hyperlink" Target="https://lnb.com.br/" TargetMode="External"/><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46620222892307"/>
          <c:y val="0.17874396135265699"/>
          <c:w val="0.81989394182870001"/>
          <c:h val="0.60674730876031802"/>
        </c:manualLayout>
      </c:layout>
      <c:scatterChart>
        <c:scatterStyle val="lineMarker"/>
        <c:varyColors val="0"/>
        <c:ser>
          <c:idx val="0"/>
          <c:order val="0"/>
          <c:tx>
            <c:strRef>
              <c:f>Planilha1!$E$2</c:f>
              <c:strCache>
                <c:ptCount val="1"/>
                <c:pt idx="0">
                  <c:v>Classificação</c:v>
                </c:pt>
              </c:strCache>
            </c:strRef>
          </c:tx>
          <c:spPr>
            <a:ln w="19050" cap="rnd">
              <a:noFill/>
              <a:round/>
            </a:ln>
            <a:effectLst/>
          </c:spPr>
          <c:marker>
            <c:symbol val="circle"/>
            <c:size val="5"/>
            <c:spPr>
              <a:solidFill>
                <a:schemeClr val="accent1"/>
              </a:solidFill>
              <a:ln w="9525">
                <a:solidFill>
                  <a:schemeClr val="accent1"/>
                </a:solidFill>
              </a:ln>
              <a:effectLst/>
            </c:spPr>
          </c:marker>
          <c:dPt>
            <c:idx val="0"/>
            <c:marker>
              <c:symbol val="circle"/>
              <c:size val="5"/>
              <c:spPr>
                <a:solidFill>
                  <a:srgbClr val="C00000"/>
                </a:solidFill>
                <a:ln w="9525">
                  <a:noFill/>
                </a:ln>
                <a:effectLst/>
              </c:spPr>
            </c:marker>
            <c:bubble3D val="0"/>
            <c:spPr>
              <a:ln w="19050" cap="rnd">
                <a:noFill/>
                <a:round/>
              </a:ln>
              <a:effectLst/>
            </c:spPr>
            <c:extLst>
              <c:ext xmlns:c16="http://schemas.microsoft.com/office/drawing/2014/chart" uri="{C3380CC4-5D6E-409C-BE32-E72D297353CC}">
                <c16:uniqueId val="{00000001-581D-4702-84B9-1C4F81861080}"/>
              </c:ext>
            </c:extLst>
          </c:dPt>
          <c:dPt>
            <c:idx val="3"/>
            <c:marker>
              <c:symbol val="circle"/>
              <c:size val="5"/>
              <c:spPr>
                <a:solidFill>
                  <a:srgbClr val="C00000"/>
                </a:solidFill>
                <a:ln w="9525">
                  <a:noFill/>
                </a:ln>
                <a:effectLst/>
              </c:spPr>
            </c:marker>
            <c:bubble3D val="0"/>
            <c:spPr>
              <a:ln w="19050" cap="rnd">
                <a:noFill/>
                <a:round/>
              </a:ln>
              <a:effectLst/>
            </c:spPr>
            <c:extLst>
              <c:ext xmlns:c16="http://schemas.microsoft.com/office/drawing/2014/chart" uri="{C3380CC4-5D6E-409C-BE32-E72D297353CC}">
                <c16:uniqueId val="{00000003-581D-4702-84B9-1C4F81861080}"/>
              </c:ext>
            </c:extLst>
          </c:dPt>
          <c:dLbls>
            <c:dLbl>
              <c:idx val="0"/>
              <c:tx>
                <c:rich>
                  <a:bodyPr/>
                  <a:lstStyle/>
                  <a:p>
                    <a:r>
                      <a:rPr lang="en-US"/>
                      <a:t>Flamengo</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581D-4702-84B9-1C4F81861080}"/>
                </c:ext>
              </c:extLst>
            </c:dLbl>
            <c:dLbl>
              <c:idx val="3"/>
              <c:tx>
                <c:rich>
                  <a:bodyPr/>
                  <a:lstStyle/>
                  <a:p>
                    <a:r>
                      <a:rPr lang="en-US"/>
                      <a:t>Paulistano</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581D-4702-84B9-1C4F818610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4877514239728612"/>
                  <c:y val="-0.2792078262944404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rendlineLbl>
          </c:trendline>
          <c:xVal>
            <c:numRef>
              <c:f>Planilha1!$D$3:$D$16</c:f>
              <c:numCache>
                <c:formatCode>General</c:formatCode>
                <c:ptCount val="14"/>
                <c:pt idx="0">
                  <c:v>229</c:v>
                </c:pt>
                <c:pt idx="1">
                  <c:v>137</c:v>
                </c:pt>
                <c:pt idx="2">
                  <c:v>88</c:v>
                </c:pt>
                <c:pt idx="3">
                  <c:v>267</c:v>
                </c:pt>
                <c:pt idx="4">
                  <c:v>136</c:v>
                </c:pt>
                <c:pt idx="5">
                  <c:v>204</c:v>
                </c:pt>
                <c:pt idx="6">
                  <c:v>169</c:v>
                </c:pt>
                <c:pt idx="7">
                  <c:v>210</c:v>
                </c:pt>
                <c:pt idx="8">
                  <c:v>222</c:v>
                </c:pt>
                <c:pt idx="9">
                  <c:v>224</c:v>
                </c:pt>
                <c:pt idx="10">
                  <c:v>258</c:v>
                </c:pt>
                <c:pt idx="11">
                  <c:v>252</c:v>
                </c:pt>
                <c:pt idx="12">
                  <c:v>240</c:v>
                </c:pt>
                <c:pt idx="13">
                  <c:v>287</c:v>
                </c:pt>
              </c:numCache>
            </c:numRef>
          </c:xVal>
          <c:yVal>
            <c:numRef>
              <c:f>Planilha1!$E$3:$E$16</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yVal>
          <c:smooth val="0"/>
          <c:extLst>
            <c:ext xmlns:c16="http://schemas.microsoft.com/office/drawing/2014/chart" uri="{C3380CC4-5D6E-409C-BE32-E72D297353CC}">
              <c16:uniqueId val="{00000008-581D-4702-84B9-1C4F81861080}"/>
            </c:ext>
          </c:extLst>
        </c:ser>
        <c:dLbls>
          <c:showLegendKey val="0"/>
          <c:showVal val="0"/>
          <c:showCatName val="0"/>
          <c:showSerName val="0"/>
          <c:showPercent val="0"/>
          <c:showBubbleSize val="0"/>
        </c:dLbls>
        <c:axId val="236494783"/>
        <c:axId val="95732879"/>
      </c:scatterChart>
      <c:valAx>
        <c:axId val="23649478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sz="1200"/>
                  <a:t>Número de Quintetos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95732879"/>
        <c:crosses val="autoZero"/>
        <c:crossBetween val="midCat"/>
      </c:valAx>
      <c:valAx>
        <c:axId val="95732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sz="1200"/>
                  <a:t>Posição no Campeonato</a:t>
                </a:r>
              </a:p>
            </c:rich>
          </c:tx>
          <c:layout>
            <c:manualLayout>
              <c:xMode val="edge"/>
              <c:yMode val="edge"/>
              <c:x val="1.5738389844126628E-2"/>
              <c:y val="0.184098292061318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2364947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E5A90-77DA-4673-83A9-AD9C1270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51</Pages>
  <Words>13724</Words>
  <Characters>74115</Characters>
  <Application>Microsoft Office Word</Application>
  <DocSecurity>0</DocSecurity>
  <Lines>617</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sueli</dc:creator>
  <cp:keywords/>
  <dc:description/>
  <cp:lastModifiedBy>RAFAEL ANDREOLLI PROCHNOW</cp:lastModifiedBy>
  <cp:revision>3</cp:revision>
  <cp:lastPrinted>2024-06-29T13:10:00Z</cp:lastPrinted>
  <dcterms:created xsi:type="dcterms:W3CDTF">2024-08-13T10:38:00Z</dcterms:created>
  <dcterms:modified xsi:type="dcterms:W3CDTF">2024-08-13T11:02:00Z</dcterms:modified>
</cp:coreProperties>
</file>